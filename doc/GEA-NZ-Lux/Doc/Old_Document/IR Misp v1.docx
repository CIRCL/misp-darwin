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9F8406" w14:textId="77777777" w:rsidR="00A57A3A" w:rsidRPr="00342D61" w:rsidRDefault="00A57A3A" w:rsidP="00A57A3A">
      <w:pPr>
        <w:jc w:val="both"/>
        <w:rPr>
          <w:lang w:val="en-GB"/>
        </w:rPr>
      </w:pPr>
      <w:r w:rsidRPr="00342D61">
        <w:rPr>
          <w:noProof/>
          <w:lang w:eastAsia="fr-FR"/>
        </w:rPr>
        <w:drawing>
          <wp:inline distT="0" distB="0" distL="0" distR="0" wp14:anchorId="3A0A870D" wp14:editId="40EBD46A">
            <wp:extent cx="5760720" cy="1440180"/>
            <wp:effectExtent l="0" t="0" r="0" b="0"/>
            <wp:docPr id="1" name="Image 1" descr="Résultat de recherche d'images pour &quot;ufr mim metz&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ufr mim metz&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440180"/>
                    </a:xfrm>
                    <a:prstGeom prst="rect">
                      <a:avLst/>
                    </a:prstGeom>
                    <a:noFill/>
                    <a:ln>
                      <a:noFill/>
                    </a:ln>
                  </pic:spPr>
                </pic:pic>
              </a:graphicData>
            </a:graphic>
          </wp:inline>
        </w:drawing>
      </w:r>
    </w:p>
    <w:p w14:paraId="7C98BA16" w14:textId="77777777" w:rsidR="00A57A3A" w:rsidRPr="00342D61" w:rsidRDefault="00A57A3A" w:rsidP="00A57A3A">
      <w:pPr>
        <w:jc w:val="both"/>
        <w:rPr>
          <w:b/>
          <w:sz w:val="72"/>
          <w:szCs w:val="72"/>
          <w:lang w:val="en-GB"/>
        </w:rPr>
      </w:pPr>
    </w:p>
    <w:p w14:paraId="0A27CB04" w14:textId="77777777" w:rsidR="00A57A3A" w:rsidRPr="001266F8" w:rsidRDefault="00A57A3A" w:rsidP="00A57A3A">
      <w:pPr>
        <w:jc w:val="center"/>
        <w:rPr>
          <w:b/>
          <w:sz w:val="72"/>
          <w:szCs w:val="72"/>
          <w:rPrChange w:id="0" w:author="herrmannfrancine@gmail.com" w:date="2019-05-10T12:57:00Z">
            <w:rPr>
              <w:b/>
              <w:sz w:val="72"/>
              <w:szCs w:val="72"/>
              <w:lang w:val="en-GB"/>
            </w:rPr>
          </w:rPrChange>
        </w:rPr>
      </w:pPr>
      <w:commentRangeStart w:id="1"/>
      <w:r w:rsidRPr="001266F8">
        <w:rPr>
          <w:b/>
          <w:sz w:val="72"/>
          <w:szCs w:val="72"/>
          <w:rPrChange w:id="2" w:author="herrmannfrancine@gmail.com" w:date="2019-05-10T12:57:00Z">
            <w:rPr>
              <w:b/>
              <w:sz w:val="72"/>
              <w:szCs w:val="72"/>
              <w:lang w:val="en-GB"/>
            </w:rPr>
          </w:rPrChange>
        </w:rPr>
        <w:t>Projet M1 UFR MIM :</w:t>
      </w:r>
    </w:p>
    <w:p w14:paraId="33A41705" w14:textId="77777777" w:rsidR="00A57A3A" w:rsidRPr="001266F8" w:rsidRDefault="00A57A3A" w:rsidP="00A57A3A">
      <w:pPr>
        <w:jc w:val="center"/>
        <w:rPr>
          <w:b/>
          <w:sz w:val="72"/>
          <w:szCs w:val="72"/>
          <w:rPrChange w:id="3" w:author="herrmannfrancine@gmail.com" w:date="2019-05-10T12:57:00Z">
            <w:rPr>
              <w:b/>
              <w:sz w:val="72"/>
              <w:szCs w:val="72"/>
              <w:lang w:val="en-GB"/>
            </w:rPr>
          </w:rPrChange>
        </w:rPr>
      </w:pPr>
      <w:r w:rsidRPr="001266F8">
        <w:rPr>
          <w:b/>
          <w:sz w:val="72"/>
          <w:szCs w:val="72"/>
          <w:rPrChange w:id="4" w:author="herrmannfrancine@gmail.com" w:date="2019-05-10T12:57:00Z">
            <w:rPr>
              <w:b/>
              <w:sz w:val="72"/>
              <w:szCs w:val="72"/>
              <w:lang w:val="en-GB"/>
            </w:rPr>
          </w:rPrChange>
        </w:rPr>
        <w:t>Sujet IR</w:t>
      </w:r>
    </w:p>
    <w:p w14:paraId="3913E7FE" w14:textId="77777777" w:rsidR="00A57A3A" w:rsidRPr="001266F8" w:rsidRDefault="00A57A3A" w:rsidP="00A57A3A">
      <w:pPr>
        <w:jc w:val="center"/>
        <w:rPr>
          <w:b/>
          <w:sz w:val="72"/>
          <w:szCs w:val="72"/>
          <w:rPrChange w:id="5" w:author="herrmannfrancine@gmail.com" w:date="2019-05-10T12:57:00Z">
            <w:rPr>
              <w:b/>
              <w:sz w:val="72"/>
              <w:szCs w:val="72"/>
              <w:lang w:val="en-GB"/>
            </w:rPr>
          </w:rPrChange>
        </w:rPr>
      </w:pPr>
      <w:r w:rsidRPr="001266F8">
        <w:rPr>
          <w:b/>
          <w:sz w:val="72"/>
          <w:szCs w:val="72"/>
          <w:rPrChange w:id="6" w:author="herrmannfrancine@gmail.com" w:date="2019-05-10T12:57:00Z">
            <w:rPr>
              <w:b/>
              <w:sz w:val="72"/>
              <w:szCs w:val="72"/>
              <w:lang w:val="en-GB"/>
            </w:rPr>
          </w:rPrChange>
        </w:rPr>
        <w:t>Taxinomie MISP</w:t>
      </w:r>
      <w:commentRangeEnd w:id="1"/>
      <w:r w:rsidR="009A2767" w:rsidRPr="00342D61">
        <w:rPr>
          <w:rStyle w:val="Marquedecommentaire"/>
          <w:lang w:val="en-GB"/>
        </w:rPr>
        <w:commentReference w:id="1"/>
      </w:r>
    </w:p>
    <w:p w14:paraId="4BB7D88F" w14:textId="77777777" w:rsidR="00A57A3A" w:rsidRPr="001266F8" w:rsidRDefault="00A57A3A" w:rsidP="00A57A3A">
      <w:pPr>
        <w:jc w:val="both"/>
        <w:rPr>
          <w:b/>
          <w:sz w:val="72"/>
          <w:szCs w:val="72"/>
          <w:rPrChange w:id="7" w:author="herrmannfrancine@gmail.com" w:date="2019-05-10T12:57:00Z">
            <w:rPr>
              <w:b/>
              <w:sz w:val="72"/>
              <w:szCs w:val="72"/>
              <w:lang w:val="en-GB"/>
            </w:rPr>
          </w:rPrChange>
        </w:rPr>
      </w:pPr>
    </w:p>
    <w:p w14:paraId="66FBC542" w14:textId="77777777" w:rsidR="00A57A3A" w:rsidRPr="001266F8" w:rsidRDefault="00A57A3A" w:rsidP="00A57A3A">
      <w:pPr>
        <w:jc w:val="both"/>
        <w:rPr>
          <w:b/>
          <w:sz w:val="72"/>
          <w:szCs w:val="72"/>
          <w:rPrChange w:id="8" w:author="herrmannfrancine@gmail.com" w:date="2019-05-10T12:57:00Z">
            <w:rPr>
              <w:b/>
              <w:sz w:val="72"/>
              <w:szCs w:val="72"/>
              <w:lang w:val="en-GB"/>
            </w:rPr>
          </w:rPrChange>
        </w:rPr>
      </w:pPr>
    </w:p>
    <w:p w14:paraId="63CB509D" w14:textId="77777777" w:rsidR="00A57A3A" w:rsidRPr="001266F8" w:rsidRDefault="00A57A3A" w:rsidP="00A57A3A">
      <w:pPr>
        <w:jc w:val="both"/>
        <w:rPr>
          <w:b/>
          <w:sz w:val="40"/>
          <w:szCs w:val="40"/>
          <w:rPrChange w:id="9" w:author="herrmannfrancine@gmail.com" w:date="2019-05-10T12:57:00Z">
            <w:rPr>
              <w:b/>
              <w:sz w:val="40"/>
              <w:szCs w:val="40"/>
              <w:lang w:val="en-GB"/>
            </w:rPr>
          </w:rPrChange>
        </w:rPr>
      </w:pPr>
    </w:p>
    <w:p w14:paraId="09E0767F" w14:textId="77777777" w:rsidR="00A57A3A" w:rsidRPr="001266F8" w:rsidRDefault="00A57A3A" w:rsidP="00A57A3A">
      <w:pPr>
        <w:pStyle w:val="En-tte"/>
        <w:jc w:val="both"/>
        <w:rPr>
          <w:sz w:val="40"/>
          <w:szCs w:val="40"/>
          <w:rPrChange w:id="10" w:author="herrmannfrancine@gmail.com" w:date="2019-05-10T12:57:00Z">
            <w:rPr>
              <w:sz w:val="40"/>
              <w:szCs w:val="40"/>
              <w:lang w:val="en-GB"/>
            </w:rPr>
          </w:rPrChange>
        </w:rPr>
      </w:pPr>
      <w:proofErr w:type="spellStart"/>
      <w:r w:rsidRPr="001266F8">
        <w:rPr>
          <w:sz w:val="40"/>
          <w:szCs w:val="40"/>
          <w:rPrChange w:id="11" w:author="herrmannfrancine@gmail.com" w:date="2019-05-10T12:57:00Z">
            <w:rPr>
              <w:sz w:val="40"/>
              <w:szCs w:val="40"/>
              <w:lang w:val="en-GB"/>
            </w:rPr>
          </w:rPrChange>
        </w:rPr>
        <w:t>Marwin</w:t>
      </w:r>
      <w:proofErr w:type="spellEnd"/>
      <w:r w:rsidRPr="001266F8">
        <w:rPr>
          <w:sz w:val="40"/>
          <w:szCs w:val="40"/>
          <w:rPrChange w:id="12" w:author="herrmannfrancine@gmail.com" w:date="2019-05-10T12:57:00Z">
            <w:rPr>
              <w:sz w:val="40"/>
              <w:szCs w:val="40"/>
              <w:lang w:val="en-GB"/>
            </w:rPr>
          </w:rPrChange>
        </w:rPr>
        <w:t xml:space="preserve"> NIMESKERN</w:t>
      </w:r>
    </w:p>
    <w:p w14:paraId="032EA95A" w14:textId="77777777" w:rsidR="00A57A3A" w:rsidRPr="001266F8" w:rsidRDefault="00A57A3A" w:rsidP="00A57A3A">
      <w:pPr>
        <w:pStyle w:val="En-tte"/>
        <w:jc w:val="both"/>
        <w:rPr>
          <w:sz w:val="40"/>
          <w:szCs w:val="40"/>
          <w:rPrChange w:id="13" w:author="herrmannfrancine@gmail.com" w:date="2019-05-10T12:57:00Z">
            <w:rPr>
              <w:sz w:val="40"/>
              <w:szCs w:val="40"/>
              <w:lang w:val="en-GB"/>
            </w:rPr>
          </w:rPrChange>
        </w:rPr>
      </w:pPr>
      <w:r w:rsidRPr="001266F8">
        <w:rPr>
          <w:sz w:val="40"/>
          <w:szCs w:val="40"/>
          <w:rPrChange w:id="14" w:author="herrmannfrancine@gmail.com" w:date="2019-05-10T12:57:00Z">
            <w:rPr>
              <w:sz w:val="40"/>
              <w:szCs w:val="40"/>
              <w:lang w:val="en-GB"/>
            </w:rPr>
          </w:rPrChange>
        </w:rPr>
        <w:t>Grégory GUGGENBUHL</w:t>
      </w:r>
    </w:p>
    <w:p w14:paraId="3023928D" w14:textId="77777777" w:rsidR="00A57A3A" w:rsidRPr="001266F8" w:rsidRDefault="00A57A3A" w:rsidP="00A57A3A">
      <w:pPr>
        <w:pStyle w:val="En-tte"/>
        <w:jc w:val="both"/>
        <w:rPr>
          <w:sz w:val="40"/>
          <w:szCs w:val="40"/>
          <w:rPrChange w:id="15" w:author="herrmannfrancine@gmail.com" w:date="2019-05-10T12:57:00Z">
            <w:rPr>
              <w:sz w:val="40"/>
              <w:szCs w:val="40"/>
              <w:lang w:val="en-GB"/>
            </w:rPr>
          </w:rPrChange>
        </w:rPr>
      </w:pPr>
      <w:r w:rsidRPr="001266F8">
        <w:rPr>
          <w:sz w:val="40"/>
          <w:szCs w:val="40"/>
          <w:rPrChange w:id="16" w:author="herrmannfrancine@gmail.com" w:date="2019-05-10T12:57:00Z">
            <w:rPr>
              <w:sz w:val="40"/>
              <w:szCs w:val="40"/>
              <w:lang w:val="en-GB"/>
            </w:rPr>
          </w:rPrChange>
        </w:rPr>
        <w:t>Jules CHARRON</w:t>
      </w:r>
    </w:p>
    <w:p w14:paraId="5FB9EF2F" w14:textId="77777777" w:rsidR="00A57A3A" w:rsidRPr="001266F8" w:rsidRDefault="00A57A3A" w:rsidP="00A57A3A">
      <w:pPr>
        <w:jc w:val="center"/>
        <w:rPr>
          <w:rPrChange w:id="17" w:author="herrmannfrancine@gmail.com" w:date="2019-05-10T12:57:00Z">
            <w:rPr>
              <w:lang w:val="en-GB"/>
            </w:rPr>
          </w:rPrChange>
        </w:rPr>
      </w:pPr>
    </w:p>
    <w:p w14:paraId="7B19C53F" w14:textId="77777777" w:rsidR="00A57A3A" w:rsidRPr="001266F8" w:rsidRDefault="00A57A3A" w:rsidP="00A57A3A">
      <w:pPr>
        <w:jc w:val="center"/>
        <w:rPr>
          <w:sz w:val="44"/>
          <w:szCs w:val="44"/>
          <w:rPrChange w:id="18" w:author="herrmannfrancine@gmail.com" w:date="2019-05-10T12:57:00Z">
            <w:rPr>
              <w:sz w:val="44"/>
              <w:szCs w:val="44"/>
              <w:lang w:val="en-GB"/>
            </w:rPr>
          </w:rPrChange>
        </w:rPr>
      </w:pPr>
      <w:r w:rsidRPr="001266F8">
        <w:rPr>
          <w:sz w:val="44"/>
          <w:szCs w:val="44"/>
          <w:rPrChange w:id="19" w:author="herrmannfrancine@gmail.com" w:date="2019-05-10T12:57:00Z">
            <w:rPr>
              <w:sz w:val="44"/>
              <w:szCs w:val="44"/>
              <w:lang w:val="en-GB"/>
            </w:rPr>
          </w:rPrChange>
        </w:rPr>
        <w:t>Année 2018 – 2019</w:t>
      </w:r>
    </w:p>
    <w:p w14:paraId="26B106A9" w14:textId="77777777" w:rsidR="00A57A3A" w:rsidRPr="001266F8" w:rsidRDefault="00A57A3A" w:rsidP="00A57A3A">
      <w:pPr>
        <w:jc w:val="center"/>
        <w:rPr>
          <w:sz w:val="44"/>
          <w:szCs w:val="44"/>
          <w:rPrChange w:id="20" w:author="herrmannfrancine@gmail.com" w:date="2019-05-10T12:57:00Z">
            <w:rPr>
              <w:sz w:val="44"/>
              <w:szCs w:val="44"/>
              <w:lang w:val="en-GB"/>
            </w:rPr>
          </w:rPrChange>
        </w:rPr>
      </w:pPr>
    </w:p>
    <w:p w14:paraId="70595623" w14:textId="77777777" w:rsidR="00E44077" w:rsidRPr="001266F8" w:rsidRDefault="00E44077">
      <w:pPr>
        <w:pStyle w:val="Titre"/>
        <w:rPr>
          <w:rPrChange w:id="21" w:author="herrmannfrancine@gmail.com" w:date="2019-05-10T12:57:00Z">
            <w:rPr>
              <w:sz w:val="44"/>
              <w:szCs w:val="44"/>
              <w:lang w:val="en-GB"/>
            </w:rPr>
          </w:rPrChange>
        </w:rPr>
        <w:pPrChange w:id="22" w:author="Ned Johnson" w:date="2019-05-13T01:25:00Z">
          <w:pPr/>
        </w:pPrChange>
      </w:pPr>
      <w:r w:rsidRPr="001266F8">
        <w:rPr>
          <w:rPrChange w:id="23" w:author="herrmannfrancine@gmail.com" w:date="2019-05-10T12:57:00Z">
            <w:rPr>
              <w:sz w:val="44"/>
              <w:szCs w:val="44"/>
              <w:lang w:val="en-GB"/>
            </w:rPr>
          </w:rPrChange>
        </w:rPr>
        <w:br w:type="page"/>
      </w:r>
    </w:p>
    <w:p w14:paraId="2E4A6744" w14:textId="097F290C" w:rsidR="00E44077" w:rsidRPr="00342D61" w:rsidRDefault="00342D61" w:rsidP="00E44077">
      <w:pPr>
        <w:rPr>
          <w:rFonts w:asciiTheme="majorHAnsi" w:eastAsiaTheme="majorEastAsia" w:hAnsiTheme="majorHAnsi" w:cstheme="majorBidi"/>
          <w:b/>
          <w:color w:val="2E74B5" w:themeColor="accent1" w:themeShade="BF"/>
          <w:sz w:val="44"/>
          <w:szCs w:val="32"/>
          <w:lang w:val="en-GB"/>
        </w:rPr>
      </w:pPr>
      <w:r w:rsidRPr="00342D61">
        <w:rPr>
          <w:rFonts w:asciiTheme="majorHAnsi" w:eastAsiaTheme="majorEastAsia" w:hAnsiTheme="majorHAnsi" w:cstheme="majorBidi"/>
          <w:b/>
          <w:color w:val="2E74B5" w:themeColor="accent1" w:themeShade="BF"/>
          <w:sz w:val="44"/>
          <w:szCs w:val="32"/>
          <w:lang w:val="en-GB"/>
        </w:rPr>
        <w:lastRenderedPageBreak/>
        <w:t>Gratefully</w:t>
      </w:r>
    </w:p>
    <w:p w14:paraId="77685A91" w14:textId="25887590" w:rsidR="00E44077" w:rsidRPr="00342D61" w:rsidRDefault="00E44077" w:rsidP="00E44077">
      <w:pPr>
        <w:rPr>
          <w:lang w:val="en-GB"/>
        </w:rPr>
      </w:pPr>
      <w:r w:rsidRPr="00342D61">
        <w:rPr>
          <w:lang w:val="en-GB"/>
        </w:rPr>
        <w:t xml:space="preserve">We are </w:t>
      </w:r>
      <w:r w:rsidR="00342D61" w:rsidRPr="00342D61">
        <w:rPr>
          <w:lang w:val="en-GB"/>
        </w:rPr>
        <w:t>tankful</w:t>
      </w:r>
      <w:r w:rsidRPr="00342D61">
        <w:rPr>
          <w:lang w:val="en-GB"/>
        </w:rPr>
        <w:t xml:space="preserve"> to the MISP team</w:t>
      </w:r>
      <w:r w:rsidR="00342D61">
        <w:rPr>
          <w:lang w:val="en-GB"/>
        </w:rPr>
        <w:t xml:space="preserve"> w</w:t>
      </w:r>
      <w:r w:rsidRPr="00342D61">
        <w:rPr>
          <w:lang w:val="en-GB"/>
        </w:rPr>
        <w:t xml:space="preserve">ho despite a lack of time have open their door </w:t>
      </w:r>
      <w:del w:id="24" w:author="herrmannfrancine@gmail.com" w:date="2019-05-10T13:48:00Z">
        <w:r w:rsidRPr="00342D61" w:rsidDel="00A7363F">
          <w:rPr>
            <w:lang w:val="en-GB"/>
          </w:rPr>
          <w:delText>to</w:delText>
        </w:r>
      </w:del>
      <w:del w:id="25" w:author="herrmannfrancine@gmail.com" w:date="2019-05-10T12:57:00Z">
        <w:r w:rsidRPr="00342D61" w:rsidDel="001266F8">
          <w:rPr>
            <w:lang w:val="en-GB"/>
          </w:rPr>
          <w:delText xml:space="preserve"> </w:delText>
        </w:r>
      </w:del>
      <w:del w:id="26" w:author="herrmannfrancine@gmail.com" w:date="2019-05-10T13:48:00Z">
        <w:r w:rsidRPr="00342D61" w:rsidDel="00A7363F">
          <w:rPr>
            <w:lang w:val="en-GB"/>
          </w:rPr>
          <w:delText>make</w:delText>
        </w:r>
      </w:del>
      <w:ins w:id="27" w:author="herrmannfrancine@gmail.com" w:date="2019-05-10T13:48:00Z">
        <w:r w:rsidR="00A7363F" w:rsidRPr="00342D61">
          <w:rPr>
            <w:lang w:val="en-GB"/>
          </w:rPr>
          <w:t>to make</w:t>
        </w:r>
      </w:ins>
      <w:r w:rsidRPr="00342D61">
        <w:rPr>
          <w:lang w:val="en-GB"/>
        </w:rPr>
        <w:t xml:space="preserve"> some reunion and </w:t>
      </w:r>
      <w:r w:rsidR="00342D61">
        <w:rPr>
          <w:lang w:val="en-GB"/>
        </w:rPr>
        <w:t xml:space="preserve">to </w:t>
      </w:r>
      <w:r w:rsidRPr="00342D61">
        <w:rPr>
          <w:lang w:val="en-GB"/>
        </w:rPr>
        <w:t xml:space="preserve">present </w:t>
      </w:r>
      <w:r w:rsidR="00342D61">
        <w:rPr>
          <w:lang w:val="en-GB"/>
        </w:rPr>
        <w:t xml:space="preserve">us </w:t>
      </w:r>
      <w:r w:rsidRPr="00342D61">
        <w:rPr>
          <w:lang w:val="en-GB"/>
        </w:rPr>
        <w:t xml:space="preserve">the MISP’s software. </w:t>
      </w:r>
    </w:p>
    <w:p w14:paraId="796755B9" w14:textId="77777777" w:rsidR="00E44077" w:rsidRPr="00342D61" w:rsidRDefault="00E44077">
      <w:pPr>
        <w:rPr>
          <w:sz w:val="44"/>
          <w:szCs w:val="44"/>
          <w:lang w:val="en-GB"/>
        </w:rPr>
      </w:pPr>
      <w:r w:rsidRPr="00342D61">
        <w:rPr>
          <w:sz w:val="44"/>
          <w:szCs w:val="44"/>
          <w:lang w:val="en-GB"/>
        </w:rPr>
        <w:br w:type="page"/>
      </w:r>
    </w:p>
    <w:sdt>
      <w:sdtPr>
        <w:rPr>
          <w:rFonts w:asciiTheme="minorHAnsi" w:eastAsiaTheme="minorHAnsi" w:hAnsiTheme="minorHAnsi" w:cstheme="minorBidi"/>
          <w:b w:val="0"/>
          <w:color w:val="auto"/>
          <w:sz w:val="22"/>
          <w:szCs w:val="22"/>
          <w:lang w:val="fr-FR" w:eastAsia="en-US"/>
        </w:rPr>
        <w:id w:val="-1909830325"/>
        <w:docPartObj>
          <w:docPartGallery w:val="Table of Contents"/>
          <w:docPartUnique/>
        </w:docPartObj>
      </w:sdtPr>
      <w:sdtEndPr>
        <w:rPr>
          <w:bCs/>
        </w:rPr>
      </w:sdtEndPr>
      <w:sdtContent>
        <w:p w14:paraId="0C508D86" w14:textId="77777777" w:rsidR="00A57A3A" w:rsidRPr="00342D61" w:rsidRDefault="00E90EAB" w:rsidP="00271C1E">
          <w:pPr>
            <w:pStyle w:val="En-ttedetabledesmatires"/>
          </w:pPr>
          <w:r w:rsidRPr="00342D61">
            <w:t>Summary</w:t>
          </w:r>
        </w:p>
        <w:p w14:paraId="38662520" w14:textId="7CDFEB2A" w:rsidR="00ED4352" w:rsidRDefault="00A57A3A">
          <w:pPr>
            <w:pStyle w:val="TM1"/>
            <w:tabs>
              <w:tab w:val="right" w:leader="dot" w:pos="9062"/>
            </w:tabs>
            <w:rPr>
              <w:ins w:id="28" w:author="Ned Johnson" w:date="2019-05-14T11:37:00Z"/>
              <w:rFonts w:eastAsiaTheme="minorEastAsia"/>
              <w:noProof/>
              <w:lang w:eastAsia="fr-FR"/>
            </w:rPr>
          </w:pPr>
          <w:r w:rsidRPr="00342D61">
            <w:rPr>
              <w:lang w:val="en-GB"/>
            </w:rPr>
            <w:fldChar w:fldCharType="begin"/>
          </w:r>
          <w:r w:rsidRPr="00342D61">
            <w:rPr>
              <w:lang w:val="en-GB"/>
            </w:rPr>
            <w:instrText xml:space="preserve"> TOC \o "1-3" \h \z \u </w:instrText>
          </w:r>
          <w:r w:rsidRPr="00342D61">
            <w:rPr>
              <w:lang w:val="en-GB"/>
            </w:rPr>
            <w:fldChar w:fldCharType="separate"/>
          </w:r>
          <w:ins w:id="29" w:author="Ned Johnson" w:date="2019-05-14T11:37:00Z">
            <w:r w:rsidR="00ED4352" w:rsidRPr="00532DD2">
              <w:rPr>
                <w:rStyle w:val="Lienhypertexte"/>
                <w:noProof/>
              </w:rPr>
              <w:fldChar w:fldCharType="begin"/>
            </w:r>
            <w:r w:rsidR="00ED4352" w:rsidRPr="00532DD2">
              <w:rPr>
                <w:rStyle w:val="Lienhypertexte"/>
                <w:noProof/>
              </w:rPr>
              <w:instrText xml:space="preserve"> </w:instrText>
            </w:r>
            <w:r w:rsidR="00ED4352">
              <w:rPr>
                <w:noProof/>
              </w:rPr>
              <w:instrText>HYPERLINK \l "_Toc8726267"</w:instrText>
            </w:r>
            <w:r w:rsidR="00ED4352" w:rsidRPr="00532DD2">
              <w:rPr>
                <w:rStyle w:val="Lienhypertexte"/>
                <w:noProof/>
              </w:rPr>
              <w:instrText xml:space="preserve"> </w:instrText>
            </w:r>
            <w:r w:rsidR="00ED4352" w:rsidRPr="00532DD2">
              <w:rPr>
                <w:rStyle w:val="Lienhypertexte"/>
                <w:noProof/>
              </w:rPr>
              <w:fldChar w:fldCharType="separate"/>
            </w:r>
            <w:r w:rsidR="00ED4352" w:rsidRPr="00532DD2">
              <w:rPr>
                <w:rStyle w:val="Lienhypertexte"/>
                <w:noProof/>
              </w:rPr>
              <w:t>Introduction</w:t>
            </w:r>
            <w:r w:rsidR="00ED4352">
              <w:rPr>
                <w:noProof/>
                <w:webHidden/>
              </w:rPr>
              <w:tab/>
            </w:r>
            <w:r w:rsidR="00ED4352">
              <w:rPr>
                <w:noProof/>
                <w:webHidden/>
              </w:rPr>
              <w:fldChar w:fldCharType="begin"/>
            </w:r>
            <w:r w:rsidR="00ED4352">
              <w:rPr>
                <w:noProof/>
                <w:webHidden/>
              </w:rPr>
              <w:instrText xml:space="preserve"> PAGEREF _Toc8726267 \h </w:instrText>
            </w:r>
          </w:ins>
          <w:r w:rsidR="00ED4352">
            <w:rPr>
              <w:noProof/>
              <w:webHidden/>
            </w:rPr>
          </w:r>
          <w:r w:rsidR="00ED4352">
            <w:rPr>
              <w:noProof/>
              <w:webHidden/>
            </w:rPr>
            <w:fldChar w:fldCharType="separate"/>
          </w:r>
          <w:ins w:id="30" w:author="Ned Johnson" w:date="2019-05-14T11:37:00Z">
            <w:r w:rsidR="00ED4352">
              <w:rPr>
                <w:noProof/>
                <w:webHidden/>
              </w:rPr>
              <w:t>1</w:t>
            </w:r>
            <w:r w:rsidR="00ED4352">
              <w:rPr>
                <w:noProof/>
                <w:webHidden/>
              </w:rPr>
              <w:fldChar w:fldCharType="end"/>
            </w:r>
            <w:r w:rsidR="00ED4352" w:rsidRPr="00532DD2">
              <w:rPr>
                <w:rStyle w:val="Lienhypertexte"/>
                <w:noProof/>
              </w:rPr>
              <w:fldChar w:fldCharType="end"/>
            </w:r>
          </w:ins>
        </w:p>
        <w:p w14:paraId="41AB145E" w14:textId="10A7D6AE" w:rsidR="00ED4352" w:rsidRDefault="00ED4352">
          <w:pPr>
            <w:pStyle w:val="TM2"/>
            <w:tabs>
              <w:tab w:val="right" w:leader="dot" w:pos="9062"/>
            </w:tabs>
            <w:rPr>
              <w:ins w:id="31" w:author="Ned Johnson" w:date="2019-05-14T11:37:00Z"/>
              <w:rFonts w:eastAsiaTheme="minorEastAsia"/>
              <w:noProof/>
              <w:lang w:eastAsia="fr-FR"/>
            </w:rPr>
          </w:pPr>
          <w:ins w:id="32"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"_Toc8726268"</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What is a Taxonomy?</w:t>
            </w:r>
            <w:r>
              <w:rPr>
                <w:noProof/>
                <w:webHidden/>
              </w:rPr>
              <w:tab/>
            </w:r>
            <w:r>
              <w:rPr>
                <w:noProof/>
                <w:webHidden/>
              </w:rPr>
              <w:fldChar w:fldCharType="begin"/>
            </w:r>
            <w:r>
              <w:rPr>
                <w:noProof/>
                <w:webHidden/>
              </w:rPr>
              <w:instrText xml:space="preserve"> PAGEREF _Toc8726268 \h </w:instrText>
            </w:r>
          </w:ins>
          <w:r>
            <w:rPr>
              <w:noProof/>
              <w:webHidden/>
            </w:rPr>
          </w:r>
          <w:r>
            <w:rPr>
              <w:noProof/>
              <w:webHidden/>
            </w:rPr>
            <w:fldChar w:fldCharType="separate"/>
          </w:r>
          <w:ins w:id="33" w:author="Ned Johnson" w:date="2019-05-14T11:37:00Z">
            <w:r>
              <w:rPr>
                <w:noProof/>
                <w:webHidden/>
              </w:rPr>
              <w:t>1</w:t>
            </w:r>
            <w:r>
              <w:rPr>
                <w:noProof/>
                <w:webHidden/>
              </w:rPr>
              <w:fldChar w:fldCharType="end"/>
            </w:r>
            <w:r w:rsidRPr="00532DD2">
              <w:rPr>
                <w:rStyle w:val="Lienhypertexte"/>
                <w:noProof/>
              </w:rPr>
              <w:fldChar w:fldCharType="end"/>
            </w:r>
          </w:ins>
        </w:p>
        <w:p w14:paraId="5B392886" w14:textId="462A8B4F" w:rsidR="00ED4352" w:rsidRDefault="00ED4352">
          <w:pPr>
            <w:pStyle w:val="TM2"/>
            <w:tabs>
              <w:tab w:val="right" w:leader="dot" w:pos="9062"/>
            </w:tabs>
            <w:rPr>
              <w:ins w:id="34" w:author="Ned Johnson" w:date="2019-05-14T11:37:00Z"/>
              <w:rFonts w:eastAsiaTheme="minorEastAsia"/>
              <w:noProof/>
              <w:lang w:eastAsia="fr-FR"/>
            </w:rPr>
          </w:pPr>
          <w:ins w:id="35"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"_Toc8726269"</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Goal of our taxonomy?</w:t>
            </w:r>
            <w:r>
              <w:rPr>
                <w:noProof/>
                <w:webHidden/>
              </w:rPr>
              <w:tab/>
            </w:r>
            <w:r>
              <w:rPr>
                <w:noProof/>
                <w:webHidden/>
              </w:rPr>
              <w:fldChar w:fldCharType="begin"/>
            </w:r>
            <w:r>
              <w:rPr>
                <w:noProof/>
                <w:webHidden/>
              </w:rPr>
              <w:instrText xml:space="preserve"> PAGEREF _Toc8726269 \h </w:instrText>
            </w:r>
          </w:ins>
          <w:r>
            <w:rPr>
              <w:noProof/>
              <w:webHidden/>
            </w:rPr>
          </w:r>
          <w:r>
            <w:rPr>
              <w:noProof/>
              <w:webHidden/>
            </w:rPr>
            <w:fldChar w:fldCharType="separate"/>
          </w:r>
          <w:ins w:id="36" w:author="Ned Johnson" w:date="2019-05-14T11:37:00Z">
            <w:r>
              <w:rPr>
                <w:noProof/>
                <w:webHidden/>
              </w:rPr>
              <w:t>1</w:t>
            </w:r>
            <w:r>
              <w:rPr>
                <w:noProof/>
                <w:webHidden/>
              </w:rPr>
              <w:fldChar w:fldCharType="end"/>
            </w:r>
            <w:r w:rsidRPr="00532DD2">
              <w:rPr>
                <w:rStyle w:val="Lienhypertexte"/>
                <w:noProof/>
              </w:rPr>
              <w:fldChar w:fldCharType="end"/>
            </w:r>
          </w:ins>
        </w:p>
        <w:p w14:paraId="3AD4765F" w14:textId="3D0AD838" w:rsidR="00ED4352" w:rsidRDefault="00ED4352">
          <w:pPr>
            <w:pStyle w:val="TM2"/>
            <w:tabs>
              <w:tab w:val="right" w:leader="dot" w:pos="9062"/>
            </w:tabs>
            <w:rPr>
              <w:ins w:id="37" w:author="Ned Johnson" w:date="2019-05-14T11:37:00Z"/>
              <w:rFonts w:eastAsiaTheme="minorEastAsia"/>
              <w:noProof/>
              <w:lang w:eastAsia="fr-FR"/>
            </w:rPr>
          </w:pPr>
          <w:ins w:id="38"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"_Toc8726270"</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What is a cooperative taxonomy?</w:t>
            </w:r>
            <w:r>
              <w:rPr>
                <w:noProof/>
                <w:webHidden/>
              </w:rPr>
              <w:tab/>
            </w:r>
            <w:r>
              <w:rPr>
                <w:noProof/>
                <w:webHidden/>
              </w:rPr>
              <w:fldChar w:fldCharType="begin"/>
            </w:r>
            <w:r>
              <w:rPr>
                <w:noProof/>
                <w:webHidden/>
              </w:rPr>
              <w:instrText xml:space="preserve"> PAGEREF _Toc8726270 \h </w:instrText>
            </w:r>
          </w:ins>
          <w:r>
            <w:rPr>
              <w:noProof/>
              <w:webHidden/>
            </w:rPr>
          </w:r>
          <w:r>
            <w:rPr>
              <w:noProof/>
              <w:webHidden/>
            </w:rPr>
            <w:fldChar w:fldCharType="separate"/>
          </w:r>
          <w:ins w:id="39" w:author="Ned Johnson" w:date="2019-05-14T11:37:00Z">
            <w:r>
              <w:rPr>
                <w:noProof/>
                <w:webHidden/>
              </w:rPr>
              <w:t>1</w:t>
            </w:r>
            <w:r>
              <w:rPr>
                <w:noProof/>
                <w:webHidden/>
              </w:rPr>
              <w:fldChar w:fldCharType="end"/>
            </w:r>
            <w:r w:rsidRPr="00532DD2">
              <w:rPr>
                <w:rStyle w:val="Lienhypertexte"/>
                <w:noProof/>
              </w:rPr>
              <w:fldChar w:fldCharType="end"/>
            </w:r>
          </w:ins>
        </w:p>
        <w:p w14:paraId="03CDDE40" w14:textId="61BE31A1" w:rsidR="00ED4352" w:rsidRDefault="00ED4352">
          <w:pPr>
            <w:pStyle w:val="TM1"/>
            <w:tabs>
              <w:tab w:val="right" w:leader="dot" w:pos="9062"/>
            </w:tabs>
            <w:rPr>
              <w:ins w:id="40" w:author="Ned Johnson" w:date="2019-05-14T11:37:00Z"/>
              <w:rFonts w:eastAsiaTheme="minorEastAsia"/>
              <w:noProof/>
              <w:lang w:eastAsia="fr-FR"/>
            </w:rPr>
          </w:pPr>
          <w:ins w:id="41"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"_Toc8726271"</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State of the Art</w:t>
            </w:r>
            <w:r>
              <w:rPr>
                <w:noProof/>
                <w:webHidden/>
              </w:rPr>
              <w:tab/>
            </w:r>
            <w:r>
              <w:rPr>
                <w:noProof/>
                <w:webHidden/>
              </w:rPr>
              <w:fldChar w:fldCharType="begin"/>
            </w:r>
            <w:r>
              <w:rPr>
                <w:noProof/>
                <w:webHidden/>
              </w:rPr>
              <w:instrText xml:space="preserve"> PAGEREF _Toc8726271 \h </w:instrText>
            </w:r>
          </w:ins>
          <w:r>
            <w:rPr>
              <w:noProof/>
              <w:webHidden/>
            </w:rPr>
          </w:r>
          <w:r>
            <w:rPr>
              <w:noProof/>
              <w:webHidden/>
            </w:rPr>
            <w:fldChar w:fldCharType="separate"/>
          </w:r>
          <w:ins w:id="42" w:author="Ned Johnson" w:date="2019-05-14T11:37:00Z">
            <w:r>
              <w:rPr>
                <w:noProof/>
                <w:webHidden/>
              </w:rPr>
              <w:t>2</w:t>
            </w:r>
            <w:r>
              <w:rPr>
                <w:noProof/>
                <w:webHidden/>
              </w:rPr>
              <w:fldChar w:fldCharType="end"/>
            </w:r>
            <w:r w:rsidRPr="00532DD2">
              <w:rPr>
                <w:rStyle w:val="Lienhypertexte"/>
                <w:noProof/>
              </w:rPr>
              <w:fldChar w:fldCharType="end"/>
            </w:r>
          </w:ins>
        </w:p>
        <w:p w14:paraId="0BD3F886" w14:textId="3919CBCA" w:rsidR="00ED4352" w:rsidRDefault="00ED4352">
          <w:pPr>
            <w:pStyle w:val="TM2"/>
            <w:tabs>
              <w:tab w:val="right" w:leader="dot" w:pos="9062"/>
            </w:tabs>
            <w:rPr>
              <w:ins w:id="43" w:author="Ned Johnson" w:date="2019-05-14T11:37:00Z"/>
              <w:rFonts w:eastAsiaTheme="minorEastAsia"/>
              <w:noProof/>
              <w:lang w:eastAsia="fr-FR"/>
            </w:rPr>
          </w:pPr>
          <w:ins w:id="44"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"_Toc8726272"</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MISP: Malware Information Sharing Platform and Threat</w:t>
            </w:r>
            <w:r>
              <w:rPr>
                <w:noProof/>
                <w:webHidden/>
              </w:rPr>
              <w:tab/>
            </w:r>
            <w:r>
              <w:rPr>
                <w:noProof/>
                <w:webHidden/>
              </w:rPr>
              <w:fldChar w:fldCharType="begin"/>
            </w:r>
            <w:r>
              <w:rPr>
                <w:noProof/>
                <w:webHidden/>
              </w:rPr>
              <w:instrText xml:space="preserve"> PAGEREF _Toc8726272 \h </w:instrText>
            </w:r>
          </w:ins>
          <w:r>
            <w:rPr>
              <w:noProof/>
              <w:webHidden/>
            </w:rPr>
          </w:r>
          <w:r>
            <w:rPr>
              <w:noProof/>
              <w:webHidden/>
            </w:rPr>
            <w:fldChar w:fldCharType="separate"/>
          </w:r>
          <w:ins w:id="45" w:author="Ned Johnson" w:date="2019-05-14T11:37:00Z">
            <w:r>
              <w:rPr>
                <w:noProof/>
                <w:webHidden/>
              </w:rPr>
              <w:t>2</w:t>
            </w:r>
            <w:r>
              <w:rPr>
                <w:noProof/>
                <w:webHidden/>
              </w:rPr>
              <w:fldChar w:fldCharType="end"/>
            </w:r>
            <w:r w:rsidRPr="00532DD2">
              <w:rPr>
                <w:rStyle w:val="Lienhypertexte"/>
                <w:noProof/>
              </w:rPr>
              <w:fldChar w:fldCharType="end"/>
            </w:r>
          </w:ins>
        </w:p>
        <w:p w14:paraId="5DF1D3CA" w14:textId="3E6BFB7F" w:rsidR="00ED4352" w:rsidRDefault="00ED4352">
          <w:pPr>
            <w:pStyle w:val="TM3"/>
            <w:tabs>
              <w:tab w:val="right" w:leader="dot" w:pos="9062"/>
            </w:tabs>
            <w:rPr>
              <w:ins w:id="46" w:author="Ned Johnson" w:date="2019-05-14T11:37:00Z"/>
              <w:rFonts w:eastAsiaTheme="minorEastAsia"/>
              <w:noProof/>
              <w:lang w:eastAsia="fr-FR"/>
            </w:rPr>
          </w:pPr>
          <w:ins w:id="47"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"_Toc8726273"</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Presentation</w:t>
            </w:r>
            <w:r>
              <w:rPr>
                <w:noProof/>
                <w:webHidden/>
              </w:rPr>
              <w:tab/>
            </w:r>
            <w:r>
              <w:rPr>
                <w:noProof/>
                <w:webHidden/>
              </w:rPr>
              <w:fldChar w:fldCharType="begin"/>
            </w:r>
            <w:r>
              <w:rPr>
                <w:noProof/>
                <w:webHidden/>
              </w:rPr>
              <w:instrText xml:space="preserve"> PAGEREF _Toc8726273 \h </w:instrText>
            </w:r>
          </w:ins>
          <w:r>
            <w:rPr>
              <w:noProof/>
              <w:webHidden/>
            </w:rPr>
          </w:r>
          <w:r>
            <w:rPr>
              <w:noProof/>
              <w:webHidden/>
            </w:rPr>
            <w:fldChar w:fldCharType="separate"/>
          </w:r>
          <w:ins w:id="48" w:author="Ned Johnson" w:date="2019-05-14T11:37:00Z">
            <w:r>
              <w:rPr>
                <w:noProof/>
                <w:webHidden/>
              </w:rPr>
              <w:t>2</w:t>
            </w:r>
            <w:r>
              <w:rPr>
                <w:noProof/>
                <w:webHidden/>
              </w:rPr>
              <w:fldChar w:fldCharType="end"/>
            </w:r>
            <w:r w:rsidRPr="00532DD2">
              <w:rPr>
                <w:rStyle w:val="Lienhypertexte"/>
                <w:noProof/>
              </w:rPr>
              <w:fldChar w:fldCharType="end"/>
            </w:r>
          </w:ins>
        </w:p>
        <w:p w14:paraId="2156E58B" w14:textId="2777158F" w:rsidR="00ED4352" w:rsidRDefault="00ED4352">
          <w:pPr>
            <w:pStyle w:val="TM3"/>
            <w:tabs>
              <w:tab w:val="right" w:leader="dot" w:pos="9062"/>
            </w:tabs>
            <w:rPr>
              <w:ins w:id="49" w:author="Ned Johnson" w:date="2019-05-14T11:37:00Z"/>
              <w:rFonts w:eastAsiaTheme="minorEastAsia"/>
              <w:noProof/>
              <w:lang w:eastAsia="fr-FR"/>
            </w:rPr>
          </w:pPr>
          <w:ins w:id="50"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"_Toc8726274"</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Advantages of MISP</w:t>
            </w:r>
            <w:r>
              <w:rPr>
                <w:noProof/>
                <w:webHidden/>
              </w:rPr>
              <w:tab/>
            </w:r>
            <w:r>
              <w:rPr>
                <w:noProof/>
                <w:webHidden/>
              </w:rPr>
              <w:fldChar w:fldCharType="begin"/>
            </w:r>
            <w:r>
              <w:rPr>
                <w:noProof/>
                <w:webHidden/>
              </w:rPr>
              <w:instrText xml:space="preserve"> PAGEREF _Toc8726274 \h </w:instrText>
            </w:r>
          </w:ins>
          <w:r>
            <w:rPr>
              <w:noProof/>
              <w:webHidden/>
            </w:rPr>
          </w:r>
          <w:r>
            <w:rPr>
              <w:noProof/>
              <w:webHidden/>
            </w:rPr>
            <w:fldChar w:fldCharType="separate"/>
          </w:r>
          <w:ins w:id="51" w:author="Ned Johnson" w:date="2019-05-14T11:37:00Z">
            <w:r>
              <w:rPr>
                <w:noProof/>
                <w:webHidden/>
              </w:rPr>
              <w:t>2</w:t>
            </w:r>
            <w:r>
              <w:rPr>
                <w:noProof/>
                <w:webHidden/>
              </w:rPr>
              <w:fldChar w:fldCharType="end"/>
            </w:r>
            <w:r w:rsidRPr="00532DD2">
              <w:rPr>
                <w:rStyle w:val="Lienhypertexte"/>
                <w:noProof/>
              </w:rPr>
              <w:fldChar w:fldCharType="end"/>
            </w:r>
          </w:ins>
        </w:p>
        <w:p w14:paraId="1DB0D453" w14:textId="406EA4DC" w:rsidR="00ED4352" w:rsidRDefault="00ED4352">
          <w:pPr>
            <w:pStyle w:val="TM3"/>
            <w:tabs>
              <w:tab w:val="right" w:leader="dot" w:pos="9062"/>
            </w:tabs>
            <w:rPr>
              <w:ins w:id="52" w:author="Ned Johnson" w:date="2019-05-14T11:37:00Z"/>
              <w:rFonts w:eastAsiaTheme="minorEastAsia"/>
              <w:noProof/>
              <w:lang w:eastAsia="fr-FR"/>
            </w:rPr>
          </w:pPr>
          <w:ins w:id="53"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"_Toc8726275"</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Drawback</w:t>
            </w:r>
            <w:r>
              <w:rPr>
                <w:noProof/>
                <w:webHidden/>
              </w:rPr>
              <w:tab/>
            </w:r>
            <w:r>
              <w:rPr>
                <w:noProof/>
                <w:webHidden/>
              </w:rPr>
              <w:fldChar w:fldCharType="begin"/>
            </w:r>
            <w:r>
              <w:rPr>
                <w:noProof/>
                <w:webHidden/>
              </w:rPr>
              <w:instrText xml:space="preserve"> PAGEREF _Toc8726275 \h </w:instrText>
            </w:r>
          </w:ins>
          <w:r>
            <w:rPr>
              <w:noProof/>
              <w:webHidden/>
            </w:rPr>
          </w:r>
          <w:r>
            <w:rPr>
              <w:noProof/>
              <w:webHidden/>
            </w:rPr>
            <w:fldChar w:fldCharType="separate"/>
          </w:r>
          <w:ins w:id="54" w:author="Ned Johnson" w:date="2019-05-14T11:37:00Z">
            <w:r>
              <w:rPr>
                <w:noProof/>
                <w:webHidden/>
              </w:rPr>
              <w:t>2</w:t>
            </w:r>
            <w:r>
              <w:rPr>
                <w:noProof/>
                <w:webHidden/>
              </w:rPr>
              <w:fldChar w:fldCharType="end"/>
            </w:r>
            <w:r w:rsidRPr="00532DD2">
              <w:rPr>
                <w:rStyle w:val="Lienhypertexte"/>
                <w:noProof/>
              </w:rPr>
              <w:fldChar w:fldCharType="end"/>
            </w:r>
          </w:ins>
        </w:p>
        <w:p w14:paraId="23CE2AED" w14:textId="2C231630" w:rsidR="00ED4352" w:rsidRDefault="00ED4352">
          <w:pPr>
            <w:pStyle w:val="TM3"/>
            <w:tabs>
              <w:tab w:val="right" w:leader="dot" w:pos="9062"/>
            </w:tabs>
            <w:rPr>
              <w:ins w:id="55" w:author="Ned Johnson" w:date="2019-05-14T11:37:00Z"/>
              <w:rFonts w:eastAsiaTheme="minorEastAsia"/>
              <w:noProof/>
              <w:lang w:eastAsia="fr-FR"/>
            </w:rPr>
          </w:pPr>
          <w:ins w:id="56"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"_Toc8726276"</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Conclusion</w:t>
            </w:r>
            <w:r>
              <w:rPr>
                <w:noProof/>
                <w:webHidden/>
              </w:rPr>
              <w:tab/>
            </w:r>
            <w:r>
              <w:rPr>
                <w:noProof/>
                <w:webHidden/>
              </w:rPr>
              <w:fldChar w:fldCharType="begin"/>
            </w:r>
            <w:r>
              <w:rPr>
                <w:noProof/>
                <w:webHidden/>
              </w:rPr>
              <w:instrText xml:space="preserve"> PAGEREF _Toc8726276 \h </w:instrText>
            </w:r>
          </w:ins>
          <w:r>
            <w:rPr>
              <w:noProof/>
              <w:webHidden/>
            </w:rPr>
          </w:r>
          <w:r>
            <w:rPr>
              <w:noProof/>
              <w:webHidden/>
            </w:rPr>
            <w:fldChar w:fldCharType="separate"/>
          </w:r>
          <w:ins w:id="57" w:author="Ned Johnson" w:date="2019-05-14T11:37:00Z">
            <w:r>
              <w:rPr>
                <w:noProof/>
                <w:webHidden/>
              </w:rPr>
              <w:t>2</w:t>
            </w:r>
            <w:r>
              <w:rPr>
                <w:noProof/>
                <w:webHidden/>
              </w:rPr>
              <w:fldChar w:fldCharType="end"/>
            </w:r>
            <w:r w:rsidRPr="00532DD2">
              <w:rPr>
                <w:rStyle w:val="Lienhypertexte"/>
                <w:noProof/>
              </w:rPr>
              <w:fldChar w:fldCharType="end"/>
            </w:r>
          </w:ins>
        </w:p>
        <w:p w14:paraId="37519778" w14:textId="16DDAB54" w:rsidR="00ED4352" w:rsidRDefault="00ED4352">
          <w:pPr>
            <w:pStyle w:val="TM2"/>
            <w:tabs>
              <w:tab w:val="right" w:leader="dot" w:pos="9062"/>
            </w:tabs>
            <w:rPr>
              <w:ins w:id="58" w:author="Ned Johnson" w:date="2019-05-14T11:37:00Z"/>
              <w:rFonts w:eastAsiaTheme="minorEastAsia"/>
              <w:noProof/>
              <w:lang w:eastAsia="fr-FR"/>
            </w:rPr>
          </w:pPr>
          <w:ins w:id="59"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"_Toc8726277"</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The arborescent Taxonomy</w:t>
            </w:r>
            <w:r>
              <w:rPr>
                <w:noProof/>
                <w:webHidden/>
              </w:rPr>
              <w:tab/>
            </w:r>
            <w:r>
              <w:rPr>
                <w:noProof/>
                <w:webHidden/>
              </w:rPr>
              <w:fldChar w:fldCharType="begin"/>
            </w:r>
            <w:r>
              <w:rPr>
                <w:noProof/>
                <w:webHidden/>
              </w:rPr>
              <w:instrText xml:space="preserve"> PAGEREF _Toc8726277 \h </w:instrText>
            </w:r>
          </w:ins>
          <w:r>
            <w:rPr>
              <w:noProof/>
              <w:webHidden/>
            </w:rPr>
          </w:r>
          <w:r>
            <w:rPr>
              <w:noProof/>
              <w:webHidden/>
            </w:rPr>
            <w:fldChar w:fldCharType="separate"/>
          </w:r>
          <w:ins w:id="60" w:author="Ned Johnson" w:date="2019-05-14T11:37:00Z">
            <w:r>
              <w:rPr>
                <w:noProof/>
                <w:webHidden/>
              </w:rPr>
              <w:t>3</w:t>
            </w:r>
            <w:r>
              <w:rPr>
                <w:noProof/>
                <w:webHidden/>
              </w:rPr>
              <w:fldChar w:fldCharType="end"/>
            </w:r>
            <w:r w:rsidRPr="00532DD2">
              <w:rPr>
                <w:rStyle w:val="Lienhypertexte"/>
                <w:noProof/>
              </w:rPr>
              <w:fldChar w:fldCharType="end"/>
            </w:r>
          </w:ins>
        </w:p>
        <w:p w14:paraId="502CBA79" w14:textId="0576C6A6" w:rsidR="00ED4352" w:rsidRDefault="00ED4352">
          <w:pPr>
            <w:pStyle w:val="TM3"/>
            <w:tabs>
              <w:tab w:val="right" w:leader="dot" w:pos="9062"/>
            </w:tabs>
            <w:rPr>
              <w:ins w:id="61" w:author="Ned Johnson" w:date="2019-05-14T11:37:00Z"/>
              <w:rFonts w:eastAsiaTheme="minorEastAsia"/>
              <w:noProof/>
              <w:lang w:eastAsia="fr-FR"/>
            </w:rPr>
          </w:pPr>
          <w:ins w:id="62"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"_Toc8726278"</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Example of a tree of a botanical taxonomy:</w:t>
            </w:r>
            <w:r>
              <w:rPr>
                <w:noProof/>
                <w:webHidden/>
              </w:rPr>
              <w:tab/>
            </w:r>
            <w:r>
              <w:rPr>
                <w:noProof/>
                <w:webHidden/>
              </w:rPr>
              <w:fldChar w:fldCharType="begin"/>
            </w:r>
            <w:r>
              <w:rPr>
                <w:noProof/>
                <w:webHidden/>
              </w:rPr>
              <w:instrText xml:space="preserve"> PAGEREF _Toc8726278 \h </w:instrText>
            </w:r>
          </w:ins>
          <w:r>
            <w:rPr>
              <w:noProof/>
              <w:webHidden/>
            </w:rPr>
          </w:r>
          <w:r>
            <w:rPr>
              <w:noProof/>
              <w:webHidden/>
            </w:rPr>
            <w:fldChar w:fldCharType="separate"/>
          </w:r>
          <w:ins w:id="63" w:author="Ned Johnson" w:date="2019-05-14T11:37:00Z">
            <w:r>
              <w:rPr>
                <w:noProof/>
                <w:webHidden/>
              </w:rPr>
              <w:t>3</w:t>
            </w:r>
            <w:r>
              <w:rPr>
                <w:noProof/>
                <w:webHidden/>
              </w:rPr>
              <w:fldChar w:fldCharType="end"/>
            </w:r>
            <w:r w:rsidRPr="00532DD2">
              <w:rPr>
                <w:rStyle w:val="Lienhypertexte"/>
                <w:noProof/>
              </w:rPr>
              <w:fldChar w:fldCharType="end"/>
            </w:r>
          </w:ins>
        </w:p>
        <w:p w14:paraId="5EFA92AA" w14:textId="392E17F6" w:rsidR="00ED4352" w:rsidRDefault="00ED4352">
          <w:pPr>
            <w:pStyle w:val="TM2"/>
            <w:tabs>
              <w:tab w:val="right" w:leader="dot" w:pos="9062"/>
            </w:tabs>
            <w:rPr>
              <w:ins w:id="64" w:author="Ned Johnson" w:date="2019-05-14T11:37:00Z"/>
              <w:rFonts w:eastAsiaTheme="minorEastAsia"/>
              <w:noProof/>
              <w:lang w:eastAsia="fr-FR"/>
            </w:rPr>
          </w:pPr>
          <w:ins w:id="65"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"_Toc8726279"</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The MISP taxonomy</w:t>
            </w:r>
            <w:r>
              <w:rPr>
                <w:noProof/>
                <w:webHidden/>
              </w:rPr>
              <w:tab/>
            </w:r>
            <w:r>
              <w:rPr>
                <w:noProof/>
                <w:webHidden/>
              </w:rPr>
              <w:fldChar w:fldCharType="begin"/>
            </w:r>
            <w:r>
              <w:rPr>
                <w:noProof/>
                <w:webHidden/>
              </w:rPr>
              <w:instrText xml:space="preserve"> PAGEREF _Toc8726279 \h </w:instrText>
            </w:r>
          </w:ins>
          <w:r>
            <w:rPr>
              <w:noProof/>
              <w:webHidden/>
            </w:rPr>
          </w:r>
          <w:r>
            <w:rPr>
              <w:noProof/>
              <w:webHidden/>
            </w:rPr>
            <w:fldChar w:fldCharType="separate"/>
          </w:r>
          <w:ins w:id="66" w:author="Ned Johnson" w:date="2019-05-14T11:37:00Z">
            <w:r>
              <w:rPr>
                <w:noProof/>
                <w:webHidden/>
              </w:rPr>
              <w:t>4</w:t>
            </w:r>
            <w:r>
              <w:rPr>
                <w:noProof/>
                <w:webHidden/>
              </w:rPr>
              <w:fldChar w:fldCharType="end"/>
            </w:r>
            <w:r w:rsidRPr="00532DD2">
              <w:rPr>
                <w:rStyle w:val="Lienhypertexte"/>
                <w:noProof/>
              </w:rPr>
              <w:fldChar w:fldCharType="end"/>
            </w:r>
          </w:ins>
        </w:p>
        <w:p w14:paraId="4DD97460" w14:textId="6BBDC112" w:rsidR="00ED4352" w:rsidRDefault="00ED4352">
          <w:pPr>
            <w:pStyle w:val="TM3"/>
            <w:tabs>
              <w:tab w:val="right" w:leader="dot" w:pos="9062"/>
            </w:tabs>
            <w:rPr>
              <w:ins w:id="67" w:author="Ned Johnson" w:date="2019-05-14T11:37:00Z"/>
              <w:rFonts w:eastAsiaTheme="minorEastAsia"/>
              <w:noProof/>
              <w:lang w:eastAsia="fr-FR"/>
            </w:rPr>
          </w:pPr>
          <w:ins w:id="68"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"_Toc8726280"</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Presentation</w:t>
            </w:r>
            <w:r>
              <w:rPr>
                <w:noProof/>
                <w:webHidden/>
              </w:rPr>
              <w:tab/>
            </w:r>
            <w:r>
              <w:rPr>
                <w:noProof/>
                <w:webHidden/>
              </w:rPr>
              <w:fldChar w:fldCharType="begin"/>
            </w:r>
            <w:r>
              <w:rPr>
                <w:noProof/>
                <w:webHidden/>
              </w:rPr>
              <w:instrText xml:space="preserve"> PAGEREF _Toc8726280 \h </w:instrText>
            </w:r>
          </w:ins>
          <w:r>
            <w:rPr>
              <w:noProof/>
              <w:webHidden/>
            </w:rPr>
          </w:r>
          <w:r>
            <w:rPr>
              <w:noProof/>
              <w:webHidden/>
            </w:rPr>
            <w:fldChar w:fldCharType="separate"/>
          </w:r>
          <w:ins w:id="69" w:author="Ned Johnson" w:date="2019-05-14T11:37:00Z">
            <w:r>
              <w:rPr>
                <w:noProof/>
                <w:webHidden/>
              </w:rPr>
              <w:t>4</w:t>
            </w:r>
            <w:r>
              <w:rPr>
                <w:noProof/>
                <w:webHidden/>
              </w:rPr>
              <w:fldChar w:fldCharType="end"/>
            </w:r>
            <w:r w:rsidRPr="00532DD2">
              <w:rPr>
                <w:rStyle w:val="Lienhypertexte"/>
                <w:noProof/>
              </w:rPr>
              <w:fldChar w:fldCharType="end"/>
            </w:r>
          </w:ins>
        </w:p>
        <w:p w14:paraId="2A5260F1" w14:textId="4B60657A" w:rsidR="00ED4352" w:rsidRDefault="00ED4352">
          <w:pPr>
            <w:pStyle w:val="TM3"/>
            <w:tabs>
              <w:tab w:val="right" w:leader="dot" w:pos="9062"/>
            </w:tabs>
            <w:rPr>
              <w:ins w:id="70" w:author="Ned Johnson" w:date="2019-05-14T11:37:00Z"/>
              <w:rFonts w:eastAsiaTheme="minorEastAsia"/>
              <w:noProof/>
              <w:lang w:eastAsia="fr-FR"/>
            </w:rPr>
          </w:pPr>
          <w:ins w:id="71"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"_Toc8726281"</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Advantages</w:t>
            </w:r>
            <w:r>
              <w:rPr>
                <w:noProof/>
                <w:webHidden/>
              </w:rPr>
              <w:tab/>
            </w:r>
            <w:r>
              <w:rPr>
                <w:noProof/>
                <w:webHidden/>
              </w:rPr>
              <w:fldChar w:fldCharType="begin"/>
            </w:r>
            <w:r>
              <w:rPr>
                <w:noProof/>
                <w:webHidden/>
              </w:rPr>
              <w:instrText xml:space="preserve"> PAGEREF _Toc8726281 \h </w:instrText>
            </w:r>
          </w:ins>
          <w:r>
            <w:rPr>
              <w:noProof/>
              <w:webHidden/>
            </w:rPr>
          </w:r>
          <w:r>
            <w:rPr>
              <w:noProof/>
              <w:webHidden/>
            </w:rPr>
            <w:fldChar w:fldCharType="separate"/>
          </w:r>
          <w:ins w:id="72" w:author="Ned Johnson" w:date="2019-05-14T11:37:00Z">
            <w:r>
              <w:rPr>
                <w:noProof/>
                <w:webHidden/>
              </w:rPr>
              <w:t>4</w:t>
            </w:r>
            <w:r>
              <w:rPr>
                <w:noProof/>
                <w:webHidden/>
              </w:rPr>
              <w:fldChar w:fldCharType="end"/>
            </w:r>
            <w:r w:rsidRPr="00532DD2">
              <w:rPr>
                <w:rStyle w:val="Lienhypertexte"/>
                <w:noProof/>
              </w:rPr>
              <w:fldChar w:fldCharType="end"/>
            </w:r>
          </w:ins>
        </w:p>
        <w:p w14:paraId="355DBDC4" w14:textId="39A73A26" w:rsidR="00ED4352" w:rsidRDefault="00ED4352">
          <w:pPr>
            <w:pStyle w:val="TM3"/>
            <w:tabs>
              <w:tab w:val="right" w:leader="dot" w:pos="9062"/>
            </w:tabs>
            <w:rPr>
              <w:ins w:id="73" w:author="Ned Johnson" w:date="2019-05-14T11:37:00Z"/>
              <w:rFonts w:eastAsiaTheme="minorEastAsia"/>
              <w:noProof/>
              <w:lang w:eastAsia="fr-FR"/>
            </w:rPr>
          </w:pPr>
          <w:ins w:id="74"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"_Toc8726282"</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Drawbacks</w:t>
            </w:r>
            <w:r>
              <w:rPr>
                <w:noProof/>
                <w:webHidden/>
              </w:rPr>
              <w:tab/>
            </w:r>
            <w:r>
              <w:rPr>
                <w:noProof/>
                <w:webHidden/>
              </w:rPr>
              <w:fldChar w:fldCharType="begin"/>
            </w:r>
            <w:r>
              <w:rPr>
                <w:noProof/>
                <w:webHidden/>
              </w:rPr>
              <w:instrText xml:space="preserve"> PAGEREF _Toc8726282 \h </w:instrText>
            </w:r>
          </w:ins>
          <w:r>
            <w:rPr>
              <w:noProof/>
              <w:webHidden/>
            </w:rPr>
          </w:r>
          <w:r>
            <w:rPr>
              <w:noProof/>
              <w:webHidden/>
            </w:rPr>
            <w:fldChar w:fldCharType="separate"/>
          </w:r>
          <w:ins w:id="75" w:author="Ned Johnson" w:date="2019-05-14T11:37:00Z">
            <w:r>
              <w:rPr>
                <w:noProof/>
                <w:webHidden/>
              </w:rPr>
              <w:t>4</w:t>
            </w:r>
            <w:r>
              <w:rPr>
                <w:noProof/>
                <w:webHidden/>
              </w:rPr>
              <w:fldChar w:fldCharType="end"/>
            </w:r>
            <w:r w:rsidRPr="00532DD2">
              <w:rPr>
                <w:rStyle w:val="Lienhypertexte"/>
                <w:noProof/>
              </w:rPr>
              <w:fldChar w:fldCharType="end"/>
            </w:r>
          </w:ins>
        </w:p>
        <w:p w14:paraId="6845D53A" w14:textId="2FE56DA2" w:rsidR="00ED4352" w:rsidRDefault="00ED4352">
          <w:pPr>
            <w:pStyle w:val="TM2"/>
            <w:tabs>
              <w:tab w:val="right" w:leader="dot" w:pos="9062"/>
            </w:tabs>
            <w:rPr>
              <w:ins w:id="76" w:author="Ned Johnson" w:date="2019-05-14T11:37:00Z"/>
              <w:rFonts w:eastAsiaTheme="minorEastAsia"/>
              <w:noProof/>
              <w:lang w:eastAsia="fr-FR"/>
            </w:rPr>
          </w:pPr>
          <w:ins w:id="77"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"_Toc8726283"</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Bugyuo Methodology</w:t>
            </w:r>
            <w:r>
              <w:rPr>
                <w:noProof/>
                <w:webHidden/>
              </w:rPr>
              <w:tab/>
            </w:r>
            <w:r>
              <w:rPr>
                <w:noProof/>
                <w:webHidden/>
              </w:rPr>
              <w:fldChar w:fldCharType="begin"/>
            </w:r>
            <w:r>
              <w:rPr>
                <w:noProof/>
                <w:webHidden/>
              </w:rPr>
              <w:instrText xml:space="preserve"> PAGEREF _Toc8726283 \h </w:instrText>
            </w:r>
          </w:ins>
          <w:r>
            <w:rPr>
              <w:noProof/>
              <w:webHidden/>
            </w:rPr>
          </w:r>
          <w:r>
            <w:rPr>
              <w:noProof/>
              <w:webHidden/>
            </w:rPr>
            <w:fldChar w:fldCharType="separate"/>
          </w:r>
          <w:ins w:id="78" w:author="Ned Johnson" w:date="2019-05-14T11:37:00Z">
            <w:r>
              <w:rPr>
                <w:noProof/>
                <w:webHidden/>
              </w:rPr>
              <w:t>5</w:t>
            </w:r>
            <w:r>
              <w:rPr>
                <w:noProof/>
                <w:webHidden/>
              </w:rPr>
              <w:fldChar w:fldCharType="end"/>
            </w:r>
            <w:r w:rsidRPr="00532DD2">
              <w:rPr>
                <w:rStyle w:val="Lienhypertexte"/>
                <w:noProof/>
              </w:rPr>
              <w:fldChar w:fldCharType="end"/>
            </w:r>
          </w:ins>
        </w:p>
        <w:p w14:paraId="5A1207C8" w14:textId="34093E21" w:rsidR="00ED4352" w:rsidRDefault="00ED4352">
          <w:pPr>
            <w:pStyle w:val="TM3"/>
            <w:tabs>
              <w:tab w:val="right" w:leader="dot" w:pos="9062"/>
            </w:tabs>
            <w:rPr>
              <w:ins w:id="79" w:author="Ned Johnson" w:date="2019-05-14T11:37:00Z"/>
              <w:rFonts w:eastAsiaTheme="minorEastAsia"/>
              <w:noProof/>
              <w:lang w:eastAsia="fr-FR"/>
            </w:rPr>
          </w:pPr>
          <w:ins w:id="80"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"_Toc8726284"</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Presentation</w:t>
            </w:r>
            <w:r>
              <w:rPr>
                <w:noProof/>
                <w:webHidden/>
              </w:rPr>
              <w:tab/>
            </w:r>
            <w:r>
              <w:rPr>
                <w:noProof/>
                <w:webHidden/>
              </w:rPr>
              <w:fldChar w:fldCharType="begin"/>
            </w:r>
            <w:r>
              <w:rPr>
                <w:noProof/>
                <w:webHidden/>
              </w:rPr>
              <w:instrText xml:space="preserve"> PAGEREF _Toc8726284 \h </w:instrText>
            </w:r>
          </w:ins>
          <w:r>
            <w:rPr>
              <w:noProof/>
              <w:webHidden/>
            </w:rPr>
          </w:r>
          <w:r>
            <w:rPr>
              <w:noProof/>
              <w:webHidden/>
            </w:rPr>
            <w:fldChar w:fldCharType="separate"/>
          </w:r>
          <w:ins w:id="81" w:author="Ned Johnson" w:date="2019-05-14T11:37:00Z">
            <w:r>
              <w:rPr>
                <w:noProof/>
                <w:webHidden/>
              </w:rPr>
              <w:t>5</w:t>
            </w:r>
            <w:r>
              <w:rPr>
                <w:noProof/>
                <w:webHidden/>
              </w:rPr>
              <w:fldChar w:fldCharType="end"/>
            </w:r>
            <w:r w:rsidRPr="00532DD2">
              <w:rPr>
                <w:rStyle w:val="Lienhypertexte"/>
                <w:noProof/>
              </w:rPr>
              <w:fldChar w:fldCharType="end"/>
            </w:r>
          </w:ins>
        </w:p>
        <w:p w14:paraId="00C16B36" w14:textId="63565668" w:rsidR="00ED4352" w:rsidRDefault="00ED4352">
          <w:pPr>
            <w:pStyle w:val="TM3"/>
            <w:tabs>
              <w:tab w:val="right" w:leader="dot" w:pos="9062"/>
            </w:tabs>
            <w:rPr>
              <w:ins w:id="82" w:author="Ned Johnson" w:date="2019-05-14T11:37:00Z"/>
              <w:rFonts w:eastAsiaTheme="minorEastAsia"/>
              <w:noProof/>
              <w:lang w:eastAsia="fr-FR"/>
            </w:rPr>
          </w:pPr>
          <w:ins w:id="83"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"_Toc8726285"</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Advantages</w:t>
            </w:r>
            <w:r>
              <w:rPr>
                <w:noProof/>
                <w:webHidden/>
              </w:rPr>
              <w:tab/>
            </w:r>
            <w:r>
              <w:rPr>
                <w:noProof/>
                <w:webHidden/>
              </w:rPr>
              <w:fldChar w:fldCharType="begin"/>
            </w:r>
            <w:r>
              <w:rPr>
                <w:noProof/>
                <w:webHidden/>
              </w:rPr>
              <w:instrText xml:space="preserve"> PAGEREF _Toc8726285 \h </w:instrText>
            </w:r>
          </w:ins>
          <w:r>
            <w:rPr>
              <w:noProof/>
              <w:webHidden/>
            </w:rPr>
          </w:r>
          <w:r>
            <w:rPr>
              <w:noProof/>
              <w:webHidden/>
            </w:rPr>
            <w:fldChar w:fldCharType="separate"/>
          </w:r>
          <w:ins w:id="84" w:author="Ned Johnson" w:date="2019-05-14T11:37:00Z">
            <w:r>
              <w:rPr>
                <w:noProof/>
                <w:webHidden/>
              </w:rPr>
              <w:t>5</w:t>
            </w:r>
            <w:r>
              <w:rPr>
                <w:noProof/>
                <w:webHidden/>
              </w:rPr>
              <w:fldChar w:fldCharType="end"/>
            </w:r>
            <w:r w:rsidRPr="00532DD2">
              <w:rPr>
                <w:rStyle w:val="Lienhypertexte"/>
                <w:noProof/>
              </w:rPr>
              <w:fldChar w:fldCharType="end"/>
            </w:r>
          </w:ins>
        </w:p>
        <w:p w14:paraId="173AAB25" w14:textId="3A3FB464" w:rsidR="00ED4352" w:rsidRDefault="00ED4352">
          <w:pPr>
            <w:pStyle w:val="TM3"/>
            <w:tabs>
              <w:tab w:val="right" w:leader="dot" w:pos="9062"/>
            </w:tabs>
            <w:rPr>
              <w:ins w:id="85" w:author="Ned Johnson" w:date="2019-05-14T11:37:00Z"/>
              <w:rFonts w:eastAsiaTheme="minorEastAsia"/>
              <w:noProof/>
              <w:lang w:eastAsia="fr-FR"/>
            </w:rPr>
          </w:pPr>
          <w:ins w:id="86"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"_Toc8726286"</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Drawbacks</w:t>
            </w:r>
            <w:r>
              <w:rPr>
                <w:noProof/>
                <w:webHidden/>
              </w:rPr>
              <w:tab/>
            </w:r>
            <w:r>
              <w:rPr>
                <w:noProof/>
                <w:webHidden/>
              </w:rPr>
              <w:fldChar w:fldCharType="begin"/>
            </w:r>
            <w:r>
              <w:rPr>
                <w:noProof/>
                <w:webHidden/>
              </w:rPr>
              <w:instrText xml:space="preserve"> PAGEREF _Toc8726286 \h </w:instrText>
            </w:r>
          </w:ins>
          <w:r>
            <w:rPr>
              <w:noProof/>
              <w:webHidden/>
            </w:rPr>
          </w:r>
          <w:r>
            <w:rPr>
              <w:noProof/>
              <w:webHidden/>
            </w:rPr>
            <w:fldChar w:fldCharType="separate"/>
          </w:r>
          <w:ins w:id="87" w:author="Ned Johnson" w:date="2019-05-14T11:37:00Z">
            <w:r>
              <w:rPr>
                <w:noProof/>
                <w:webHidden/>
              </w:rPr>
              <w:t>5</w:t>
            </w:r>
            <w:r>
              <w:rPr>
                <w:noProof/>
                <w:webHidden/>
              </w:rPr>
              <w:fldChar w:fldCharType="end"/>
            </w:r>
            <w:r w:rsidRPr="00532DD2">
              <w:rPr>
                <w:rStyle w:val="Lienhypertexte"/>
                <w:noProof/>
              </w:rPr>
              <w:fldChar w:fldCharType="end"/>
            </w:r>
          </w:ins>
        </w:p>
        <w:p w14:paraId="40C46A95" w14:textId="3FDAE6F6" w:rsidR="00ED4352" w:rsidRDefault="00ED4352">
          <w:pPr>
            <w:pStyle w:val="TM3"/>
            <w:tabs>
              <w:tab w:val="right" w:leader="dot" w:pos="9062"/>
            </w:tabs>
            <w:rPr>
              <w:ins w:id="88" w:author="Ned Johnson" w:date="2019-05-14T11:37:00Z"/>
              <w:rFonts w:eastAsiaTheme="minorEastAsia"/>
              <w:noProof/>
              <w:lang w:eastAsia="fr-FR"/>
            </w:rPr>
          </w:pPr>
          <w:ins w:id="89"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"_Toc8726287"</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Conclusion</w:t>
            </w:r>
            <w:r>
              <w:rPr>
                <w:noProof/>
                <w:webHidden/>
              </w:rPr>
              <w:tab/>
            </w:r>
            <w:r>
              <w:rPr>
                <w:noProof/>
                <w:webHidden/>
              </w:rPr>
              <w:fldChar w:fldCharType="begin"/>
            </w:r>
            <w:r>
              <w:rPr>
                <w:noProof/>
                <w:webHidden/>
              </w:rPr>
              <w:instrText xml:space="preserve"> PAGEREF _Toc8726287 \h </w:instrText>
            </w:r>
          </w:ins>
          <w:r>
            <w:rPr>
              <w:noProof/>
              <w:webHidden/>
            </w:rPr>
          </w:r>
          <w:r>
            <w:rPr>
              <w:noProof/>
              <w:webHidden/>
            </w:rPr>
            <w:fldChar w:fldCharType="separate"/>
          </w:r>
          <w:ins w:id="90" w:author="Ned Johnson" w:date="2019-05-14T11:37:00Z">
            <w:r>
              <w:rPr>
                <w:noProof/>
                <w:webHidden/>
              </w:rPr>
              <w:t>5</w:t>
            </w:r>
            <w:r>
              <w:rPr>
                <w:noProof/>
                <w:webHidden/>
              </w:rPr>
              <w:fldChar w:fldCharType="end"/>
            </w:r>
            <w:r w:rsidRPr="00532DD2">
              <w:rPr>
                <w:rStyle w:val="Lienhypertexte"/>
                <w:noProof/>
              </w:rPr>
              <w:fldChar w:fldCharType="end"/>
            </w:r>
          </w:ins>
        </w:p>
        <w:p w14:paraId="4A39A7B0" w14:textId="6BFCD075" w:rsidR="00ED4352" w:rsidRDefault="00ED4352">
          <w:pPr>
            <w:pStyle w:val="TM2"/>
            <w:tabs>
              <w:tab w:val="right" w:leader="dot" w:pos="9062"/>
            </w:tabs>
            <w:rPr>
              <w:ins w:id="91" w:author="Ned Johnson" w:date="2019-05-14T11:37:00Z"/>
              <w:rFonts w:eastAsiaTheme="minorEastAsia"/>
              <w:noProof/>
              <w:lang w:eastAsia="fr-FR"/>
            </w:rPr>
          </w:pPr>
          <w:ins w:id="92"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"_Toc8726288"</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ERCOT Faceted Classification</w:t>
            </w:r>
            <w:r>
              <w:rPr>
                <w:noProof/>
                <w:webHidden/>
              </w:rPr>
              <w:tab/>
            </w:r>
            <w:r>
              <w:rPr>
                <w:noProof/>
                <w:webHidden/>
              </w:rPr>
              <w:fldChar w:fldCharType="begin"/>
            </w:r>
            <w:r>
              <w:rPr>
                <w:noProof/>
                <w:webHidden/>
              </w:rPr>
              <w:instrText xml:space="preserve"> PAGEREF _Toc8726288 \h </w:instrText>
            </w:r>
          </w:ins>
          <w:r>
            <w:rPr>
              <w:noProof/>
              <w:webHidden/>
            </w:rPr>
          </w:r>
          <w:r>
            <w:rPr>
              <w:noProof/>
              <w:webHidden/>
            </w:rPr>
            <w:fldChar w:fldCharType="separate"/>
          </w:r>
          <w:ins w:id="93" w:author="Ned Johnson" w:date="2019-05-14T11:37:00Z">
            <w:r>
              <w:rPr>
                <w:noProof/>
                <w:webHidden/>
              </w:rPr>
              <w:t>6</w:t>
            </w:r>
            <w:r>
              <w:rPr>
                <w:noProof/>
                <w:webHidden/>
              </w:rPr>
              <w:fldChar w:fldCharType="end"/>
            </w:r>
            <w:r w:rsidRPr="00532DD2">
              <w:rPr>
                <w:rStyle w:val="Lienhypertexte"/>
                <w:noProof/>
              </w:rPr>
              <w:fldChar w:fldCharType="end"/>
            </w:r>
          </w:ins>
        </w:p>
        <w:p w14:paraId="20E2ED19" w14:textId="0F3A2ED6" w:rsidR="00ED4352" w:rsidRDefault="00ED4352">
          <w:pPr>
            <w:pStyle w:val="TM3"/>
            <w:tabs>
              <w:tab w:val="right" w:leader="dot" w:pos="9062"/>
            </w:tabs>
            <w:rPr>
              <w:ins w:id="94" w:author="Ned Johnson" w:date="2019-05-14T11:37:00Z"/>
              <w:rFonts w:eastAsiaTheme="minorEastAsia"/>
              <w:noProof/>
              <w:lang w:eastAsia="fr-FR"/>
            </w:rPr>
          </w:pPr>
          <w:ins w:id="95"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"_Toc8726289"</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Lexique :</w:t>
            </w:r>
            <w:r>
              <w:rPr>
                <w:noProof/>
                <w:webHidden/>
              </w:rPr>
              <w:tab/>
            </w:r>
            <w:r>
              <w:rPr>
                <w:noProof/>
                <w:webHidden/>
              </w:rPr>
              <w:fldChar w:fldCharType="begin"/>
            </w:r>
            <w:r>
              <w:rPr>
                <w:noProof/>
                <w:webHidden/>
              </w:rPr>
              <w:instrText xml:space="preserve"> PAGEREF _Toc8726289 \h </w:instrText>
            </w:r>
          </w:ins>
          <w:r>
            <w:rPr>
              <w:noProof/>
              <w:webHidden/>
            </w:rPr>
          </w:r>
          <w:r>
            <w:rPr>
              <w:noProof/>
              <w:webHidden/>
            </w:rPr>
            <w:fldChar w:fldCharType="separate"/>
          </w:r>
          <w:ins w:id="96" w:author="Ned Johnson" w:date="2019-05-14T11:37:00Z">
            <w:r>
              <w:rPr>
                <w:noProof/>
                <w:webHidden/>
              </w:rPr>
              <w:t>6</w:t>
            </w:r>
            <w:r>
              <w:rPr>
                <w:noProof/>
                <w:webHidden/>
              </w:rPr>
              <w:fldChar w:fldCharType="end"/>
            </w:r>
            <w:r w:rsidRPr="00532DD2">
              <w:rPr>
                <w:rStyle w:val="Lienhypertexte"/>
                <w:noProof/>
              </w:rPr>
              <w:fldChar w:fldCharType="end"/>
            </w:r>
          </w:ins>
        </w:p>
        <w:p w14:paraId="3CAE899C" w14:textId="09E39C49" w:rsidR="00ED4352" w:rsidRDefault="00ED4352">
          <w:pPr>
            <w:pStyle w:val="TM3"/>
            <w:tabs>
              <w:tab w:val="right" w:leader="dot" w:pos="9062"/>
            </w:tabs>
            <w:rPr>
              <w:ins w:id="97" w:author="Ned Johnson" w:date="2019-05-14T11:37:00Z"/>
              <w:rFonts w:eastAsiaTheme="minorEastAsia"/>
              <w:noProof/>
              <w:lang w:eastAsia="fr-FR"/>
            </w:rPr>
          </w:pPr>
          <w:ins w:id="98"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"_Toc8726290"</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Advantages</w:t>
            </w:r>
            <w:r>
              <w:rPr>
                <w:noProof/>
                <w:webHidden/>
              </w:rPr>
              <w:tab/>
            </w:r>
            <w:r>
              <w:rPr>
                <w:noProof/>
                <w:webHidden/>
              </w:rPr>
              <w:fldChar w:fldCharType="begin"/>
            </w:r>
            <w:r>
              <w:rPr>
                <w:noProof/>
                <w:webHidden/>
              </w:rPr>
              <w:instrText xml:space="preserve"> PAGEREF _Toc8726290 \h </w:instrText>
            </w:r>
          </w:ins>
          <w:r>
            <w:rPr>
              <w:noProof/>
              <w:webHidden/>
            </w:rPr>
          </w:r>
          <w:r>
            <w:rPr>
              <w:noProof/>
              <w:webHidden/>
            </w:rPr>
            <w:fldChar w:fldCharType="separate"/>
          </w:r>
          <w:ins w:id="99" w:author="Ned Johnson" w:date="2019-05-14T11:37:00Z">
            <w:r>
              <w:rPr>
                <w:noProof/>
                <w:webHidden/>
              </w:rPr>
              <w:t>6</w:t>
            </w:r>
            <w:r>
              <w:rPr>
                <w:noProof/>
                <w:webHidden/>
              </w:rPr>
              <w:fldChar w:fldCharType="end"/>
            </w:r>
            <w:r w:rsidRPr="00532DD2">
              <w:rPr>
                <w:rStyle w:val="Lienhypertexte"/>
                <w:noProof/>
              </w:rPr>
              <w:fldChar w:fldCharType="end"/>
            </w:r>
          </w:ins>
        </w:p>
        <w:p w14:paraId="0EE201FD" w14:textId="31EE1777" w:rsidR="00ED4352" w:rsidRDefault="00ED4352">
          <w:pPr>
            <w:pStyle w:val="TM3"/>
            <w:tabs>
              <w:tab w:val="right" w:leader="dot" w:pos="9062"/>
            </w:tabs>
            <w:rPr>
              <w:ins w:id="100" w:author="Ned Johnson" w:date="2019-05-14T11:37:00Z"/>
              <w:rFonts w:eastAsiaTheme="minorEastAsia"/>
              <w:noProof/>
              <w:lang w:eastAsia="fr-FR"/>
            </w:rPr>
          </w:pPr>
          <w:ins w:id="101"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"_Toc8726291"</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Drawbacks</w:t>
            </w:r>
            <w:r>
              <w:rPr>
                <w:noProof/>
                <w:webHidden/>
              </w:rPr>
              <w:tab/>
            </w:r>
            <w:r>
              <w:rPr>
                <w:noProof/>
                <w:webHidden/>
              </w:rPr>
              <w:fldChar w:fldCharType="begin"/>
            </w:r>
            <w:r>
              <w:rPr>
                <w:noProof/>
                <w:webHidden/>
              </w:rPr>
              <w:instrText xml:space="preserve"> PAGEREF _Toc8726291 \h </w:instrText>
            </w:r>
          </w:ins>
          <w:r>
            <w:rPr>
              <w:noProof/>
              <w:webHidden/>
            </w:rPr>
          </w:r>
          <w:r>
            <w:rPr>
              <w:noProof/>
              <w:webHidden/>
            </w:rPr>
            <w:fldChar w:fldCharType="separate"/>
          </w:r>
          <w:ins w:id="102" w:author="Ned Johnson" w:date="2019-05-14T11:37:00Z">
            <w:r>
              <w:rPr>
                <w:noProof/>
                <w:webHidden/>
              </w:rPr>
              <w:t>6</w:t>
            </w:r>
            <w:r>
              <w:rPr>
                <w:noProof/>
                <w:webHidden/>
              </w:rPr>
              <w:fldChar w:fldCharType="end"/>
            </w:r>
            <w:r w:rsidRPr="00532DD2">
              <w:rPr>
                <w:rStyle w:val="Lienhypertexte"/>
                <w:noProof/>
              </w:rPr>
              <w:fldChar w:fldCharType="end"/>
            </w:r>
          </w:ins>
        </w:p>
        <w:p w14:paraId="0F72F1FF" w14:textId="705CD859" w:rsidR="00ED4352" w:rsidRDefault="00ED4352">
          <w:pPr>
            <w:pStyle w:val="TM3"/>
            <w:tabs>
              <w:tab w:val="right" w:leader="dot" w:pos="9062"/>
            </w:tabs>
            <w:rPr>
              <w:ins w:id="103" w:author="Ned Johnson" w:date="2019-05-14T11:37:00Z"/>
              <w:rFonts w:eastAsiaTheme="minorEastAsia"/>
              <w:noProof/>
              <w:lang w:eastAsia="fr-FR"/>
            </w:rPr>
          </w:pPr>
          <w:ins w:id="104"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"_Toc8726292"</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Conclusion:</w:t>
            </w:r>
            <w:r>
              <w:rPr>
                <w:noProof/>
                <w:webHidden/>
              </w:rPr>
              <w:tab/>
            </w:r>
            <w:r>
              <w:rPr>
                <w:noProof/>
                <w:webHidden/>
              </w:rPr>
              <w:fldChar w:fldCharType="begin"/>
            </w:r>
            <w:r>
              <w:rPr>
                <w:noProof/>
                <w:webHidden/>
              </w:rPr>
              <w:instrText xml:space="preserve"> PAGEREF _Toc8726292 \h </w:instrText>
            </w:r>
          </w:ins>
          <w:r>
            <w:rPr>
              <w:noProof/>
              <w:webHidden/>
            </w:rPr>
          </w:r>
          <w:r>
            <w:rPr>
              <w:noProof/>
              <w:webHidden/>
            </w:rPr>
            <w:fldChar w:fldCharType="separate"/>
          </w:r>
          <w:ins w:id="105" w:author="Ned Johnson" w:date="2019-05-14T11:37:00Z">
            <w:r>
              <w:rPr>
                <w:noProof/>
                <w:webHidden/>
              </w:rPr>
              <w:t>6</w:t>
            </w:r>
            <w:r>
              <w:rPr>
                <w:noProof/>
                <w:webHidden/>
              </w:rPr>
              <w:fldChar w:fldCharType="end"/>
            </w:r>
            <w:r w:rsidRPr="00532DD2">
              <w:rPr>
                <w:rStyle w:val="Lienhypertexte"/>
                <w:noProof/>
              </w:rPr>
              <w:fldChar w:fldCharType="end"/>
            </w:r>
          </w:ins>
        </w:p>
        <w:p w14:paraId="47BA881F" w14:textId="042D16B5" w:rsidR="00ED4352" w:rsidRDefault="00ED4352">
          <w:pPr>
            <w:pStyle w:val="TM2"/>
            <w:tabs>
              <w:tab w:val="right" w:leader="dot" w:pos="9062"/>
            </w:tabs>
            <w:rPr>
              <w:ins w:id="106" w:author="Ned Johnson" w:date="2019-05-14T11:37:00Z"/>
              <w:rFonts w:eastAsiaTheme="minorEastAsia"/>
              <w:noProof/>
              <w:lang w:eastAsia="fr-FR"/>
            </w:rPr>
          </w:pPr>
          <w:ins w:id="107"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"_Toc8726293"</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Architecting an Enterprise content management Strategy</w:t>
            </w:r>
            <w:r>
              <w:rPr>
                <w:noProof/>
                <w:webHidden/>
              </w:rPr>
              <w:tab/>
            </w:r>
            <w:r>
              <w:rPr>
                <w:noProof/>
                <w:webHidden/>
              </w:rPr>
              <w:fldChar w:fldCharType="begin"/>
            </w:r>
            <w:r>
              <w:rPr>
                <w:noProof/>
                <w:webHidden/>
              </w:rPr>
              <w:instrText xml:space="preserve"> PAGEREF _Toc8726293 \h </w:instrText>
            </w:r>
          </w:ins>
          <w:r>
            <w:rPr>
              <w:noProof/>
              <w:webHidden/>
            </w:rPr>
          </w:r>
          <w:r>
            <w:rPr>
              <w:noProof/>
              <w:webHidden/>
            </w:rPr>
            <w:fldChar w:fldCharType="separate"/>
          </w:r>
          <w:ins w:id="108" w:author="Ned Johnson" w:date="2019-05-14T11:37:00Z">
            <w:r>
              <w:rPr>
                <w:noProof/>
                <w:webHidden/>
              </w:rPr>
              <w:t>7</w:t>
            </w:r>
            <w:r>
              <w:rPr>
                <w:noProof/>
                <w:webHidden/>
              </w:rPr>
              <w:fldChar w:fldCharType="end"/>
            </w:r>
            <w:r w:rsidRPr="00532DD2">
              <w:rPr>
                <w:rStyle w:val="Lienhypertexte"/>
                <w:noProof/>
              </w:rPr>
              <w:fldChar w:fldCharType="end"/>
            </w:r>
          </w:ins>
        </w:p>
        <w:p w14:paraId="5A04E7D9" w14:textId="517786A1" w:rsidR="00ED4352" w:rsidRDefault="00ED4352">
          <w:pPr>
            <w:pStyle w:val="TM3"/>
            <w:tabs>
              <w:tab w:val="right" w:leader="dot" w:pos="9062"/>
            </w:tabs>
            <w:rPr>
              <w:ins w:id="109" w:author="Ned Johnson" w:date="2019-05-14T11:37:00Z"/>
              <w:rFonts w:eastAsiaTheme="minorEastAsia"/>
              <w:noProof/>
              <w:lang w:eastAsia="fr-FR"/>
            </w:rPr>
          </w:pPr>
          <w:ins w:id="110"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"_Toc8726294"</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Present the strategies of a company for the realization of a project</w:t>
            </w:r>
            <w:r>
              <w:rPr>
                <w:noProof/>
                <w:webHidden/>
              </w:rPr>
              <w:tab/>
            </w:r>
            <w:r>
              <w:rPr>
                <w:noProof/>
                <w:webHidden/>
              </w:rPr>
              <w:fldChar w:fldCharType="begin"/>
            </w:r>
            <w:r>
              <w:rPr>
                <w:noProof/>
                <w:webHidden/>
              </w:rPr>
              <w:instrText xml:space="preserve"> PAGEREF _Toc8726294 \h </w:instrText>
            </w:r>
          </w:ins>
          <w:r>
            <w:rPr>
              <w:noProof/>
              <w:webHidden/>
            </w:rPr>
          </w:r>
          <w:r>
            <w:rPr>
              <w:noProof/>
              <w:webHidden/>
            </w:rPr>
            <w:fldChar w:fldCharType="separate"/>
          </w:r>
          <w:ins w:id="111" w:author="Ned Johnson" w:date="2019-05-14T11:37:00Z">
            <w:r>
              <w:rPr>
                <w:noProof/>
                <w:webHidden/>
              </w:rPr>
              <w:t>7</w:t>
            </w:r>
            <w:r>
              <w:rPr>
                <w:noProof/>
                <w:webHidden/>
              </w:rPr>
              <w:fldChar w:fldCharType="end"/>
            </w:r>
            <w:r w:rsidRPr="00532DD2">
              <w:rPr>
                <w:rStyle w:val="Lienhypertexte"/>
                <w:noProof/>
              </w:rPr>
              <w:fldChar w:fldCharType="end"/>
            </w:r>
          </w:ins>
        </w:p>
        <w:p w14:paraId="093F60D4" w14:textId="4C5BD872" w:rsidR="00ED4352" w:rsidRDefault="00ED4352">
          <w:pPr>
            <w:pStyle w:val="TM3"/>
            <w:tabs>
              <w:tab w:val="right" w:leader="dot" w:pos="9062"/>
            </w:tabs>
            <w:rPr>
              <w:ins w:id="112" w:author="Ned Johnson" w:date="2019-05-14T11:37:00Z"/>
              <w:rFonts w:eastAsiaTheme="minorEastAsia"/>
              <w:noProof/>
              <w:lang w:eastAsia="fr-FR"/>
            </w:rPr>
          </w:pPr>
          <w:ins w:id="113"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"_Toc8726295"</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The arrow presents the next instance that will be needed to realise the project.</w:t>
            </w:r>
            <w:r>
              <w:rPr>
                <w:noProof/>
                <w:webHidden/>
              </w:rPr>
              <w:tab/>
            </w:r>
            <w:r>
              <w:rPr>
                <w:noProof/>
                <w:webHidden/>
              </w:rPr>
              <w:fldChar w:fldCharType="begin"/>
            </w:r>
            <w:r>
              <w:rPr>
                <w:noProof/>
                <w:webHidden/>
              </w:rPr>
              <w:instrText xml:space="preserve"> PAGEREF _Toc8726295 \h </w:instrText>
            </w:r>
          </w:ins>
          <w:r>
            <w:rPr>
              <w:noProof/>
              <w:webHidden/>
            </w:rPr>
          </w:r>
          <w:r>
            <w:rPr>
              <w:noProof/>
              <w:webHidden/>
            </w:rPr>
            <w:fldChar w:fldCharType="separate"/>
          </w:r>
          <w:ins w:id="114" w:author="Ned Johnson" w:date="2019-05-14T11:37:00Z">
            <w:r>
              <w:rPr>
                <w:noProof/>
                <w:webHidden/>
              </w:rPr>
              <w:t>7</w:t>
            </w:r>
            <w:r>
              <w:rPr>
                <w:noProof/>
                <w:webHidden/>
              </w:rPr>
              <w:fldChar w:fldCharType="end"/>
            </w:r>
            <w:r w:rsidRPr="00532DD2">
              <w:rPr>
                <w:rStyle w:val="Lienhypertexte"/>
                <w:noProof/>
              </w:rPr>
              <w:fldChar w:fldCharType="end"/>
            </w:r>
          </w:ins>
        </w:p>
        <w:p w14:paraId="5F725531" w14:textId="6850608B" w:rsidR="00ED4352" w:rsidRDefault="00ED4352">
          <w:pPr>
            <w:pStyle w:val="TM3"/>
            <w:tabs>
              <w:tab w:val="right" w:leader="dot" w:pos="9062"/>
            </w:tabs>
            <w:rPr>
              <w:ins w:id="115" w:author="Ned Johnson" w:date="2019-05-14T11:37:00Z"/>
              <w:rFonts w:eastAsiaTheme="minorEastAsia"/>
              <w:noProof/>
              <w:lang w:eastAsia="fr-FR"/>
            </w:rPr>
          </w:pPr>
          <w:ins w:id="116"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"_Toc8726296"</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Advantages</w:t>
            </w:r>
            <w:r>
              <w:rPr>
                <w:noProof/>
                <w:webHidden/>
              </w:rPr>
              <w:tab/>
            </w:r>
            <w:r>
              <w:rPr>
                <w:noProof/>
                <w:webHidden/>
              </w:rPr>
              <w:fldChar w:fldCharType="begin"/>
            </w:r>
            <w:r>
              <w:rPr>
                <w:noProof/>
                <w:webHidden/>
              </w:rPr>
              <w:instrText xml:space="preserve"> PAGEREF _Toc8726296 \h </w:instrText>
            </w:r>
          </w:ins>
          <w:r>
            <w:rPr>
              <w:noProof/>
              <w:webHidden/>
            </w:rPr>
          </w:r>
          <w:r>
            <w:rPr>
              <w:noProof/>
              <w:webHidden/>
            </w:rPr>
            <w:fldChar w:fldCharType="separate"/>
          </w:r>
          <w:ins w:id="117" w:author="Ned Johnson" w:date="2019-05-14T11:37:00Z">
            <w:r>
              <w:rPr>
                <w:noProof/>
                <w:webHidden/>
              </w:rPr>
              <w:t>7</w:t>
            </w:r>
            <w:r>
              <w:rPr>
                <w:noProof/>
                <w:webHidden/>
              </w:rPr>
              <w:fldChar w:fldCharType="end"/>
            </w:r>
            <w:r w:rsidRPr="00532DD2">
              <w:rPr>
                <w:rStyle w:val="Lienhypertexte"/>
                <w:noProof/>
              </w:rPr>
              <w:fldChar w:fldCharType="end"/>
            </w:r>
          </w:ins>
        </w:p>
        <w:p w14:paraId="403B3123" w14:textId="7E480E62" w:rsidR="00ED4352" w:rsidRDefault="00ED4352">
          <w:pPr>
            <w:pStyle w:val="TM3"/>
            <w:tabs>
              <w:tab w:val="right" w:leader="dot" w:pos="9062"/>
            </w:tabs>
            <w:rPr>
              <w:ins w:id="118" w:author="Ned Johnson" w:date="2019-05-14T11:37:00Z"/>
              <w:rFonts w:eastAsiaTheme="minorEastAsia"/>
              <w:noProof/>
              <w:lang w:eastAsia="fr-FR"/>
            </w:rPr>
          </w:pPr>
          <w:ins w:id="119"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"_Toc8726297"</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Drawbacks</w:t>
            </w:r>
            <w:r>
              <w:rPr>
                <w:noProof/>
                <w:webHidden/>
              </w:rPr>
              <w:tab/>
            </w:r>
            <w:r>
              <w:rPr>
                <w:noProof/>
                <w:webHidden/>
              </w:rPr>
              <w:fldChar w:fldCharType="begin"/>
            </w:r>
            <w:r>
              <w:rPr>
                <w:noProof/>
                <w:webHidden/>
              </w:rPr>
              <w:instrText xml:space="preserve"> PAGEREF _Toc8726297 \h </w:instrText>
            </w:r>
          </w:ins>
          <w:r>
            <w:rPr>
              <w:noProof/>
              <w:webHidden/>
            </w:rPr>
          </w:r>
          <w:r>
            <w:rPr>
              <w:noProof/>
              <w:webHidden/>
            </w:rPr>
            <w:fldChar w:fldCharType="separate"/>
          </w:r>
          <w:ins w:id="120" w:author="Ned Johnson" w:date="2019-05-14T11:37:00Z">
            <w:r>
              <w:rPr>
                <w:noProof/>
                <w:webHidden/>
              </w:rPr>
              <w:t>7</w:t>
            </w:r>
            <w:r>
              <w:rPr>
                <w:noProof/>
                <w:webHidden/>
              </w:rPr>
              <w:fldChar w:fldCharType="end"/>
            </w:r>
            <w:r w:rsidRPr="00532DD2">
              <w:rPr>
                <w:rStyle w:val="Lienhypertexte"/>
                <w:noProof/>
              </w:rPr>
              <w:fldChar w:fldCharType="end"/>
            </w:r>
          </w:ins>
        </w:p>
        <w:p w14:paraId="39D8DA9D" w14:textId="0E8BE2BA" w:rsidR="00ED4352" w:rsidRDefault="00ED4352">
          <w:pPr>
            <w:pStyle w:val="TM3"/>
            <w:tabs>
              <w:tab w:val="right" w:leader="dot" w:pos="9062"/>
            </w:tabs>
            <w:rPr>
              <w:ins w:id="121" w:author="Ned Johnson" w:date="2019-05-14T11:37:00Z"/>
              <w:rFonts w:eastAsiaTheme="minorEastAsia"/>
              <w:noProof/>
              <w:lang w:eastAsia="fr-FR"/>
            </w:rPr>
          </w:pPr>
          <w:ins w:id="122"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"_Toc8726298"</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Conclusion:</w:t>
            </w:r>
            <w:r>
              <w:rPr>
                <w:noProof/>
                <w:webHidden/>
              </w:rPr>
              <w:tab/>
            </w:r>
            <w:r>
              <w:rPr>
                <w:noProof/>
                <w:webHidden/>
              </w:rPr>
              <w:fldChar w:fldCharType="begin"/>
            </w:r>
            <w:r>
              <w:rPr>
                <w:noProof/>
                <w:webHidden/>
              </w:rPr>
              <w:instrText xml:space="preserve"> PAGEREF _Toc8726298 \h </w:instrText>
            </w:r>
          </w:ins>
          <w:r>
            <w:rPr>
              <w:noProof/>
              <w:webHidden/>
            </w:rPr>
          </w:r>
          <w:r>
            <w:rPr>
              <w:noProof/>
              <w:webHidden/>
            </w:rPr>
            <w:fldChar w:fldCharType="separate"/>
          </w:r>
          <w:ins w:id="123" w:author="Ned Johnson" w:date="2019-05-14T11:37:00Z">
            <w:r>
              <w:rPr>
                <w:noProof/>
                <w:webHidden/>
              </w:rPr>
              <w:t>7</w:t>
            </w:r>
            <w:r>
              <w:rPr>
                <w:noProof/>
                <w:webHidden/>
              </w:rPr>
              <w:fldChar w:fldCharType="end"/>
            </w:r>
            <w:r w:rsidRPr="00532DD2">
              <w:rPr>
                <w:rStyle w:val="Lienhypertexte"/>
                <w:noProof/>
              </w:rPr>
              <w:fldChar w:fldCharType="end"/>
            </w:r>
          </w:ins>
        </w:p>
        <w:p w14:paraId="757654F3" w14:textId="77777777" w:rsidR="00ED4352" w:rsidRDefault="00ED4352">
          <w:pPr>
            <w:rPr>
              <w:ins w:id="124" w:author="Ned Johnson" w:date="2019-05-14T11:38:00Z"/>
              <w:rStyle w:val="Lienhypertexte"/>
              <w:noProof/>
            </w:rPr>
          </w:pPr>
          <w:ins w:id="125" w:author="Ned Johnson" w:date="2019-05-14T11:38:00Z">
            <w:r>
              <w:rPr>
                <w:rStyle w:val="Lienhypertexte"/>
                <w:noProof/>
              </w:rPr>
              <w:br w:type="page"/>
            </w:r>
          </w:ins>
        </w:p>
        <w:p w14:paraId="4F479D24" w14:textId="3EA5B0A4" w:rsidR="00ED4352" w:rsidRDefault="00ED4352">
          <w:pPr>
            <w:pStyle w:val="TM2"/>
            <w:tabs>
              <w:tab w:val="right" w:leader="dot" w:pos="9062"/>
            </w:tabs>
            <w:rPr>
              <w:ins w:id="126" w:author="Ned Johnson" w:date="2019-05-14T11:37:00Z"/>
              <w:rFonts w:eastAsiaTheme="minorEastAsia"/>
              <w:noProof/>
              <w:lang w:eastAsia="fr-FR"/>
            </w:rPr>
          </w:pPr>
          <w:ins w:id="127" w:author="Ned Johnson" w:date="2019-05-14T11:37:00Z">
            <w:r w:rsidRPr="00532DD2">
              <w:rPr>
                <w:rStyle w:val="Lienhypertexte"/>
                <w:noProof/>
              </w:rPr>
              <w:lastRenderedPageBreak/>
              <w:fldChar w:fldCharType="begin"/>
            </w:r>
            <w:r w:rsidRPr="00532DD2">
              <w:rPr>
                <w:rStyle w:val="Lienhypertexte"/>
                <w:noProof/>
              </w:rPr>
              <w:instrText xml:space="preserve"> </w:instrText>
            </w:r>
            <w:r>
              <w:rPr>
                <w:noProof/>
              </w:rPr>
              <w:instrText>HYPERLINK \l "_Toc8726299"</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Functional Classification Taxonomies</w:t>
            </w:r>
            <w:r>
              <w:rPr>
                <w:noProof/>
                <w:webHidden/>
              </w:rPr>
              <w:tab/>
            </w:r>
            <w:r>
              <w:rPr>
                <w:noProof/>
                <w:webHidden/>
              </w:rPr>
              <w:fldChar w:fldCharType="begin"/>
            </w:r>
            <w:r>
              <w:rPr>
                <w:noProof/>
                <w:webHidden/>
              </w:rPr>
              <w:instrText xml:space="preserve"> PAGEREF _Toc8726299 \h </w:instrText>
            </w:r>
          </w:ins>
          <w:r>
            <w:rPr>
              <w:noProof/>
              <w:webHidden/>
            </w:rPr>
          </w:r>
          <w:r>
            <w:rPr>
              <w:noProof/>
              <w:webHidden/>
            </w:rPr>
            <w:fldChar w:fldCharType="separate"/>
          </w:r>
          <w:ins w:id="128" w:author="Ned Johnson" w:date="2019-05-14T11:37:00Z">
            <w:r>
              <w:rPr>
                <w:noProof/>
                <w:webHidden/>
              </w:rPr>
              <w:t>8</w:t>
            </w:r>
            <w:r>
              <w:rPr>
                <w:noProof/>
                <w:webHidden/>
              </w:rPr>
              <w:fldChar w:fldCharType="end"/>
            </w:r>
            <w:r w:rsidRPr="00532DD2">
              <w:rPr>
                <w:rStyle w:val="Lienhypertexte"/>
                <w:noProof/>
              </w:rPr>
              <w:fldChar w:fldCharType="end"/>
            </w:r>
          </w:ins>
        </w:p>
        <w:p w14:paraId="09643B55" w14:textId="44397347" w:rsidR="00ED4352" w:rsidRDefault="00ED4352">
          <w:pPr>
            <w:pStyle w:val="TM3"/>
            <w:tabs>
              <w:tab w:val="right" w:leader="dot" w:pos="9062"/>
            </w:tabs>
            <w:rPr>
              <w:ins w:id="129" w:author="Ned Johnson" w:date="2019-05-14T11:37:00Z"/>
              <w:rFonts w:eastAsiaTheme="minorEastAsia"/>
              <w:noProof/>
              <w:lang w:eastAsia="fr-FR"/>
            </w:rPr>
          </w:pPr>
          <w:ins w:id="130"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"_Toc8726300"</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Advantages</w:t>
            </w:r>
            <w:r>
              <w:rPr>
                <w:noProof/>
                <w:webHidden/>
              </w:rPr>
              <w:tab/>
            </w:r>
            <w:r>
              <w:rPr>
                <w:noProof/>
                <w:webHidden/>
              </w:rPr>
              <w:fldChar w:fldCharType="begin"/>
            </w:r>
            <w:r>
              <w:rPr>
                <w:noProof/>
                <w:webHidden/>
              </w:rPr>
              <w:instrText xml:space="preserve"> PAGEREF _Toc8726300 \h </w:instrText>
            </w:r>
          </w:ins>
          <w:r>
            <w:rPr>
              <w:noProof/>
              <w:webHidden/>
            </w:rPr>
          </w:r>
          <w:r>
            <w:rPr>
              <w:noProof/>
              <w:webHidden/>
            </w:rPr>
            <w:fldChar w:fldCharType="separate"/>
          </w:r>
          <w:ins w:id="131" w:author="Ned Johnson" w:date="2019-05-14T11:37:00Z">
            <w:r>
              <w:rPr>
                <w:noProof/>
                <w:webHidden/>
              </w:rPr>
              <w:t>8</w:t>
            </w:r>
            <w:r>
              <w:rPr>
                <w:noProof/>
                <w:webHidden/>
              </w:rPr>
              <w:fldChar w:fldCharType="end"/>
            </w:r>
            <w:r w:rsidRPr="00532DD2">
              <w:rPr>
                <w:rStyle w:val="Lienhypertexte"/>
                <w:noProof/>
              </w:rPr>
              <w:fldChar w:fldCharType="end"/>
            </w:r>
          </w:ins>
        </w:p>
        <w:p w14:paraId="6544E9C5" w14:textId="2B76C10A" w:rsidR="00ED4352" w:rsidRDefault="00ED4352">
          <w:pPr>
            <w:pStyle w:val="TM3"/>
            <w:tabs>
              <w:tab w:val="right" w:leader="dot" w:pos="9062"/>
            </w:tabs>
            <w:rPr>
              <w:ins w:id="132" w:author="Ned Johnson" w:date="2019-05-14T11:37:00Z"/>
              <w:rFonts w:eastAsiaTheme="minorEastAsia"/>
              <w:noProof/>
              <w:lang w:eastAsia="fr-FR"/>
            </w:rPr>
          </w:pPr>
          <w:ins w:id="133"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"_Toc8726301"</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Drawbacks</w:t>
            </w:r>
            <w:r>
              <w:rPr>
                <w:noProof/>
                <w:webHidden/>
              </w:rPr>
              <w:tab/>
            </w:r>
            <w:r>
              <w:rPr>
                <w:noProof/>
                <w:webHidden/>
              </w:rPr>
              <w:fldChar w:fldCharType="begin"/>
            </w:r>
            <w:r>
              <w:rPr>
                <w:noProof/>
                <w:webHidden/>
              </w:rPr>
              <w:instrText xml:space="preserve"> PAGEREF _Toc8726301 \h </w:instrText>
            </w:r>
          </w:ins>
          <w:r>
            <w:rPr>
              <w:noProof/>
              <w:webHidden/>
            </w:rPr>
          </w:r>
          <w:r>
            <w:rPr>
              <w:noProof/>
              <w:webHidden/>
            </w:rPr>
            <w:fldChar w:fldCharType="separate"/>
          </w:r>
          <w:ins w:id="134" w:author="Ned Johnson" w:date="2019-05-14T11:37:00Z">
            <w:r>
              <w:rPr>
                <w:noProof/>
                <w:webHidden/>
              </w:rPr>
              <w:t>8</w:t>
            </w:r>
            <w:r>
              <w:rPr>
                <w:noProof/>
                <w:webHidden/>
              </w:rPr>
              <w:fldChar w:fldCharType="end"/>
            </w:r>
            <w:r w:rsidRPr="00532DD2">
              <w:rPr>
                <w:rStyle w:val="Lienhypertexte"/>
                <w:noProof/>
              </w:rPr>
              <w:fldChar w:fldCharType="end"/>
            </w:r>
          </w:ins>
        </w:p>
        <w:p w14:paraId="1FC905C2" w14:textId="3FC2B63D" w:rsidR="00ED4352" w:rsidRDefault="00ED4352">
          <w:pPr>
            <w:pStyle w:val="TM3"/>
            <w:tabs>
              <w:tab w:val="right" w:leader="dot" w:pos="9062"/>
            </w:tabs>
            <w:rPr>
              <w:ins w:id="135" w:author="Ned Johnson" w:date="2019-05-14T11:37:00Z"/>
              <w:rFonts w:eastAsiaTheme="minorEastAsia"/>
              <w:noProof/>
              <w:lang w:eastAsia="fr-FR"/>
            </w:rPr>
          </w:pPr>
          <w:ins w:id="136"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"_Toc8726302"</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Conclusion:</w:t>
            </w:r>
            <w:r>
              <w:rPr>
                <w:noProof/>
                <w:webHidden/>
              </w:rPr>
              <w:tab/>
            </w:r>
            <w:r>
              <w:rPr>
                <w:noProof/>
                <w:webHidden/>
              </w:rPr>
              <w:fldChar w:fldCharType="begin"/>
            </w:r>
            <w:r>
              <w:rPr>
                <w:noProof/>
                <w:webHidden/>
              </w:rPr>
              <w:instrText xml:space="preserve"> PAGEREF _Toc8726302 \h </w:instrText>
            </w:r>
          </w:ins>
          <w:r>
            <w:rPr>
              <w:noProof/>
              <w:webHidden/>
            </w:rPr>
          </w:r>
          <w:r>
            <w:rPr>
              <w:noProof/>
              <w:webHidden/>
            </w:rPr>
            <w:fldChar w:fldCharType="separate"/>
          </w:r>
          <w:ins w:id="137" w:author="Ned Johnson" w:date="2019-05-14T11:37:00Z">
            <w:r>
              <w:rPr>
                <w:noProof/>
                <w:webHidden/>
              </w:rPr>
              <w:t>8</w:t>
            </w:r>
            <w:r>
              <w:rPr>
                <w:noProof/>
                <w:webHidden/>
              </w:rPr>
              <w:fldChar w:fldCharType="end"/>
            </w:r>
            <w:r w:rsidRPr="00532DD2">
              <w:rPr>
                <w:rStyle w:val="Lienhypertexte"/>
                <w:noProof/>
              </w:rPr>
              <w:fldChar w:fldCharType="end"/>
            </w:r>
          </w:ins>
        </w:p>
        <w:p w14:paraId="7DEE991F" w14:textId="1F03B3CF" w:rsidR="00ED4352" w:rsidRDefault="00ED4352">
          <w:pPr>
            <w:pStyle w:val="TM2"/>
            <w:tabs>
              <w:tab w:val="right" w:leader="dot" w:pos="9062"/>
            </w:tabs>
            <w:rPr>
              <w:ins w:id="138" w:author="Ned Johnson" w:date="2019-05-14T11:37:00Z"/>
              <w:rFonts w:eastAsiaTheme="minorEastAsia"/>
              <w:noProof/>
              <w:lang w:eastAsia="fr-FR"/>
            </w:rPr>
          </w:pPr>
          <w:ins w:id="139"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"_Toc8726303"</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Sector Taxonomy and definitions</w:t>
            </w:r>
            <w:r>
              <w:rPr>
                <w:noProof/>
                <w:webHidden/>
              </w:rPr>
              <w:tab/>
            </w:r>
            <w:r>
              <w:rPr>
                <w:noProof/>
                <w:webHidden/>
              </w:rPr>
              <w:fldChar w:fldCharType="begin"/>
            </w:r>
            <w:r>
              <w:rPr>
                <w:noProof/>
                <w:webHidden/>
              </w:rPr>
              <w:instrText xml:space="preserve"> PAGEREF _Toc8726303 \h </w:instrText>
            </w:r>
          </w:ins>
          <w:r>
            <w:rPr>
              <w:noProof/>
              <w:webHidden/>
            </w:rPr>
          </w:r>
          <w:r>
            <w:rPr>
              <w:noProof/>
              <w:webHidden/>
            </w:rPr>
            <w:fldChar w:fldCharType="separate"/>
          </w:r>
          <w:ins w:id="140" w:author="Ned Johnson" w:date="2019-05-14T11:37:00Z">
            <w:r>
              <w:rPr>
                <w:noProof/>
                <w:webHidden/>
              </w:rPr>
              <w:t>9</w:t>
            </w:r>
            <w:r>
              <w:rPr>
                <w:noProof/>
                <w:webHidden/>
              </w:rPr>
              <w:fldChar w:fldCharType="end"/>
            </w:r>
            <w:r w:rsidRPr="00532DD2">
              <w:rPr>
                <w:rStyle w:val="Lienhypertexte"/>
                <w:noProof/>
              </w:rPr>
              <w:fldChar w:fldCharType="end"/>
            </w:r>
          </w:ins>
        </w:p>
        <w:p w14:paraId="45753C90" w14:textId="4E765B28" w:rsidR="00ED4352" w:rsidRDefault="00ED4352">
          <w:pPr>
            <w:pStyle w:val="TM3"/>
            <w:tabs>
              <w:tab w:val="right" w:leader="dot" w:pos="9062"/>
            </w:tabs>
            <w:rPr>
              <w:ins w:id="141" w:author="Ned Johnson" w:date="2019-05-14T11:37:00Z"/>
              <w:rFonts w:eastAsiaTheme="minorEastAsia"/>
              <w:noProof/>
              <w:lang w:eastAsia="fr-FR"/>
            </w:rPr>
          </w:pPr>
          <w:ins w:id="142"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"_Toc8726304"</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Advantages</w:t>
            </w:r>
            <w:r>
              <w:rPr>
                <w:noProof/>
                <w:webHidden/>
              </w:rPr>
              <w:tab/>
            </w:r>
            <w:r>
              <w:rPr>
                <w:noProof/>
                <w:webHidden/>
              </w:rPr>
              <w:fldChar w:fldCharType="begin"/>
            </w:r>
            <w:r>
              <w:rPr>
                <w:noProof/>
                <w:webHidden/>
              </w:rPr>
              <w:instrText xml:space="preserve"> PAGEREF _Toc8726304 \h </w:instrText>
            </w:r>
          </w:ins>
          <w:r>
            <w:rPr>
              <w:noProof/>
              <w:webHidden/>
            </w:rPr>
          </w:r>
          <w:r>
            <w:rPr>
              <w:noProof/>
              <w:webHidden/>
            </w:rPr>
            <w:fldChar w:fldCharType="separate"/>
          </w:r>
          <w:ins w:id="143" w:author="Ned Johnson" w:date="2019-05-14T11:37:00Z">
            <w:r>
              <w:rPr>
                <w:noProof/>
                <w:webHidden/>
              </w:rPr>
              <w:t>9</w:t>
            </w:r>
            <w:r>
              <w:rPr>
                <w:noProof/>
                <w:webHidden/>
              </w:rPr>
              <w:fldChar w:fldCharType="end"/>
            </w:r>
            <w:r w:rsidRPr="00532DD2">
              <w:rPr>
                <w:rStyle w:val="Lienhypertexte"/>
                <w:noProof/>
              </w:rPr>
              <w:fldChar w:fldCharType="end"/>
            </w:r>
          </w:ins>
        </w:p>
        <w:p w14:paraId="3DA1355B" w14:textId="0E82234C" w:rsidR="00ED4352" w:rsidRDefault="00ED4352">
          <w:pPr>
            <w:pStyle w:val="TM3"/>
            <w:tabs>
              <w:tab w:val="right" w:leader="dot" w:pos="9062"/>
            </w:tabs>
            <w:rPr>
              <w:ins w:id="144" w:author="Ned Johnson" w:date="2019-05-14T11:37:00Z"/>
              <w:rFonts w:eastAsiaTheme="minorEastAsia"/>
              <w:noProof/>
              <w:lang w:eastAsia="fr-FR"/>
            </w:rPr>
          </w:pPr>
          <w:ins w:id="145"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"_Toc8726305"</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Drawbacks</w:t>
            </w:r>
            <w:r>
              <w:rPr>
                <w:noProof/>
                <w:webHidden/>
              </w:rPr>
              <w:tab/>
            </w:r>
            <w:r>
              <w:rPr>
                <w:noProof/>
                <w:webHidden/>
              </w:rPr>
              <w:fldChar w:fldCharType="begin"/>
            </w:r>
            <w:r>
              <w:rPr>
                <w:noProof/>
                <w:webHidden/>
              </w:rPr>
              <w:instrText xml:space="preserve"> PAGEREF _Toc8726305 \h </w:instrText>
            </w:r>
          </w:ins>
          <w:r>
            <w:rPr>
              <w:noProof/>
              <w:webHidden/>
            </w:rPr>
          </w:r>
          <w:r>
            <w:rPr>
              <w:noProof/>
              <w:webHidden/>
            </w:rPr>
            <w:fldChar w:fldCharType="separate"/>
          </w:r>
          <w:ins w:id="146" w:author="Ned Johnson" w:date="2019-05-14T11:37:00Z">
            <w:r>
              <w:rPr>
                <w:noProof/>
                <w:webHidden/>
              </w:rPr>
              <w:t>9</w:t>
            </w:r>
            <w:r>
              <w:rPr>
                <w:noProof/>
                <w:webHidden/>
              </w:rPr>
              <w:fldChar w:fldCharType="end"/>
            </w:r>
            <w:r w:rsidRPr="00532DD2">
              <w:rPr>
                <w:rStyle w:val="Lienhypertexte"/>
                <w:noProof/>
              </w:rPr>
              <w:fldChar w:fldCharType="end"/>
            </w:r>
          </w:ins>
        </w:p>
        <w:p w14:paraId="6C88C41D" w14:textId="70A089CD" w:rsidR="00ED4352" w:rsidRDefault="00ED4352">
          <w:pPr>
            <w:pStyle w:val="TM3"/>
            <w:tabs>
              <w:tab w:val="right" w:leader="dot" w:pos="9062"/>
            </w:tabs>
            <w:rPr>
              <w:ins w:id="147" w:author="Ned Johnson" w:date="2019-05-14T11:37:00Z"/>
              <w:rFonts w:eastAsiaTheme="minorEastAsia"/>
              <w:noProof/>
              <w:lang w:eastAsia="fr-FR"/>
            </w:rPr>
          </w:pPr>
          <w:ins w:id="148"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"_Toc8726306"</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Conclusion:</w:t>
            </w:r>
            <w:r>
              <w:rPr>
                <w:noProof/>
                <w:webHidden/>
              </w:rPr>
              <w:tab/>
            </w:r>
            <w:r>
              <w:rPr>
                <w:noProof/>
                <w:webHidden/>
              </w:rPr>
              <w:fldChar w:fldCharType="begin"/>
            </w:r>
            <w:r>
              <w:rPr>
                <w:noProof/>
                <w:webHidden/>
              </w:rPr>
              <w:instrText xml:space="preserve"> PAGEREF _Toc8726306 \h </w:instrText>
            </w:r>
          </w:ins>
          <w:r>
            <w:rPr>
              <w:noProof/>
              <w:webHidden/>
            </w:rPr>
          </w:r>
          <w:r>
            <w:rPr>
              <w:noProof/>
              <w:webHidden/>
            </w:rPr>
            <w:fldChar w:fldCharType="separate"/>
          </w:r>
          <w:ins w:id="149" w:author="Ned Johnson" w:date="2019-05-14T11:37:00Z">
            <w:r>
              <w:rPr>
                <w:noProof/>
                <w:webHidden/>
              </w:rPr>
              <w:t>9</w:t>
            </w:r>
            <w:r>
              <w:rPr>
                <w:noProof/>
                <w:webHidden/>
              </w:rPr>
              <w:fldChar w:fldCharType="end"/>
            </w:r>
            <w:r w:rsidRPr="00532DD2">
              <w:rPr>
                <w:rStyle w:val="Lienhypertexte"/>
                <w:noProof/>
              </w:rPr>
              <w:fldChar w:fldCharType="end"/>
            </w:r>
          </w:ins>
        </w:p>
        <w:p w14:paraId="55D8877E" w14:textId="132335DB" w:rsidR="00ED4352" w:rsidRDefault="00ED4352">
          <w:pPr>
            <w:pStyle w:val="TM2"/>
            <w:tabs>
              <w:tab w:val="right" w:leader="dot" w:pos="9062"/>
            </w:tabs>
            <w:rPr>
              <w:ins w:id="150" w:author="Ned Johnson" w:date="2019-05-14T11:37:00Z"/>
              <w:rFonts w:eastAsiaTheme="minorEastAsia"/>
              <w:noProof/>
              <w:lang w:eastAsia="fr-FR"/>
            </w:rPr>
          </w:pPr>
          <w:ins w:id="151"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"_Toc8726307"</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Taxonomy code mapping / professional providers</w:t>
            </w:r>
            <w:r>
              <w:rPr>
                <w:noProof/>
                <w:webHidden/>
              </w:rPr>
              <w:tab/>
            </w:r>
            <w:r>
              <w:rPr>
                <w:noProof/>
                <w:webHidden/>
              </w:rPr>
              <w:fldChar w:fldCharType="begin"/>
            </w:r>
            <w:r>
              <w:rPr>
                <w:noProof/>
                <w:webHidden/>
              </w:rPr>
              <w:instrText xml:space="preserve"> PAGEREF _Toc8726307 \h </w:instrText>
            </w:r>
          </w:ins>
          <w:r>
            <w:rPr>
              <w:noProof/>
              <w:webHidden/>
            </w:rPr>
          </w:r>
          <w:r>
            <w:rPr>
              <w:noProof/>
              <w:webHidden/>
            </w:rPr>
            <w:fldChar w:fldCharType="separate"/>
          </w:r>
          <w:ins w:id="152" w:author="Ned Johnson" w:date="2019-05-14T11:37:00Z">
            <w:r>
              <w:rPr>
                <w:noProof/>
                <w:webHidden/>
              </w:rPr>
              <w:t>9</w:t>
            </w:r>
            <w:r>
              <w:rPr>
                <w:noProof/>
                <w:webHidden/>
              </w:rPr>
              <w:fldChar w:fldCharType="end"/>
            </w:r>
            <w:r w:rsidRPr="00532DD2">
              <w:rPr>
                <w:rStyle w:val="Lienhypertexte"/>
                <w:noProof/>
              </w:rPr>
              <w:fldChar w:fldCharType="end"/>
            </w:r>
          </w:ins>
        </w:p>
        <w:p w14:paraId="6ED2C975" w14:textId="1BC3A6C5" w:rsidR="00ED4352" w:rsidRDefault="00ED4352">
          <w:pPr>
            <w:pStyle w:val="TM2"/>
            <w:tabs>
              <w:tab w:val="right" w:leader="dot" w:pos="9062"/>
            </w:tabs>
            <w:rPr>
              <w:ins w:id="153" w:author="Ned Johnson" w:date="2019-05-14T11:37:00Z"/>
              <w:rFonts w:eastAsiaTheme="minorEastAsia"/>
              <w:noProof/>
              <w:lang w:eastAsia="fr-FR"/>
            </w:rPr>
          </w:pPr>
          <w:ins w:id="154"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"_Toc8726308"</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ICB Version 2: IPMA Competence Baseline</w:t>
            </w:r>
            <w:r>
              <w:rPr>
                <w:noProof/>
                <w:webHidden/>
              </w:rPr>
              <w:tab/>
            </w:r>
            <w:r>
              <w:rPr>
                <w:noProof/>
                <w:webHidden/>
              </w:rPr>
              <w:fldChar w:fldCharType="begin"/>
            </w:r>
            <w:r>
              <w:rPr>
                <w:noProof/>
                <w:webHidden/>
              </w:rPr>
              <w:instrText xml:space="preserve"> PAGEREF _Toc8726308 \h </w:instrText>
            </w:r>
          </w:ins>
          <w:r>
            <w:rPr>
              <w:noProof/>
              <w:webHidden/>
            </w:rPr>
          </w:r>
          <w:r>
            <w:rPr>
              <w:noProof/>
              <w:webHidden/>
            </w:rPr>
            <w:fldChar w:fldCharType="separate"/>
          </w:r>
          <w:ins w:id="155" w:author="Ned Johnson" w:date="2019-05-14T11:37:00Z">
            <w:r>
              <w:rPr>
                <w:noProof/>
                <w:webHidden/>
              </w:rPr>
              <w:t>10</w:t>
            </w:r>
            <w:r>
              <w:rPr>
                <w:noProof/>
                <w:webHidden/>
              </w:rPr>
              <w:fldChar w:fldCharType="end"/>
            </w:r>
            <w:r w:rsidRPr="00532DD2">
              <w:rPr>
                <w:rStyle w:val="Lienhypertexte"/>
                <w:noProof/>
              </w:rPr>
              <w:fldChar w:fldCharType="end"/>
            </w:r>
          </w:ins>
        </w:p>
        <w:p w14:paraId="278781CB" w14:textId="67308605" w:rsidR="00ED4352" w:rsidRDefault="00ED4352">
          <w:pPr>
            <w:pStyle w:val="TM3"/>
            <w:tabs>
              <w:tab w:val="right" w:leader="dot" w:pos="9062"/>
            </w:tabs>
            <w:rPr>
              <w:ins w:id="156" w:author="Ned Johnson" w:date="2019-05-14T11:37:00Z"/>
              <w:rFonts w:eastAsiaTheme="minorEastAsia"/>
              <w:noProof/>
              <w:lang w:eastAsia="fr-FR"/>
            </w:rPr>
          </w:pPr>
          <w:ins w:id="157"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"_Toc8726309"</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Advantages</w:t>
            </w:r>
            <w:r>
              <w:rPr>
                <w:noProof/>
                <w:webHidden/>
              </w:rPr>
              <w:tab/>
            </w:r>
            <w:r>
              <w:rPr>
                <w:noProof/>
                <w:webHidden/>
              </w:rPr>
              <w:fldChar w:fldCharType="begin"/>
            </w:r>
            <w:r>
              <w:rPr>
                <w:noProof/>
                <w:webHidden/>
              </w:rPr>
              <w:instrText xml:space="preserve"> PAGEREF _Toc8726309 \h </w:instrText>
            </w:r>
          </w:ins>
          <w:r>
            <w:rPr>
              <w:noProof/>
              <w:webHidden/>
            </w:rPr>
          </w:r>
          <w:r>
            <w:rPr>
              <w:noProof/>
              <w:webHidden/>
            </w:rPr>
            <w:fldChar w:fldCharType="separate"/>
          </w:r>
          <w:ins w:id="158" w:author="Ned Johnson" w:date="2019-05-14T11:37:00Z">
            <w:r>
              <w:rPr>
                <w:noProof/>
                <w:webHidden/>
              </w:rPr>
              <w:t>10</w:t>
            </w:r>
            <w:r>
              <w:rPr>
                <w:noProof/>
                <w:webHidden/>
              </w:rPr>
              <w:fldChar w:fldCharType="end"/>
            </w:r>
            <w:r w:rsidRPr="00532DD2">
              <w:rPr>
                <w:rStyle w:val="Lienhypertexte"/>
                <w:noProof/>
              </w:rPr>
              <w:fldChar w:fldCharType="end"/>
            </w:r>
          </w:ins>
        </w:p>
        <w:p w14:paraId="148B1EFE" w14:textId="717F578A" w:rsidR="00ED4352" w:rsidRDefault="00ED4352">
          <w:pPr>
            <w:pStyle w:val="TM3"/>
            <w:tabs>
              <w:tab w:val="right" w:leader="dot" w:pos="9062"/>
            </w:tabs>
            <w:rPr>
              <w:ins w:id="159" w:author="Ned Johnson" w:date="2019-05-14T11:37:00Z"/>
              <w:rFonts w:eastAsiaTheme="minorEastAsia"/>
              <w:noProof/>
              <w:lang w:eastAsia="fr-FR"/>
            </w:rPr>
          </w:pPr>
          <w:ins w:id="160"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"_Toc8726310"</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Drawbacks</w:t>
            </w:r>
            <w:r>
              <w:rPr>
                <w:noProof/>
                <w:webHidden/>
              </w:rPr>
              <w:tab/>
            </w:r>
            <w:r>
              <w:rPr>
                <w:noProof/>
                <w:webHidden/>
              </w:rPr>
              <w:fldChar w:fldCharType="begin"/>
            </w:r>
            <w:r>
              <w:rPr>
                <w:noProof/>
                <w:webHidden/>
              </w:rPr>
              <w:instrText xml:space="preserve"> PAGEREF _Toc8726310 \h </w:instrText>
            </w:r>
          </w:ins>
          <w:r>
            <w:rPr>
              <w:noProof/>
              <w:webHidden/>
            </w:rPr>
          </w:r>
          <w:r>
            <w:rPr>
              <w:noProof/>
              <w:webHidden/>
            </w:rPr>
            <w:fldChar w:fldCharType="separate"/>
          </w:r>
          <w:ins w:id="161" w:author="Ned Johnson" w:date="2019-05-14T11:37:00Z">
            <w:r>
              <w:rPr>
                <w:noProof/>
                <w:webHidden/>
              </w:rPr>
              <w:t>10</w:t>
            </w:r>
            <w:r>
              <w:rPr>
                <w:noProof/>
                <w:webHidden/>
              </w:rPr>
              <w:fldChar w:fldCharType="end"/>
            </w:r>
            <w:r w:rsidRPr="00532DD2">
              <w:rPr>
                <w:rStyle w:val="Lienhypertexte"/>
                <w:noProof/>
              </w:rPr>
              <w:fldChar w:fldCharType="end"/>
            </w:r>
          </w:ins>
        </w:p>
        <w:p w14:paraId="3830AC5F" w14:textId="0C294FB4" w:rsidR="00ED4352" w:rsidRDefault="00ED4352">
          <w:pPr>
            <w:pStyle w:val="TM3"/>
            <w:tabs>
              <w:tab w:val="right" w:leader="dot" w:pos="9062"/>
            </w:tabs>
            <w:rPr>
              <w:ins w:id="162" w:author="Ned Johnson" w:date="2019-05-14T11:37:00Z"/>
              <w:rFonts w:eastAsiaTheme="minorEastAsia"/>
              <w:noProof/>
              <w:lang w:eastAsia="fr-FR"/>
            </w:rPr>
          </w:pPr>
          <w:ins w:id="163"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"_Toc8726311"</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Conclusion:</w:t>
            </w:r>
            <w:r>
              <w:rPr>
                <w:noProof/>
                <w:webHidden/>
              </w:rPr>
              <w:tab/>
            </w:r>
            <w:r>
              <w:rPr>
                <w:noProof/>
                <w:webHidden/>
              </w:rPr>
              <w:fldChar w:fldCharType="begin"/>
            </w:r>
            <w:r>
              <w:rPr>
                <w:noProof/>
                <w:webHidden/>
              </w:rPr>
              <w:instrText xml:space="preserve"> PAGEREF _Toc8726311 \h </w:instrText>
            </w:r>
          </w:ins>
          <w:r>
            <w:rPr>
              <w:noProof/>
              <w:webHidden/>
            </w:rPr>
          </w:r>
          <w:r>
            <w:rPr>
              <w:noProof/>
              <w:webHidden/>
            </w:rPr>
            <w:fldChar w:fldCharType="separate"/>
          </w:r>
          <w:ins w:id="164" w:author="Ned Johnson" w:date="2019-05-14T11:37:00Z">
            <w:r>
              <w:rPr>
                <w:noProof/>
                <w:webHidden/>
              </w:rPr>
              <w:t>10</w:t>
            </w:r>
            <w:r>
              <w:rPr>
                <w:noProof/>
                <w:webHidden/>
              </w:rPr>
              <w:fldChar w:fldCharType="end"/>
            </w:r>
            <w:r w:rsidRPr="00532DD2">
              <w:rPr>
                <w:rStyle w:val="Lienhypertexte"/>
                <w:noProof/>
              </w:rPr>
              <w:fldChar w:fldCharType="end"/>
            </w:r>
          </w:ins>
        </w:p>
        <w:p w14:paraId="3E5197E5" w14:textId="1CBF6B4C" w:rsidR="00ED4352" w:rsidRDefault="00ED4352">
          <w:pPr>
            <w:pStyle w:val="TM2"/>
            <w:tabs>
              <w:tab w:val="right" w:leader="dot" w:pos="9062"/>
            </w:tabs>
            <w:rPr>
              <w:ins w:id="165" w:author="Ned Johnson" w:date="2019-05-14T11:37:00Z"/>
              <w:rFonts w:eastAsiaTheme="minorEastAsia"/>
              <w:noProof/>
              <w:lang w:eastAsia="fr-FR"/>
            </w:rPr>
          </w:pPr>
          <w:ins w:id="166"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"_Toc8726312"</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GEA-NZ: Government Enterprise Architecture New-Zealand</w:t>
            </w:r>
            <w:r>
              <w:rPr>
                <w:noProof/>
                <w:webHidden/>
              </w:rPr>
              <w:tab/>
            </w:r>
            <w:r>
              <w:rPr>
                <w:noProof/>
                <w:webHidden/>
              </w:rPr>
              <w:fldChar w:fldCharType="begin"/>
            </w:r>
            <w:r>
              <w:rPr>
                <w:noProof/>
                <w:webHidden/>
              </w:rPr>
              <w:instrText xml:space="preserve"> PAGEREF _Toc8726312 \h </w:instrText>
            </w:r>
          </w:ins>
          <w:r>
            <w:rPr>
              <w:noProof/>
              <w:webHidden/>
            </w:rPr>
          </w:r>
          <w:r>
            <w:rPr>
              <w:noProof/>
              <w:webHidden/>
            </w:rPr>
            <w:fldChar w:fldCharType="separate"/>
          </w:r>
          <w:ins w:id="167" w:author="Ned Johnson" w:date="2019-05-14T11:37:00Z">
            <w:r>
              <w:rPr>
                <w:noProof/>
                <w:webHidden/>
              </w:rPr>
              <w:t>11</w:t>
            </w:r>
            <w:r>
              <w:rPr>
                <w:noProof/>
                <w:webHidden/>
              </w:rPr>
              <w:fldChar w:fldCharType="end"/>
            </w:r>
            <w:r w:rsidRPr="00532DD2">
              <w:rPr>
                <w:rStyle w:val="Lienhypertexte"/>
                <w:noProof/>
              </w:rPr>
              <w:fldChar w:fldCharType="end"/>
            </w:r>
          </w:ins>
        </w:p>
        <w:p w14:paraId="5B3D0ECC" w14:textId="490B1557" w:rsidR="00ED4352" w:rsidRDefault="00ED4352">
          <w:pPr>
            <w:pStyle w:val="TM3"/>
            <w:tabs>
              <w:tab w:val="right" w:leader="dot" w:pos="9062"/>
            </w:tabs>
            <w:rPr>
              <w:ins w:id="168" w:author="Ned Johnson" w:date="2019-05-14T11:37:00Z"/>
              <w:rFonts w:eastAsiaTheme="minorEastAsia"/>
              <w:noProof/>
              <w:lang w:eastAsia="fr-FR"/>
            </w:rPr>
          </w:pPr>
          <w:ins w:id="169"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"_Toc8726313"</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Description of the main branch</w:t>
            </w:r>
            <w:r>
              <w:rPr>
                <w:noProof/>
                <w:webHidden/>
              </w:rPr>
              <w:tab/>
            </w:r>
            <w:r>
              <w:rPr>
                <w:noProof/>
                <w:webHidden/>
              </w:rPr>
              <w:fldChar w:fldCharType="begin"/>
            </w:r>
            <w:r>
              <w:rPr>
                <w:noProof/>
                <w:webHidden/>
              </w:rPr>
              <w:instrText xml:space="preserve"> PAGEREF _Toc8726313 \h </w:instrText>
            </w:r>
          </w:ins>
          <w:r>
            <w:rPr>
              <w:noProof/>
              <w:webHidden/>
            </w:rPr>
          </w:r>
          <w:r>
            <w:rPr>
              <w:noProof/>
              <w:webHidden/>
            </w:rPr>
            <w:fldChar w:fldCharType="separate"/>
          </w:r>
          <w:ins w:id="170" w:author="Ned Johnson" w:date="2019-05-14T11:37:00Z">
            <w:r>
              <w:rPr>
                <w:noProof/>
                <w:webHidden/>
              </w:rPr>
              <w:t>11</w:t>
            </w:r>
            <w:r>
              <w:rPr>
                <w:noProof/>
                <w:webHidden/>
              </w:rPr>
              <w:fldChar w:fldCharType="end"/>
            </w:r>
            <w:r w:rsidRPr="00532DD2">
              <w:rPr>
                <w:rStyle w:val="Lienhypertexte"/>
                <w:noProof/>
              </w:rPr>
              <w:fldChar w:fldCharType="end"/>
            </w:r>
          </w:ins>
        </w:p>
        <w:p w14:paraId="506D8372" w14:textId="5174BFF5" w:rsidR="00ED4352" w:rsidRDefault="00ED4352">
          <w:pPr>
            <w:pStyle w:val="TM3"/>
            <w:tabs>
              <w:tab w:val="right" w:leader="dot" w:pos="9062"/>
            </w:tabs>
            <w:rPr>
              <w:ins w:id="171" w:author="Ned Johnson" w:date="2019-05-14T11:37:00Z"/>
              <w:rFonts w:eastAsiaTheme="minorEastAsia"/>
              <w:noProof/>
              <w:lang w:eastAsia="fr-FR"/>
            </w:rPr>
          </w:pPr>
          <w:ins w:id="172"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"_Toc8726314"</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Advantages</w:t>
            </w:r>
            <w:r>
              <w:rPr>
                <w:noProof/>
                <w:webHidden/>
              </w:rPr>
              <w:tab/>
            </w:r>
            <w:r>
              <w:rPr>
                <w:noProof/>
                <w:webHidden/>
              </w:rPr>
              <w:fldChar w:fldCharType="begin"/>
            </w:r>
            <w:r>
              <w:rPr>
                <w:noProof/>
                <w:webHidden/>
              </w:rPr>
              <w:instrText xml:space="preserve"> PAGEREF _Toc8726314 \h </w:instrText>
            </w:r>
          </w:ins>
          <w:r>
            <w:rPr>
              <w:noProof/>
              <w:webHidden/>
            </w:rPr>
          </w:r>
          <w:r>
            <w:rPr>
              <w:noProof/>
              <w:webHidden/>
            </w:rPr>
            <w:fldChar w:fldCharType="separate"/>
          </w:r>
          <w:ins w:id="173" w:author="Ned Johnson" w:date="2019-05-14T11:37:00Z">
            <w:r>
              <w:rPr>
                <w:noProof/>
                <w:webHidden/>
              </w:rPr>
              <w:t>11</w:t>
            </w:r>
            <w:r>
              <w:rPr>
                <w:noProof/>
                <w:webHidden/>
              </w:rPr>
              <w:fldChar w:fldCharType="end"/>
            </w:r>
            <w:r w:rsidRPr="00532DD2">
              <w:rPr>
                <w:rStyle w:val="Lienhypertexte"/>
                <w:noProof/>
              </w:rPr>
              <w:fldChar w:fldCharType="end"/>
            </w:r>
          </w:ins>
        </w:p>
        <w:p w14:paraId="1458965E" w14:textId="3AF2D463" w:rsidR="00ED4352" w:rsidRDefault="00ED4352">
          <w:pPr>
            <w:pStyle w:val="TM3"/>
            <w:tabs>
              <w:tab w:val="right" w:leader="dot" w:pos="9062"/>
            </w:tabs>
            <w:rPr>
              <w:ins w:id="174" w:author="Ned Johnson" w:date="2019-05-14T11:37:00Z"/>
              <w:rFonts w:eastAsiaTheme="minorEastAsia"/>
              <w:noProof/>
              <w:lang w:eastAsia="fr-FR"/>
            </w:rPr>
          </w:pPr>
          <w:ins w:id="175"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"_Toc8726315"</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Main Drawbacks</w:t>
            </w:r>
            <w:r>
              <w:rPr>
                <w:noProof/>
                <w:webHidden/>
              </w:rPr>
              <w:tab/>
            </w:r>
            <w:r>
              <w:rPr>
                <w:noProof/>
                <w:webHidden/>
              </w:rPr>
              <w:fldChar w:fldCharType="begin"/>
            </w:r>
            <w:r>
              <w:rPr>
                <w:noProof/>
                <w:webHidden/>
              </w:rPr>
              <w:instrText xml:space="preserve"> PAGEREF _Toc8726315 \h </w:instrText>
            </w:r>
          </w:ins>
          <w:r>
            <w:rPr>
              <w:noProof/>
              <w:webHidden/>
            </w:rPr>
          </w:r>
          <w:r>
            <w:rPr>
              <w:noProof/>
              <w:webHidden/>
            </w:rPr>
            <w:fldChar w:fldCharType="separate"/>
          </w:r>
          <w:ins w:id="176" w:author="Ned Johnson" w:date="2019-05-14T11:37:00Z">
            <w:r>
              <w:rPr>
                <w:noProof/>
                <w:webHidden/>
              </w:rPr>
              <w:t>11</w:t>
            </w:r>
            <w:r>
              <w:rPr>
                <w:noProof/>
                <w:webHidden/>
              </w:rPr>
              <w:fldChar w:fldCharType="end"/>
            </w:r>
            <w:r w:rsidRPr="00532DD2">
              <w:rPr>
                <w:rStyle w:val="Lienhypertexte"/>
                <w:noProof/>
              </w:rPr>
              <w:fldChar w:fldCharType="end"/>
            </w:r>
          </w:ins>
        </w:p>
        <w:p w14:paraId="258D417B" w14:textId="0E242F7E" w:rsidR="00ED4352" w:rsidRDefault="00ED4352">
          <w:pPr>
            <w:pStyle w:val="TM3"/>
            <w:tabs>
              <w:tab w:val="right" w:leader="dot" w:pos="9062"/>
            </w:tabs>
            <w:rPr>
              <w:ins w:id="177" w:author="Ned Johnson" w:date="2019-05-14T11:37:00Z"/>
              <w:rFonts w:eastAsiaTheme="minorEastAsia"/>
              <w:noProof/>
              <w:lang w:eastAsia="fr-FR"/>
            </w:rPr>
          </w:pPr>
          <w:ins w:id="178"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"_Toc8726316"</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Conclusion:</w:t>
            </w:r>
            <w:r>
              <w:rPr>
                <w:noProof/>
                <w:webHidden/>
              </w:rPr>
              <w:tab/>
            </w:r>
            <w:r>
              <w:rPr>
                <w:noProof/>
                <w:webHidden/>
              </w:rPr>
              <w:fldChar w:fldCharType="begin"/>
            </w:r>
            <w:r>
              <w:rPr>
                <w:noProof/>
                <w:webHidden/>
              </w:rPr>
              <w:instrText xml:space="preserve"> PAGEREF _Toc8726316 \h </w:instrText>
            </w:r>
          </w:ins>
          <w:r>
            <w:rPr>
              <w:noProof/>
              <w:webHidden/>
            </w:rPr>
          </w:r>
          <w:r>
            <w:rPr>
              <w:noProof/>
              <w:webHidden/>
            </w:rPr>
            <w:fldChar w:fldCharType="separate"/>
          </w:r>
          <w:ins w:id="179" w:author="Ned Johnson" w:date="2019-05-14T11:37:00Z">
            <w:r>
              <w:rPr>
                <w:noProof/>
                <w:webHidden/>
              </w:rPr>
              <w:t>11</w:t>
            </w:r>
            <w:r>
              <w:rPr>
                <w:noProof/>
                <w:webHidden/>
              </w:rPr>
              <w:fldChar w:fldCharType="end"/>
            </w:r>
            <w:r w:rsidRPr="00532DD2">
              <w:rPr>
                <w:rStyle w:val="Lienhypertexte"/>
                <w:noProof/>
              </w:rPr>
              <w:fldChar w:fldCharType="end"/>
            </w:r>
          </w:ins>
        </w:p>
        <w:p w14:paraId="3715E167" w14:textId="420AD4E2" w:rsidR="00ED4352" w:rsidRDefault="00ED4352">
          <w:pPr>
            <w:pStyle w:val="TM1"/>
            <w:tabs>
              <w:tab w:val="right" w:leader="dot" w:pos="9062"/>
            </w:tabs>
            <w:rPr>
              <w:ins w:id="180" w:author="Ned Johnson" w:date="2019-05-14T11:37:00Z"/>
              <w:rFonts w:eastAsiaTheme="minorEastAsia"/>
              <w:noProof/>
              <w:lang w:eastAsia="fr-FR"/>
            </w:rPr>
          </w:pPr>
          <w:ins w:id="181"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"_Toc8726317"</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Modification of GEA-NZ</w:t>
            </w:r>
            <w:r>
              <w:rPr>
                <w:noProof/>
                <w:webHidden/>
              </w:rPr>
              <w:tab/>
            </w:r>
            <w:r>
              <w:rPr>
                <w:noProof/>
                <w:webHidden/>
              </w:rPr>
              <w:fldChar w:fldCharType="begin"/>
            </w:r>
            <w:r>
              <w:rPr>
                <w:noProof/>
                <w:webHidden/>
              </w:rPr>
              <w:instrText xml:space="preserve"> PAGEREF _Toc8726317 \h </w:instrText>
            </w:r>
          </w:ins>
          <w:r>
            <w:rPr>
              <w:noProof/>
              <w:webHidden/>
            </w:rPr>
          </w:r>
          <w:r>
            <w:rPr>
              <w:noProof/>
              <w:webHidden/>
            </w:rPr>
            <w:fldChar w:fldCharType="separate"/>
          </w:r>
          <w:ins w:id="182" w:author="Ned Johnson" w:date="2019-05-14T11:37:00Z">
            <w:r>
              <w:rPr>
                <w:noProof/>
                <w:webHidden/>
              </w:rPr>
              <w:t>12</w:t>
            </w:r>
            <w:r>
              <w:rPr>
                <w:noProof/>
                <w:webHidden/>
              </w:rPr>
              <w:fldChar w:fldCharType="end"/>
            </w:r>
            <w:r w:rsidRPr="00532DD2">
              <w:rPr>
                <w:rStyle w:val="Lienhypertexte"/>
                <w:noProof/>
              </w:rPr>
              <w:fldChar w:fldCharType="end"/>
            </w:r>
          </w:ins>
        </w:p>
        <w:p w14:paraId="5D74FE77" w14:textId="0E0CAA81" w:rsidR="00ED4352" w:rsidRDefault="00ED4352">
          <w:pPr>
            <w:pStyle w:val="TM2"/>
            <w:tabs>
              <w:tab w:val="right" w:leader="dot" w:pos="9062"/>
            </w:tabs>
            <w:rPr>
              <w:ins w:id="183" w:author="Ned Johnson" w:date="2019-05-14T11:37:00Z"/>
              <w:rFonts w:eastAsiaTheme="minorEastAsia"/>
              <w:noProof/>
              <w:lang w:eastAsia="fr-FR"/>
            </w:rPr>
          </w:pPr>
          <w:ins w:id="184"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"_Toc8726318"</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Risk Governance</w:t>
            </w:r>
            <w:r>
              <w:rPr>
                <w:noProof/>
                <w:webHidden/>
              </w:rPr>
              <w:tab/>
            </w:r>
            <w:r>
              <w:rPr>
                <w:noProof/>
                <w:webHidden/>
              </w:rPr>
              <w:fldChar w:fldCharType="begin"/>
            </w:r>
            <w:r>
              <w:rPr>
                <w:noProof/>
                <w:webHidden/>
              </w:rPr>
              <w:instrText xml:space="preserve"> PAGEREF _Toc8726318 \h </w:instrText>
            </w:r>
          </w:ins>
          <w:r>
            <w:rPr>
              <w:noProof/>
              <w:webHidden/>
            </w:rPr>
          </w:r>
          <w:r>
            <w:rPr>
              <w:noProof/>
              <w:webHidden/>
            </w:rPr>
            <w:fldChar w:fldCharType="separate"/>
          </w:r>
          <w:ins w:id="185" w:author="Ned Johnson" w:date="2019-05-14T11:37:00Z">
            <w:r>
              <w:rPr>
                <w:noProof/>
                <w:webHidden/>
              </w:rPr>
              <w:t>12</w:t>
            </w:r>
            <w:r>
              <w:rPr>
                <w:noProof/>
                <w:webHidden/>
              </w:rPr>
              <w:fldChar w:fldCharType="end"/>
            </w:r>
            <w:r w:rsidRPr="00532DD2">
              <w:rPr>
                <w:rStyle w:val="Lienhypertexte"/>
                <w:noProof/>
              </w:rPr>
              <w:fldChar w:fldCharType="end"/>
            </w:r>
          </w:ins>
        </w:p>
        <w:p w14:paraId="6C52F119" w14:textId="3FE88A0B" w:rsidR="00ED4352" w:rsidRDefault="00ED4352">
          <w:pPr>
            <w:pStyle w:val="TM2"/>
            <w:tabs>
              <w:tab w:val="right" w:leader="dot" w:pos="9062"/>
            </w:tabs>
            <w:rPr>
              <w:ins w:id="186" w:author="Ned Johnson" w:date="2019-05-14T11:37:00Z"/>
              <w:rFonts w:eastAsiaTheme="minorEastAsia"/>
              <w:noProof/>
              <w:lang w:eastAsia="fr-FR"/>
            </w:rPr>
          </w:pPr>
          <w:ins w:id="187"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"_Toc8726319"</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Bugyo</w:t>
            </w:r>
            <w:r>
              <w:rPr>
                <w:noProof/>
                <w:webHidden/>
              </w:rPr>
              <w:tab/>
            </w:r>
            <w:r>
              <w:rPr>
                <w:noProof/>
                <w:webHidden/>
              </w:rPr>
              <w:fldChar w:fldCharType="begin"/>
            </w:r>
            <w:r>
              <w:rPr>
                <w:noProof/>
                <w:webHidden/>
              </w:rPr>
              <w:instrText xml:space="preserve"> PAGEREF _Toc8726319 \h </w:instrText>
            </w:r>
          </w:ins>
          <w:r>
            <w:rPr>
              <w:noProof/>
              <w:webHidden/>
            </w:rPr>
          </w:r>
          <w:r>
            <w:rPr>
              <w:noProof/>
              <w:webHidden/>
            </w:rPr>
            <w:fldChar w:fldCharType="separate"/>
          </w:r>
          <w:ins w:id="188" w:author="Ned Johnson" w:date="2019-05-14T11:37:00Z">
            <w:r>
              <w:rPr>
                <w:noProof/>
                <w:webHidden/>
              </w:rPr>
              <w:t>12</w:t>
            </w:r>
            <w:r>
              <w:rPr>
                <w:noProof/>
                <w:webHidden/>
              </w:rPr>
              <w:fldChar w:fldCharType="end"/>
            </w:r>
            <w:r w:rsidRPr="00532DD2">
              <w:rPr>
                <w:rStyle w:val="Lienhypertexte"/>
                <w:noProof/>
              </w:rPr>
              <w:fldChar w:fldCharType="end"/>
            </w:r>
          </w:ins>
        </w:p>
        <w:p w14:paraId="44F82C11" w14:textId="3F27F598" w:rsidR="00ED4352" w:rsidRDefault="00ED4352">
          <w:pPr>
            <w:pStyle w:val="TM1"/>
            <w:tabs>
              <w:tab w:val="right" w:leader="dot" w:pos="9062"/>
            </w:tabs>
            <w:rPr>
              <w:ins w:id="189" w:author="Ned Johnson" w:date="2019-05-14T11:37:00Z"/>
              <w:rFonts w:eastAsiaTheme="minorEastAsia"/>
              <w:noProof/>
              <w:lang w:eastAsia="fr-FR"/>
            </w:rPr>
          </w:pPr>
          <w:ins w:id="190"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"_Toc8726320"</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The multi-level-model (MLM)</w:t>
            </w:r>
            <w:r>
              <w:rPr>
                <w:noProof/>
                <w:webHidden/>
              </w:rPr>
              <w:tab/>
            </w:r>
            <w:r>
              <w:rPr>
                <w:noProof/>
                <w:webHidden/>
              </w:rPr>
              <w:fldChar w:fldCharType="begin"/>
            </w:r>
            <w:r>
              <w:rPr>
                <w:noProof/>
                <w:webHidden/>
              </w:rPr>
              <w:instrText xml:space="preserve"> PAGEREF _Toc8726320 \h </w:instrText>
            </w:r>
          </w:ins>
          <w:r>
            <w:rPr>
              <w:noProof/>
              <w:webHidden/>
            </w:rPr>
          </w:r>
          <w:r>
            <w:rPr>
              <w:noProof/>
              <w:webHidden/>
            </w:rPr>
            <w:fldChar w:fldCharType="separate"/>
          </w:r>
          <w:ins w:id="191" w:author="Ned Johnson" w:date="2019-05-14T11:37:00Z">
            <w:r>
              <w:rPr>
                <w:noProof/>
                <w:webHidden/>
              </w:rPr>
              <w:t>13</w:t>
            </w:r>
            <w:r>
              <w:rPr>
                <w:noProof/>
                <w:webHidden/>
              </w:rPr>
              <w:fldChar w:fldCharType="end"/>
            </w:r>
            <w:r w:rsidRPr="00532DD2">
              <w:rPr>
                <w:rStyle w:val="Lienhypertexte"/>
                <w:noProof/>
              </w:rPr>
              <w:fldChar w:fldCharType="end"/>
            </w:r>
          </w:ins>
        </w:p>
        <w:p w14:paraId="7FBF55DF" w14:textId="59CE69C5" w:rsidR="00ED4352" w:rsidRDefault="00ED4352">
          <w:pPr>
            <w:pStyle w:val="TM1"/>
            <w:tabs>
              <w:tab w:val="right" w:leader="dot" w:pos="9062"/>
            </w:tabs>
            <w:rPr>
              <w:ins w:id="192" w:author="Ned Johnson" w:date="2019-05-14T11:37:00Z"/>
              <w:rFonts w:eastAsiaTheme="minorEastAsia"/>
              <w:noProof/>
              <w:lang w:eastAsia="fr-FR"/>
            </w:rPr>
          </w:pPr>
          <w:ins w:id="193"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"_Toc8726321"</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Hierarchical Ascending Classification (HAC)</w:t>
            </w:r>
            <w:r>
              <w:rPr>
                <w:noProof/>
                <w:webHidden/>
              </w:rPr>
              <w:tab/>
            </w:r>
            <w:r>
              <w:rPr>
                <w:noProof/>
                <w:webHidden/>
              </w:rPr>
              <w:fldChar w:fldCharType="begin"/>
            </w:r>
            <w:r>
              <w:rPr>
                <w:noProof/>
                <w:webHidden/>
              </w:rPr>
              <w:instrText xml:space="preserve"> PAGEREF _Toc8726321 \h </w:instrText>
            </w:r>
          </w:ins>
          <w:r>
            <w:rPr>
              <w:noProof/>
              <w:webHidden/>
            </w:rPr>
          </w:r>
          <w:r>
            <w:rPr>
              <w:noProof/>
              <w:webHidden/>
            </w:rPr>
            <w:fldChar w:fldCharType="separate"/>
          </w:r>
          <w:ins w:id="194" w:author="Ned Johnson" w:date="2019-05-14T11:37:00Z">
            <w:r>
              <w:rPr>
                <w:noProof/>
                <w:webHidden/>
              </w:rPr>
              <w:t>14</w:t>
            </w:r>
            <w:r>
              <w:rPr>
                <w:noProof/>
                <w:webHidden/>
              </w:rPr>
              <w:fldChar w:fldCharType="end"/>
            </w:r>
            <w:r w:rsidRPr="00532DD2">
              <w:rPr>
                <w:rStyle w:val="Lienhypertexte"/>
                <w:noProof/>
              </w:rPr>
              <w:fldChar w:fldCharType="end"/>
            </w:r>
          </w:ins>
        </w:p>
        <w:p w14:paraId="6A4E5A13" w14:textId="2C5C7A71" w:rsidR="00ED4352" w:rsidRDefault="00ED4352">
          <w:pPr>
            <w:pStyle w:val="TM2"/>
            <w:tabs>
              <w:tab w:val="right" w:leader="dot" w:pos="9062"/>
            </w:tabs>
            <w:rPr>
              <w:ins w:id="195" w:author="Ned Johnson" w:date="2019-05-14T11:37:00Z"/>
              <w:rFonts w:eastAsiaTheme="minorEastAsia"/>
              <w:noProof/>
              <w:lang w:eastAsia="fr-FR"/>
            </w:rPr>
          </w:pPr>
          <w:ins w:id="196"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"_Toc8726322"</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Algorithms K-MEANS</w:t>
            </w:r>
            <w:r>
              <w:rPr>
                <w:noProof/>
                <w:webHidden/>
              </w:rPr>
              <w:tab/>
            </w:r>
            <w:r>
              <w:rPr>
                <w:noProof/>
                <w:webHidden/>
              </w:rPr>
              <w:fldChar w:fldCharType="begin"/>
            </w:r>
            <w:r>
              <w:rPr>
                <w:noProof/>
                <w:webHidden/>
              </w:rPr>
              <w:instrText xml:space="preserve"> PAGEREF _Toc8726322 \h </w:instrText>
            </w:r>
          </w:ins>
          <w:r>
            <w:rPr>
              <w:noProof/>
              <w:webHidden/>
            </w:rPr>
          </w:r>
          <w:r>
            <w:rPr>
              <w:noProof/>
              <w:webHidden/>
            </w:rPr>
            <w:fldChar w:fldCharType="separate"/>
          </w:r>
          <w:ins w:id="197" w:author="Ned Johnson" w:date="2019-05-14T11:37:00Z">
            <w:r>
              <w:rPr>
                <w:noProof/>
                <w:webHidden/>
              </w:rPr>
              <w:t>15</w:t>
            </w:r>
            <w:r>
              <w:rPr>
                <w:noProof/>
                <w:webHidden/>
              </w:rPr>
              <w:fldChar w:fldCharType="end"/>
            </w:r>
            <w:r w:rsidRPr="00532DD2">
              <w:rPr>
                <w:rStyle w:val="Lienhypertexte"/>
                <w:noProof/>
              </w:rPr>
              <w:fldChar w:fldCharType="end"/>
            </w:r>
          </w:ins>
        </w:p>
        <w:p w14:paraId="5AE273BA" w14:textId="685F2AB3" w:rsidR="00ED4352" w:rsidRDefault="00ED4352">
          <w:pPr>
            <w:pStyle w:val="TM3"/>
            <w:tabs>
              <w:tab w:val="right" w:leader="dot" w:pos="9062"/>
            </w:tabs>
            <w:rPr>
              <w:ins w:id="198" w:author="Ned Johnson" w:date="2019-05-14T11:37:00Z"/>
              <w:rFonts w:eastAsiaTheme="minorEastAsia"/>
              <w:noProof/>
              <w:lang w:eastAsia="fr-FR"/>
            </w:rPr>
          </w:pPr>
          <w:ins w:id="199"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"_Toc8726323"</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Algorithms Names</w:t>
            </w:r>
            <w:r>
              <w:rPr>
                <w:noProof/>
                <w:webHidden/>
              </w:rPr>
              <w:tab/>
            </w:r>
            <w:r>
              <w:rPr>
                <w:noProof/>
                <w:webHidden/>
              </w:rPr>
              <w:fldChar w:fldCharType="begin"/>
            </w:r>
            <w:r>
              <w:rPr>
                <w:noProof/>
                <w:webHidden/>
              </w:rPr>
              <w:instrText xml:space="preserve"> PAGEREF _Toc8726323 \h </w:instrText>
            </w:r>
          </w:ins>
          <w:r>
            <w:rPr>
              <w:noProof/>
              <w:webHidden/>
            </w:rPr>
          </w:r>
          <w:r>
            <w:rPr>
              <w:noProof/>
              <w:webHidden/>
            </w:rPr>
            <w:fldChar w:fldCharType="separate"/>
          </w:r>
          <w:ins w:id="200" w:author="Ned Johnson" w:date="2019-05-14T11:37:00Z">
            <w:r>
              <w:rPr>
                <w:noProof/>
                <w:webHidden/>
              </w:rPr>
              <w:t>15</w:t>
            </w:r>
            <w:r>
              <w:rPr>
                <w:noProof/>
                <w:webHidden/>
              </w:rPr>
              <w:fldChar w:fldCharType="end"/>
            </w:r>
            <w:r w:rsidRPr="00532DD2">
              <w:rPr>
                <w:rStyle w:val="Lienhypertexte"/>
                <w:noProof/>
              </w:rPr>
              <w:fldChar w:fldCharType="end"/>
            </w:r>
          </w:ins>
        </w:p>
        <w:p w14:paraId="3C7E84D5" w14:textId="6416CE93" w:rsidR="00ED4352" w:rsidRDefault="00ED4352">
          <w:pPr>
            <w:pStyle w:val="TM3"/>
            <w:tabs>
              <w:tab w:val="right" w:leader="dot" w:pos="9062"/>
            </w:tabs>
            <w:rPr>
              <w:ins w:id="201" w:author="Ned Johnson" w:date="2019-05-14T11:37:00Z"/>
              <w:rFonts w:eastAsiaTheme="minorEastAsia"/>
              <w:noProof/>
              <w:lang w:eastAsia="fr-FR"/>
            </w:rPr>
          </w:pPr>
          <w:ins w:id="202"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"_Toc8726324"</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The algorithm K-MEANS to determine new class and there Isobarycenter</w:t>
            </w:r>
            <w:r>
              <w:rPr>
                <w:noProof/>
                <w:webHidden/>
              </w:rPr>
              <w:tab/>
            </w:r>
            <w:r>
              <w:rPr>
                <w:noProof/>
                <w:webHidden/>
              </w:rPr>
              <w:fldChar w:fldCharType="begin"/>
            </w:r>
            <w:r>
              <w:rPr>
                <w:noProof/>
                <w:webHidden/>
              </w:rPr>
              <w:instrText xml:space="preserve"> PAGEREF _Toc8726324 \h </w:instrText>
            </w:r>
          </w:ins>
          <w:r>
            <w:rPr>
              <w:noProof/>
              <w:webHidden/>
            </w:rPr>
          </w:r>
          <w:r>
            <w:rPr>
              <w:noProof/>
              <w:webHidden/>
            </w:rPr>
            <w:fldChar w:fldCharType="separate"/>
          </w:r>
          <w:ins w:id="203" w:author="Ned Johnson" w:date="2019-05-14T11:37:00Z">
            <w:r>
              <w:rPr>
                <w:noProof/>
                <w:webHidden/>
              </w:rPr>
              <w:t>15</w:t>
            </w:r>
            <w:r>
              <w:rPr>
                <w:noProof/>
                <w:webHidden/>
              </w:rPr>
              <w:fldChar w:fldCharType="end"/>
            </w:r>
            <w:r w:rsidRPr="00532DD2">
              <w:rPr>
                <w:rStyle w:val="Lienhypertexte"/>
                <w:noProof/>
              </w:rPr>
              <w:fldChar w:fldCharType="end"/>
            </w:r>
          </w:ins>
        </w:p>
        <w:p w14:paraId="5CBAA62F" w14:textId="0D9B340D" w:rsidR="00ED4352" w:rsidRDefault="00ED4352">
          <w:pPr>
            <w:pStyle w:val="TM2"/>
            <w:tabs>
              <w:tab w:val="right" w:leader="dot" w:pos="9062"/>
            </w:tabs>
            <w:rPr>
              <w:ins w:id="204" w:author="Ned Johnson" w:date="2019-05-14T11:37:00Z"/>
              <w:rFonts w:eastAsiaTheme="minorEastAsia"/>
              <w:noProof/>
              <w:lang w:eastAsia="fr-FR"/>
            </w:rPr>
          </w:pPr>
          <w:ins w:id="205"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"_Toc8726325"</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shd w:val="clear" w:color="auto" w:fill="FFFFFF"/>
              </w:rPr>
              <w:t>UPGMA : pair group method with arithmetic mean</w:t>
            </w:r>
            <w:r>
              <w:rPr>
                <w:noProof/>
                <w:webHidden/>
              </w:rPr>
              <w:tab/>
            </w:r>
            <w:r>
              <w:rPr>
                <w:noProof/>
                <w:webHidden/>
              </w:rPr>
              <w:fldChar w:fldCharType="begin"/>
            </w:r>
            <w:r>
              <w:rPr>
                <w:noProof/>
                <w:webHidden/>
              </w:rPr>
              <w:instrText xml:space="preserve"> PAGEREF _Toc8726325 \h </w:instrText>
            </w:r>
          </w:ins>
          <w:r>
            <w:rPr>
              <w:noProof/>
              <w:webHidden/>
            </w:rPr>
          </w:r>
          <w:r>
            <w:rPr>
              <w:noProof/>
              <w:webHidden/>
            </w:rPr>
            <w:fldChar w:fldCharType="separate"/>
          </w:r>
          <w:ins w:id="206" w:author="Ned Johnson" w:date="2019-05-14T11:37:00Z">
            <w:r>
              <w:rPr>
                <w:noProof/>
                <w:webHidden/>
              </w:rPr>
              <w:t>16</w:t>
            </w:r>
            <w:r>
              <w:rPr>
                <w:noProof/>
                <w:webHidden/>
              </w:rPr>
              <w:fldChar w:fldCharType="end"/>
            </w:r>
            <w:r w:rsidRPr="00532DD2">
              <w:rPr>
                <w:rStyle w:val="Lienhypertexte"/>
                <w:noProof/>
              </w:rPr>
              <w:fldChar w:fldCharType="end"/>
            </w:r>
          </w:ins>
        </w:p>
        <w:p w14:paraId="7F864BDC" w14:textId="23692635" w:rsidR="00ED4352" w:rsidRDefault="00ED4352">
          <w:pPr>
            <w:pStyle w:val="TM3"/>
            <w:tabs>
              <w:tab w:val="right" w:leader="dot" w:pos="9062"/>
            </w:tabs>
            <w:rPr>
              <w:ins w:id="207" w:author="Ned Johnson" w:date="2019-05-14T11:37:00Z"/>
              <w:rFonts w:eastAsiaTheme="minorEastAsia"/>
              <w:noProof/>
              <w:lang w:eastAsia="fr-FR"/>
            </w:rPr>
          </w:pPr>
          <w:ins w:id="208"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"_Toc8726326"</w:instrText>
            </w:r>
            <w:r w:rsidRPr="00532DD2">
              <w:rPr>
                <w:rStyle w:val="Lienhypertexte"/>
                <w:noProof/>
              </w:rPr>
              <w:instrText xml:space="preserve"> </w:instrText>
            </w:r>
            <w:r w:rsidRPr="00532DD2">
              <w:rPr>
                <w:rStyle w:val="Lienhypertexte"/>
                <w:noProof/>
              </w:rPr>
              <w:fldChar w:fldCharType="separate"/>
            </w:r>
            <w:r w:rsidRPr="00532DD2">
              <w:rPr>
                <w:rStyle w:val="Lienhypertexte"/>
                <w:i/>
                <w:iCs/>
                <w:noProof/>
              </w:rPr>
              <w:t>Determine the matrix for UPGMA</w:t>
            </w:r>
            <w:r>
              <w:rPr>
                <w:noProof/>
                <w:webHidden/>
              </w:rPr>
              <w:tab/>
            </w:r>
            <w:r>
              <w:rPr>
                <w:noProof/>
                <w:webHidden/>
              </w:rPr>
              <w:fldChar w:fldCharType="begin"/>
            </w:r>
            <w:r>
              <w:rPr>
                <w:noProof/>
                <w:webHidden/>
              </w:rPr>
              <w:instrText xml:space="preserve"> PAGEREF _Toc8726326 \h </w:instrText>
            </w:r>
          </w:ins>
          <w:r>
            <w:rPr>
              <w:noProof/>
              <w:webHidden/>
            </w:rPr>
          </w:r>
          <w:r>
            <w:rPr>
              <w:noProof/>
              <w:webHidden/>
            </w:rPr>
            <w:fldChar w:fldCharType="separate"/>
          </w:r>
          <w:ins w:id="209" w:author="Ned Johnson" w:date="2019-05-14T11:37:00Z">
            <w:r>
              <w:rPr>
                <w:noProof/>
                <w:webHidden/>
              </w:rPr>
              <w:t>16</w:t>
            </w:r>
            <w:r>
              <w:rPr>
                <w:noProof/>
                <w:webHidden/>
              </w:rPr>
              <w:fldChar w:fldCharType="end"/>
            </w:r>
            <w:r w:rsidRPr="00532DD2">
              <w:rPr>
                <w:rStyle w:val="Lienhypertexte"/>
                <w:noProof/>
              </w:rPr>
              <w:fldChar w:fldCharType="end"/>
            </w:r>
          </w:ins>
        </w:p>
        <w:p w14:paraId="5E19419D" w14:textId="3AE2CCEC" w:rsidR="00ED4352" w:rsidRDefault="00ED4352">
          <w:pPr>
            <w:pStyle w:val="TM3"/>
            <w:tabs>
              <w:tab w:val="right" w:leader="dot" w:pos="9062"/>
            </w:tabs>
            <w:rPr>
              <w:ins w:id="210" w:author="Ned Johnson" w:date="2019-05-14T11:37:00Z"/>
              <w:rFonts w:eastAsiaTheme="minorEastAsia"/>
              <w:noProof/>
              <w:lang w:eastAsia="fr-FR"/>
            </w:rPr>
          </w:pPr>
          <w:ins w:id="211"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"_Toc8726327"</w:instrText>
            </w:r>
            <w:r w:rsidRPr="00532DD2">
              <w:rPr>
                <w:rStyle w:val="Lienhypertexte"/>
                <w:noProof/>
              </w:rPr>
              <w:instrText xml:space="preserve"> </w:instrText>
            </w:r>
            <w:r w:rsidRPr="00532DD2">
              <w:rPr>
                <w:rStyle w:val="Lienhypertexte"/>
                <w:noProof/>
              </w:rPr>
              <w:fldChar w:fldCharType="separate"/>
            </w:r>
            <w:r w:rsidRPr="00532DD2">
              <w:rPr>
                <w:rStyle w:val="Lienhypertexte"/>
                <w:rFonts w:eastAsia="Times New Roman"/>
                <w:i/>
                <w:noProof/>
                <w:lang w:val="en" w:eastAsia="en-GB"/>
              </w:rPr>
              <w:t>Algorithm</w:t>
            </w:r>
            <w:r>
              <w:rPr>
                <w:noProof/>
                <w:webHidden/>
              </w:rPr>
              <w:tab/>
            </w:r>
            <w:r>
              <w:rPr>
                <w:noProof/>
                <w:webHidden/>
              </w:rPr>
              <w:fldChar w:fldCharType="begin"/>
            </w:r>
            <w:r>
              <w:rPr>
                <w:noProof/>
                <w:webHidden/>
              </w:rPr>
              <w:instrText xml:space="preserve"> PAGEREF _Toc8726327 \h </w:instrText>
            </w:r>
          </w:ins>
          <w:r>
            <w:rPr>
              <w:noProof/>
              <w:webHidden/>
            </w:rPr>
          </w:r>
          <w:r>
            <w:rPr>
              <w:noProof/>
              <w:webHidden/>
            </w:rPr>
            <w:fldChar w:fldCharType="separate"/>
          </w:r>
          <w:ins w:id="212" w:author="Ned Johnson" w:date="2019-05-14T11:37:00Z">
            <w:r>
              <w:rPr>
                <w:noProof/>
                <w:webHidden/>
              </w:rPr>
              <w:t>16</w:t>
            </w:r>
            <w:r>
              <w:rPr>
                <w:noProof/>
                <w:webHidden/>
              </w:rPr>
              <w:fldChar w:fldCharType="end"/>
            </w:r>
            <w:r w:rsidRPr="00532DD2">
              <w:rPr>
                <w:rStyle w:val="Lienhypertexte"/>
                <w:noProof/>
              </w:rPr>
              <w:fldChar w:fldCharType="end"/>
            </w:r>
          </w:ins>
        </w:p>
        <w:p w14:paraId="09F70645" w14:textId="3DFEB72E" w:rsidR="00ED4352" w:rsidRDefault="00ED4352">
          <w:pPr>
            <w:pStyle w:val="TM1"/>
            <w:tabs>
              <w:tab w:val="right" w:leader="dot" w:pos="9062"/>
            </w:tabs>
            <w:rPr>
              <w:ins w:id="213" w:author="Ned Johnson" w:date="2019-05-14T11:37:00Z"/>
              <w:rFonts w:eastAsiaTheme="minorEastAsia"/>
              <w:noProof/>
              <w:lang w:eastAsia="fr-FR"/>
            </w:rPr>
          </w:pPr>
          <w:ins w:id="214"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"_Toc8726328"</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Create an Object with GEA-NZ</w:t>
            </w:r>
            <w:r>
              <w:rPr>
                <w:noProof/>
                <w:webHidden/>
              </w:rPr>
              <w:tab/>
            </w:r>
            <w:r>
              <w:rPr>
                <w:noProof/>
                <w:webHidden/>
              </w:rPr>
              <w:fldChar w:fldCharType="begin"/>
            </w:r>
            <w:r>
              <w:rPr>
                <w:noProof/>
                <w:webHidden/>
              </w:rPr>
              <w:instrText xml:space="preserve"> PAGEREF _Toc8726328 \h </w:instrText>
            </w:r>
          </w:ins>
          <w:r>
            <w:rPr>
              <w:noProof/>
              <w:webHidden/>
            </w:rPr>
          </w:r>
          <w:r>
            <w:rPr>
              <w:noProof/>
              <w:webHidden/>
            </w:rPr>
            <w:fldChar w:fldCharType="separate"/>
          </w:r>
          <w:ins w:id="215" w:author="Ned Johnson" w:date="2019-05-14T11:37:00Z">
            <w:r>
              <w:rPr>
                <w:noProof/>
                <w:webHidden/>
              </w:rPr>
              <w:t>17</w:t>
            </w:r>
            <w:r>
              <w:rPr>
                <w:noProof/>
                <w:webHidden/>
              </w:rPr>
              <w:fldChar w:fldCharType="end"/>
            </w:r>
            <w:r w:rsidRPr="00532DD2">
              <w:rPr>
                <w:rStyle w:val="Lienhypertexte"/>
                <w:noProof/>
              </w:rPr>
              <w:fldChar w:fldCharType="end"/>
            </w:r>
          </w:ins>
        </w:p>
        <w:p w14:paraId="64B83D8F" w14:textId="32B81F2E" w:rsidR="00ED4352" w:rsidRDefault="00ED4352">
          <w:pPr>
            <w:pStyle w:val="TM2"/>
            <w:tabs>
              <w:tab w:val="right" w:leader="dot" w:pos="9062"/>
            </w:tabs>
            <w:rPr>
              <w:ins w:id="216" w:author="Ned Johnson" w:date="2019-05-14T11:37:00Z"/>
              <w:rFonts w:eastAsiaTheme="minorEastAsia"/>
              <w:noProof/>
              <w:lang w:eastAsia="fr-FR"/>
            </w:rPr>
          </w:pPr>
          <w:ins w:id="217"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"_Toc8726329"</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How It Will Works?</w:t>
            </w:r>
            <w:r>
              <w:rPr>
                <w:noProof/>
                <w:webHidden/>
              </w:rPr>
              <w:tab/>
            </w:r>
            <w:r>
              <w:rPr>
                <w:noProof/>
                <w:webHidden/>
              </w:rPr>
              <w:fldChar w:fldCharType="begin"/>
            </w:r>
            <w:r>
              <w:rPr>
                <w:noProof/>
                <w:webHidden/>
              </w:rPr>
              <w:instrText xml:space="preserve"> PAGEREF _Toc8726329 \h </w:instrText>
            </w:r>
          </w:ins>
          <w:r>
            <w:rPr>
              <w:noProof/>
              <w:webHidden/>
            </w:rPr>
          </w:r>
          <w:r>
            <w:rPr>
              <w:noProof/>
              <w:webHidden/>
            </w:rPr>
            <w:fldChar w:fldCharType="separate"/>
          </w:r>
          <w:ins w:id="218" w:author="Ned Johnson" w:date="2019-05-14T11:37:00Z">
            <w:r>
              <w:rPr>
                <w:noProof/>
                <w:webHidden/>
              </w:rPr>
              <w:t>17</w:t>
            </w:r>
            <w:r>
              <w:rPr>
                <w:noProof/>
                <w:webHidden/>
              </w:rPr>
              <w:fldChar w:fldCharType="end"/>
            </w:r>
            <w:r w:rsidRPr="00532DD2">
              <w:rPr>
                <w:rStyle w:val="Lienhypertexte"/>
                <w:noProof/>
              </w:rPr>
              <w:fldChar w:fldCharType="end"/>
            </w:r>
          </w:ins>
        </w:p>
        <w:p w14:paraId="0B1E9582" w14:textId="07F06241" w:rsidR="00ED4352" w:rsidRDefault="00ED4352">
          <w:pPr>
            <w:pStyle w:val="TM2"/>
            <w:tabs>
              <w:tab w:val="right" w:leader="dot" w:pos="9062"/>
            </w:tabs>
            <w:rPr>
              <w:ins w:id="219" w:author="Ned Johnson" w:date="2019-05-14T11:37:00Z"/>
              <w:rFonts w:eastAsiaTheme="minorEastAsia"/>
              <w:noProof/>
              <w:lang w:eastAsia="fr-FR"/>
            </w:rPr>
          </w:pPr>
          <w:ins w:id="220"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"_Toc8726330"</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lang w:val="en-GB"/>
              </w:rPr>
              <w:t>Applied It on MISP?</w:t>
            </w:r>
            <w:r>
              <w:rPr>
                <w:noProof/>
                <w:webHidden/>
              </w:rPr>
              <w:tab/>
            </w:r>
            <w:r>
              <w:rPr>
                <w:noProof/>
                <w:webHidden/>
              </w:rPr>
              <w:fldChar w:fldCharType="begin"/>
            </w:r>
            <w:r>
              <w:rPr>
                <w:noProof/>
                <w:webHidden/>
              </w:rPr>
              <w:instrText xml:space="preserve"> PAGEREF _Toc8726330 \h </w:instrText>
            </w:r>
          </w:ins>
          <w:r>
            <w:rPr>
              <w:noProof/>
              <w:webHidden/>
            </w:rPr>
          </w:r>
          <w:r>
            <w:rPr>
              <w:noProof/>
              <w:webHidden/>
            </w:rPr>
            <w:fldChar w:fldCharType="separate"/>
          </w:r>
          <w:ins w:id="221" w:author="Ned Johnson" w:date="2019-05-14T11:37:00Z">
            <w:r>
              <w:rPr>
                <w:noProof/>
                <w:webHidden/>
              </w:rPr>
              <w:t>17</w:t>
            </w:r>
            <w:r>
              <w:rPr>
                <w:noProof/>
                <w:webHidden/>
              </w:rPr>
              <w:fldChar w:fldCharType="end"/>
            </w:r>
            <w:r w:rsidRPr="00532DD2">
              <w:rPr>
                <w:rStyle w:val="Lienhypertexte"/>
                <w:noProof/>
              </w:rPr>
              <w:fldChar w:fldCharType="end"/>
            </w:r>
          </w:ins>
        </w:p>
        <w:p w14:paraId="2F5A47B0" w14:textId="71449142" w:rsidR="00ED4352" w:rsidRDefault="00ED4352">
          <w:pPr>
            <w:pStyle w:val="TM1"/>
            <w:tabs>
              <w:tab w:val="right" w:leader="dot" w:pos="9062"/>
            </w:tabs>
            <w:rPr>
              <w:ins w:id="222" w:author="Ned Johnson" w:date="2019-05-14T11:37:00Z"/>
              <w:rFonts w:eastAsiaTheme="minorEastAsia"/>
              <w:noProof/>
              <w:lang w:eastAsia="fr-FR"/>
            </w:rPr>
          </w:pPr>
          <w:ins w:id="223"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"_Toc8726331"</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Annexe 2 : GEA-NZ : Government Enterprise Architecture New -Zealand</w:t>
            </w:r>
            <w:r>
              <w:rPr>
                <w:noProof/>
                <w:webHidden/>
              </w:rPr>
              <w:tab/>
            </w:r>
            <w:r>
              <w:rPr>
                <w:noProof/>
                <w:webHidden/>
              </w:rPr>
              <w:fldChar w:fldCharType="begin"/>
            </w:r>
            <w:r>
              <w:rPr>
                <w:noProof/>
                <w:webHidden/>
              </w:rPr>
              <w:instrText xml:space="preserve"> PAGEREF _Toc8726331 \h </w:instrText>
            </w:r>
          </w:ins>
          <w:r>
            <w:rPr>
              <w:noProof/>
              <w:webHidden/>
            </w:rPr>
          </w:r>
          <w:r>
            <w:rPr>
              <w:noProof/>
              <w:webHidden/>
            </w:rPr>
            <w:fldChar w:fldCharType="separate"/>
          </w:r>
          <w:ins w:id="224" w:author="Ned Johnson" w:date="2019-05-14T11:37:00Z">
            <w:r>
              <w:rPr>
                <w:noProof/>
                <w:webHidden/>
              </w:rPr>
              <w:t>18</w:t>
            </w:r>
            <w:r>
              <w:rPr>
                <w:noProof/>
                <w:webHidden/>
              </w:rPr>
              <w:fldChar w:fldCharType="end"/>
            </w:r>
            <w:r w:rsidRPr="00532DD2">
              <w:rPr>
                <w:rStyle w:val="Lienhypertexte"/>
                <w:noProof/>
              </w:rPr>
              <w:fldChar w:fldCharType="end"/>
            </w:r>
          </w:ins>
        </w:p>
        <w:p w14:paraId="357CEBE7" w14:textId="3D3405F2" w:rsidR="00ED4352" w:rsidRDefault="00ED4352">
          <w:pPr>
            <w:pStyle w:val="TM1"/>
            <w:tabs>
              <w:tab w:val="right" w:leader="dot" w:pos="9062"/>
            </w:tabs>
            <w:rPr>
              <w:ins w:id="225" w:author="Ned Johnson" w:date="2019-05-14T11:37:00Z"/>
              <w:rFonts w:eastAsiaTheme="minorEastAsia"/>
              <w:noProof/>
              <w:lang w:eastAsia="fr-FR"/>
            </w:rPr>
          </w:pPr>
          <w:ins w:id="226"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"_Toc8726332"</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Annexe 2 : Generical Taxinomy in JSON</w:t>
            </w:r>
            <w:r>
              <w:rPr>
                <w:noProof/>
                <w:webHidden/>
              </w:rPr>
              <w:tab/>
            </w:r>
            <w:r>
              <w:rPr>
                <w:noProof/>
                <w:webHidden/>
              </w:rPr>
              <w:fldChar w:fldCharType="begin"/>
            </w:r>
            <w:r>
              <w:rPr>
                <w:noProof/>
                <w:webHidden/>
              </w:rPr>
              <w:instrText xml:space="preserve"> PAGEREF _Toc8726332 \h </w:instrText>
            </w:r>
          </w:ins>
          <w:r>
            <w:rPr>
              <w:noProof/>
              <w:webHidden/>
            </w:rPr>
          </w:r>
          <w:r>
            <w:rPr>
              <w:noProof/>
              <w:webHidden/>
            </w:rPr>
            <w:fldChar w:fldCharType="separate"/>
          </w:r>
          <w:ins w:id="227" w:author="Ned Johnson" w:date="2019-05-14T11:37:00Z">
            <w:r>
              <w:rPr>
                <w:noProof/>
                <w:webHidden/>
              </w:rPr>
              <w:t>19</w:t>
            </w:r>
            <w:r>
              <w:rPr>
                <w:noProof/>
                <w:webHidden/>
              </w:rPr>
              <w:fldChar w:fldCharType="end"/>
            </w:r>
            <w:r w:rsidRPr="00532DD2">
              <w:rPr>
                <w:rStyle w:val="Lienhypertexte"/>
                <w:noProof/>
              </w:rPr>
              <w:fldChar w:fldCharType="end"/>
            </w:r>
          </w:ins>
        </w:p>
        <w:p w14:paraId="1472C2E7" w14:textId="2A233F0C" w:rsidR="00ED4352" w:rsidRDefault="00ED4352">
          <w:pPr>
            <w:pStyle w:val="TM1"/>
            <w:tabs>
              <w:tab w:val="right" w:leader="dot" w:pos="9062"/>
            </w:tabs>
            <w:rPr>
              <w:ins w:id="228" w:author="Ned Johnson" w:date="2019-05-14T11:37:00Z"/>
              <w:rFonts w:eastAsiaTheme="minorEastAsia"/>
              <w:noProof/>
              <w:lang w:eastAsia="fr-FR"/>
            </w:rPr>
          </w:pPr>
          <w:ins w:id="229"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"_Toc8726333"</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Annexe 3 : Modification of GEA-NZ</w:t>
            </w:r>
            <w:r>
              <w:rPr>
                <w:noProof/>
                <w:webHidden/>
              </w:rPr>
              <w:tab/>
            </w:r>
            <w:r>
              <w:rPr>
                <w:noProof/>
                <w:webHidden/>
              </w:rPr>
              <w:fldChar w:fldCharType="begin"/>
            </w:r>
            <w:r>
              <w:rPr>
                <w:noProof/>
                <w:webHidden/>
              </w:rPr>
              <w:instrText xml:space="preserve"> PAGEREF _Toc8726333 \h </w:instrText>
            </w:r>
          </w:ins>
          <w:r>
            <w:rPr>
              <w:noProof/>
              <w:webHidden/>
            </w:rPr>
          </w:r>
          <w:r>
            <w:rPr>
              <w:noProof/>
              <w:webHidden/>
            </w:rPr>
            <w:fldChar w:fldCharType="separate"/>
          </w:r>
          <w:ins w:id="230" w:author="Ned Johnson" w:date="2019-05-14T11:37:00Z">
            <w:r>
              <w:rPr>
                <w:noProof/>
                <w:webHidden/>
              </w:rPr>
              <w:t>20</w:t>
            </w:r>
            <w:r>
              <w:rPr>
                <w:noProof/>
                <w:webHidden/>
              </w:rPr>
              <w:fldChar w:fldCharType="end"/>
            </w:r>
            <w:r w:rsidRPr="00532DD2">
              <w:rPr>
                <w:rStyle w:val="Lienhypertexte"/>
                <w:noProof/>
              </w:rPr>
              <w:fldChar w:fldCharType="end"/>
            </w:r>
          </w:ins>
        </w:p>
        <w:p w14:paraId="11ABE46C" w14:textId="0CC05875" w:rsidR="00ED4352" w:rsidRDefault="00ED4352">
          <w:pPr>
            <w:pStyle w:val="TM1"/>
            <w:tabs>
              <w:tab w:val="right" w:leader="dot" w:pos="9062"/>
            </w:tabs>
            <w:rPr>
              <w:ins w:id="231" w:author="Ned Johnson" w:date="2019-05-14T11:37:00Z"/>
              <w:rFonts w:eastAsiaTheme="minorEastAsia"/>
              <w:noProof/>
              <w:lang w:eastAsia="fr-FR"/>
            </w:rPr>
          </w:pPr>
          <w:ins w:id="232" w:author="Ned Johnson" w:date="2019-05-14T11:37:00Z">
            <w:r w:rsidRPr="00532DD2">
              <w:rPr>
                <w:rStyle w:val="Lienhypertexte"/>
                <w:noProof/>
              </w:rPr>
              <w:fldChar w:fldCharType="begin"/>
            </w:r>
            <w:r w:rsidRPr="00532DD2">
              <w:rPr>
                <w:rStyle w:val="Lienhypertexte"/>
                <w:noProof/>
              </w:rPr>
              <w:instrText xml:space="preserve"> </w:instrText>
            </w:r>
            <w:r>
              <w:rPr>
                <w:noProof/>
              </w:rPr>
              <w:instrText>HYPERLINK \l "_Toc8726334"</w:instrText>
            </w:r>
            <w:r w:rsidRPr="00532DD2">
              <w:rPr>
                <w:rStyle w:val="Lienhypertexte"/>
                <w:noProof/>
              </w:rPr>
              <w:instrText xml:space="preserve"> </w:instrText>
            </w:r>
            <w:r w:rsidRPr="00532DD2">
              <w:rPr>
                <w:rStyle w:val="Lienhypertexte"/>
                <w:noProof/>
              </w:rPr>
              <w:fldChar w:fldCharType="separate"/>
            </w:r>
            <w:r w:rsidRPr="00532DD2">
              <w:rPr>
                <w:rStyle w:val="Lienhypertexte"/>
                <w:noProof/>
              </w:rPr>
              <w:t>Bibliography :</w:t>
            </w:r>
            <w:r>
              <w:rPr>
                <w:noProof/>
                <w:webHidden/>
              </w:rPr>
              <w:tab/>
            </w:r>
            <w:r>
              <w:rPr>
                <w:noProof/>
                <w:webHidden/>
              </w:rPr>
              <w:fldChar w:fldCharType="begin"/>
            </w:r>
            <w:r>
              <w:rPr>
                <w:noProof/>
                <w:webHidden/>
              </w:rPr>
              <w:instrText xml:space="preserve"> PAGEREF _Toc8726334 \h </w:instrText>
            </w:r>
          </w:ins>
          <w:r>
            <w:rPr>
              <w:noProof/>
              <w:webHidden/>
            </w:rPr>
          </w:r>
          <w:r>
            <w:rPr>
              <w:noProof/>
              <w:webHidden/>
            </w:rPr>
            <w:fldChar w:fldCharType="separate"/>
          </w:r>
          <w:ins w:id="233" w:author="Ned Johnson" w:date="2019-05-14T11:37:00Z">
            <w:r>
              <w:rPr>
                <w:noProof/>
                <w:webHidden/>
              </w:rPr>
              <w:t>21</w:t>
            </w:r>
            <w:r>
              <w:rPr>
                <w:noProof/>
                <w:webHidden/>
              </w:rPr>
              <w:fldChar w:fldCharType="end"/>
            </w:r>
            <w:r w:rsidRPr="00532DD2">
              <w:rPr>
                <w:rStyle w:val="Lienhypertexte"/>
                <w:noProof/>
              </w:rPr>
              <w:fldChar w:fldCharType="end"/>
            </w:r>
          </w:ins>
        </w:p>
        <w:p w14:paraId="09521624" w14:textId="1F0F23E8" w:rsidR="002235CA" w:rsidRPr="00342D61" w:rsidDel="00CD1835" w:rsidRDefault="002235CA">
          <w:pPr>
            <w:pStyle w:val="TM1"/>
            <w:tabs>
              <w:tab w:val="right" w:leader="dot" w:pos="9062"/>
            </w:tabs>
            <w:rPr>
              <w:del w:id="234" w:author="Ned Johnson" w:date="2019-05-13T01:19:00Z"/>
              <w:noProof/>
              <w:lang w:val="en-GB"/>
            </w:rPr>
          </w:pPr>
          <w:del w:id="235" w:author="Ned Johnson" w:date="2019-05-13T01:19:00Z">
            <w:r w:rsidRPr="00CD1835" w:rsidDel="00CD1835">
              <w:rPr>
                <w:noProof/>
                <w:rPrChange w:id="236" w:author="Ned Johnson" w:date="2019-05-13T01:19:00Z">
                  <w:rPr>
                    <w:rStyle w:val="Lienhypertexte"/>
                    <w:lang w:val="en-GB"/>
                  </w:rPr>
                </w:rPrChange>
              </w:rPr>
              <w:delText>Introduction</w:delText>
            </w:r>
            <w:r w:rsidRPr="00342D61" w:rsidDel="00CD1835">
              <w:rPr>
                <w:noProof/>
                <w:webHidden/>
                <w:lang w:val="en-GB"/>
              </w:rPr>
              <w:tab/>
              <w:delText>3</w:delText>
            </w:r>
          </w:del>
        </w:p>
        <w:p w14:paraId="2D2808FE" w14:textId="4BFB7FD1" w:rsidR="002235CA" w:rsidRPr="00342D61" w:rsidDel="00CD1835" w:rsidRDefault="002235CA">
          <w:pPr>
            <w:pStyle w:val="TM2"/>
            <w:tabs>
              <w:tab w:val="right" w:leader="dot" w:pos="9062"/>
            </w:tabs>
            <w:rPr>
              <w:del w:id="237" w:author="Ned Johnson" w:date="2019-05-13T01:19:00Z"/>
              <w:noProof/>
              <w:lang w:val="en-GB"/>
            </w:rPr>
          </w:pPr>
          <w:del w:id="238" w:author="Ned Johnson" w:date="2019-05-13T01:19:00Z">
            <w:r w:rsidRPr="00CD1835" w:rsidDel="00CD1835">
              <w:rPr>
                <w:noProof/>
                <w:rPrChange w:id="239" w:author="Ned Johnson" w:date="2019-05-13T01:19:00Z">
                  <w:rPr>
                    <w:rStyle w:val="Lienhypertexte"/>
                    <w:lang w:val="en-GB"/>
                  </w:rPr>
                </w:rPrChange>
              </w:rPr>
              <w:delText>Problématique Générale</w:delText>
            </w:r>
            <w:r w:rsidRPr="00342D61" w:rsidDel="00CD1835">
              <w:rPr>
                <w:noProof/>
                <w:webHidden/>
                <w:lang w:val="en-GB"/>
              </w:rPr>
              <w:tab/>
              <w:delText>3</w:delText>
            </w:r>
          </w:del>
        </w:p>
        <w:p w14:paraId="73EDCEAA" w14:textId="05EFACA4" w:rsidR="002235CA" w:rsidRPr="00342D61" w:rsidDel="00CD1835" w:rsidRDefault="002235CA">
          <w:pPr>
            <w:pStyle w:val="TM2"/>
            <w:tabs>
              <w:tab w:val="right" w:leader="dot" w:pos="9062"/>
            </w:tabs>
            <w:rPr>
              <w:del w:id="240" w:author="Ned Johnson" w:date="2019-05-13T01:19:00Z"/>
              <w:noProof/>
              <w:lang w:val="en-GB"/>
            </w:rPr>
          </w:pPr>
          <w:del w:id="241" w:author="Ned Johnson" w:date="2019-05-13T01:19:00Z">
            <w:r w:rsidRPr="00CD1835" w:rsidDel="00CD1835">
              <w:rPr>
                <w:noProof/>
                <w:rPrChange w:id="242" w:author="Ned Johnson" w:date="2019-05-13T01:19:00Z">
                  <w:rPr>
                    <w:rStyle w:val="Lienhypertexte"/>
                    <w:lang w:val="en-GB"/>
                  </w:rPr>
                </w:rPrChange>
              </w:rPr>
              <w:delText>Avantage</w:delText>
            </w:r>
            <w:r w:rsidRPr="00342D61" w:rsidDel="00CD1835">
              <w:rPr>
                <w:noProof/>
                <w:webHidden/>
                <w:lang w:val="en-GB"/>
              </w:rPr>
              <w:tab/>
              <w:delText>3</w:delText>
            </w:r>
          </w:del>
        </w:p>
        <w:p w14:paraId="051E3A29" w14:textId="3A2FC594" w:rsidR="002235CA" w:rsidRPr="00342D61" w:rsidDel="00CD1835" w:rsidRDefault="002235CA">
          <w:pPr>
            <w:pStyle w:val="TM1"/>
            <w:tabs>
              <w:tab w:val="right" w:leader="dot" w:pos="9062"/>
            </w:tabs>
            <w:rPr>
              <w:del w:id="243" w:author="Ned Johnson" w:date="2019-05-13T01:19:00Z"/>
              <w:noProof/>
              <w:lang w:val="en-GB"/>
            </w:rPr>
          </w:pPr>
          <w:del w:id="244" w:author="Ned Johnson" w:date="2019-05-13T01:19:00Z">
            <w:r w:rsidRPr="00CD1835" w:rsidDel="00CD1835">
              <w:rPr>
                <w:noProof/>
                <w:rPrChange w:id="245" w:author="Ned Johnson" w:date="2019-05-13T01:19:00Z">
                  <w:rPr>
                    <w:rStyle w:val="Lienhypertexte"/>
                    <w:lang w:val="en-GB"/>
                  </w:rPr>
                </w:rPrChange>
              </w:rPr>
              <w:delText>Etat de l’art</w:delText>
            </w:r>
            <w:r w:rsidRPr="00342D61" w:rsidDel="00CD1835">
              <w:rPr>
                <w:noProof/>
                <w:webHidden/>
                <w:lang w:val="en-GB"/>
              </w:rPr>
              <w:tab/>
              <w:delText>4</w:delText>
            </w:r>
          </w:del>
        </w:p>
        <w:p w14:paraId="73A9E7AC" w14:textId="4C6A9A5F" w:rsidR="002235CA" w:rsidRPr="00342D61" w:rsidDel="00CD1835" w:rsidRDefault="002235CA">
          <w:pPr>
            <w:pStyle w:val="TM2"/>
            <w:tabs>
              <w:tab w:val="right" w:leader="dot" w:pos="9062"/>
            </w:tabs>
            <w:rPr>
              <w:del w:id="246" w:author="Ned Johnson" w:date="2019-05-13T01:19:00Z"/>
              <w:noProof/>
              <w:lang w:val="en-GB"/>
            </w:rPr>
          </w:pPr>
          <w:del w:id="247" w:author="Ned Johnson" w:date="2019-05-13T01:19:00Z">
            <w:r w:rsidRPr="00CD1835" w:rsidDel="00CD1835">
              <w:rPr>
                <w:noProof/>
                <w:rPrChange w:id="248" w:author="Ned Johnson" w:date="2019-05-13T01:19:00Z">
                  <w:rPr>
                    <w:rStyle w:val="Lienhypertexte"/>
                    <w:lang w:val="en-GB"/>
                  </w:rPr>
                </w:rPrChange>
              </w:rPr>
              <w:delText>MISP : Malware Information Sharing Platform and Threat</w:delText>
            </w:r>
            <w:r w:rsidRPr="00342D61" w:rsidDel="00CD1835">
              <w:rPr>
                <w:noProof/>
                <w:webHidden/>
                <w:lang w:val="en-GB"/>
              </w:rPr>
              <w:tab/>
              <w:delText>4</w:delText>
            </w:r>
          </w:del>
        </w:p>
        <w:p w14:paraId="582994D7" w14:textId="5E401F71" w:rsidR="002235CA" w:rsidRPr="00342D61" w:rsidDel="00CD1835" w:rsidRDefault="002235CA">
          <w:pPr>
            <w:pStyle w:val="TM3"/>
            <w:tabs>
              <w:tab w:val="right" w:leader="dot" w:pos="9062"/>
            </w:tabs>
            <w:rPr>
              <w:del w:id="249" w:author="Ned Johnson" w:date="2019-05-13T01:19:00Z"/>
              <w:noProof/>
              <w:lang w:val="en-GB"/>
            </w:rPr>
          </w:pPr>
          <w:del w:id="250" w:author="Ned Johnson" w:date="2019-05-13T01:19:00Z">
            <w:r w:rsidRPr="00CD1835" w:rsidDel="00CD1835">
              <w:rPr>
                <w:noProof/>
                <w:rPrChange w:id="251" w:author="Ned Johnson" w:date="2019-05-13T01:19:00Z">
                  <w:rPr>
                    <w:rStyle w:val="Lienhypertexte"/>
                    <w:lang w:val="en-GB"/>
                  </w:rPr>
                </w:rPrChange>
              </w:rPr>
              <w:delText>Présentation</w:delText>
            </w:r>
            <w:r w:rsidRPr="00342D61" w:rsidDel="00CD1835">
              <w:rPr>
                <w:noProof/>
                <w:webHidden/>
                <w:lang w:val="en-GB"/>
              </w:rPr>
              <w:tab/>
              <w:delText>4</w:delText>
            </w:r>
          </w:del>
        </w:p>
        <w:p w14:paraId="4E3FD08D" w14:textId="46EEEBDA" w:rsidR="002235CA" w:rsidRPr="00342D61" w:rsidDel="00CD1835" w:rsidRDefault="002235CA">
          <w:pPr>
            <w:pStyle w:val="TM3"/>
            <w:tabs>
              <w:tab w:val="right" w:leader="dot" w:pos="9062"/>
            </w:tabs>
            <w:rPr>
              <w:del w:id="252" w:author="Ned Johnson" w:date="2019-05-13T01:19:00Z"/>
              <w:noProof/>
              <w:lang w:val="en-GB"/>
            </w:rPr>
          </w:pPr>
          <w:del w:id="253" w:author="Ned Johnson" w:date="2019-05-13T01:19:00Z">
            <w:r w:rsidRPr="00CD1835" w:rsidDel="00CD1835">
              <w:rPr>
                <w:noProof/>
                <w:rPrChange w:id="254" w:author="Ned Johnson" w:date="2019-05-13T01:19:00Z">
                  <w:rPr>
                    <w:rStyle w:val="Lienhypertexte"/>
                    <w:lang w:val="en-GB"/>
                  </w:rPr>
                </w:rPrChange>
              </w:rPr>
              <w:delText>Avantages Principaux</w:delText>
            </w:r>
            <w:r w:rsidRPr="00342D61" w:rsidDel="00CD1835">
              <w:rPr>
                <w:noProof/>
                <w:webHidden/>
                <w:lang w:val="en-GB"/>
              </w:rPr>
              <w:tab/>
              <w:delText>4</w:delText>
            </w:r>
          </w:del>
        </w:p>
        <w:p w14:paraId="01307FE7" w14:textId="5A675745" w:rsidR="002235CA" w:rsidRPr="00342D61" w:rsidDel="00CD1835" w:rsidRDefault="002235CA">
          <w:pPr>
            <w:pStyle w:val="TM3"/>
            <w:tabs>
              <w:tab w:val="right" w:leader="dot" w:pos="9062"/>
            </w:tabs>
            <w:rPr>
              <w:del w:id="255" w:author="Ned Johnson" w:date="2019-05-13T01:19:00Z"/>
              <w:noProof/>
              <w:lang w:val="en-GB"/>
            </w:rPr>
          </w:pPr>
          <w:del w:id="256" w:author="Ned Johnson" w:date="2019-05-13T01:19:00Z">
            <w:r w:rsidRPr="00CD1835" w:rsidDel="00CD1835">
              <w:rPr>
                <w:noProof/>
                <w:rPrChange w:id="257" w:author="Ned Johnson" w:date="2019-05-13T01:19:00Z">
                  <w:rPr>
                    <w:rStyle w:val="Lienhypertexte"/>
                    <w:lang w:val="en-GB"/>
                  </w:rPr>
                </w:rPrChange>
              </w:rPr>
              <w:delText>Problèmes Principaux :</w:delText>
            </w:r>
            <w:r w:rsidRPr="00342D61" w:rsidDel="00CD1835">
              <w:rPr>
                <w:noProof/>
                <w:webHidden/>
                <w:lang w:val="en-GB"/>
              </w:rPr>
              <w:tab/>
              <w:delText>4</w:delText>
            </w:r>
          </w:del>
        </w:p>
        <w:p w14:paraId="3CA769C1" w14:textId="6A723802" w:rsidR="002235CA" w:rsidRPr="00342D61" w:rsidDel="00CD1835" w:rsidRDefault="002235CA">
          <w:pPr>
            <w:pStyle w:val="TM3"/>
            <w:tabs>
              <w:tab w:val="right" w:leader="dot" w:pos="9062"/>
            </w:tabs>
            <w:rPr>
              <w:del w:id="258" w:author="Ned Johnson" w:date="2019-05-13T01:19:00Z"/>
              <w:noProof/>
              <w:lang w:val="en-GB"/>
            </w:rPr>
          </w:pPr>
          <w:del w:id="259" w:author="Ned Johnson" w:date="2019-05-13T01:19:00Z">
            <w:r w:rsidRPr="00CD1835" w:rsidDel="00CD1835">
              <w:rPr>
                <w:noProof/>
                <w:rPrChange w:id="260" w:author="Ned Johnson" w:date="2019-05-13T01:19:00Z">
                  <w:rPr>
                    <w:rStyle w:val="Lienhypertexte"/>
                    <w:lang w:val="en-GB"/>
                  </w:rPr>
                </w:rPrChange>
              </w:rPr>
              <w:delText>Conclusion</w:delText>
            </w:r>
            <w:r w:rsidRPr="00342D61" w:rsidDel="00CD1835">
              <w:rPr>
                <w:noProof/>
                <w:webHidden/>
                <w:lang w:val="en-GB"/>
              </w:rPr>
              <w:tab/>
              <w:delText>4</w:delText>
            </w:r>
          </w:del>
        </w:p>
        <w:p w14:paraId="7D90EABA" w14:textId="22383DAF" w:rsidR="002235CA" w:rsidRPr="00342D61" w:rsidDel="00CD1835" w:rsidRDefault="002235CA">
          <w:pPr>
            <w:pStyle w:val="TM2"/>
            <w:tabs>
              <w:tab w:val="right" w:leader="dot" w:pos="9062"/>
            </w:tabs>
            <w:rPr>
              <w:del w:id="261" w:author="Ned Johnson" w:date="2019-05-13T01:19:00Z"/>
              <w:noProof/>
              <w:lang w:val="en-GB"/>
            </w:rPr>
          </w:pPr>
          <w:del w:id="262" w:author="Ned Johnson" w:date="2019-05-13T01:19:00Z">
            <w:r w:rsidRPr="00CD1835" w:rsidDel="00CD1835">
              <w:rPr>
                <w:noProof/>
                <w:rPrChange w:id="263" w:author="Ned Johnson" w:date="2019-05-13T01:19:00Z">
                  <w:rPr>
                    <w:rStyle w:val="Lienhypertexte"/>
                    <w:lang w:val="en-GB"/>
                  </w:rPr>
                </w:rPrChange>
              </w:rPr>
              <w:delText>Taxonomie</w:delText>
            </w:r>
            <w:r w:rsidRPr="00342D61" w:rsidDel="00CD1835">
              <w:rPr>
                <w:noProof/>
                <w:webHidden/>
                <w:lang w:val="en-GB"/>
              </w:rPr>
              <w:tab/>
              <w:delText>5</w:delText>
            </w:r>
          </w:del>
        </w:p>
        <w:p w14:paraId="3B89D02A" w14:textId="51BC19BF" w:rsidR="002235CA" w:rsidRPr="00342D61" w:rsidDel="00CD1835" w:rsidRDefault="002235CA">
          <w:pPr>
            <w:pStyle w:val="TM3"/>
            <w:tabs>
              <w:tab w:val="right" w:leader="dot" w:pos="9062"/>
            </w:tabs>
            <w:rPr>
              <w:del w:id="264" w:author="Ned Johnson" w:date="2019-05-13T01:19:00Z"/>
              <w:noProof/>
              <w:lang w:val="en-GB"/>
            </w:rPr>
          </w:pPr>
          <w:del w:id="265" w:author="Ned Johnson" w:date="2019-05-13T01:19:00Z">
            <w:r w:rsidRPr="00CD1835" w:rsidDel="00CD1835">
              <w:rPr>
                <w:noProof/>
                <w:rPrChange w:id="266" w:author="Ned Johnson" w:date="2019-05-13T01:19:00Z">
                  <w:rPr>
                    <w:rStyle w:val="Lienhypertexte"/>
                    <w:lang w:val="en-GB"/>
                  </w:rPr>
                </w:rPrChange>
              </w:rPr>
              <w:delText>Exemple d’arborescence d’une taxonomie botanique :</w:delText>
            </w:r>
            <w:r w:rsidRPr="00342D61" w:rsidDel="00CD1835">
              <w:rPr>
                <w:noProof/>
                <w:webHidden/>
                <w:lang w:val="en-GB"/>
              </w:rPr>
              <w:tab/>
              <w:delText>5</w:delText>
            </w:r>
          </w:del>
        </w:p>
        <w:p w14:paraId="3103B8FF" w14:textId="0539B5B3" w:rsidR="002235CA" w:rsidRPr="00342D61" w:rsidDel="00CD1835" w:rsidRDefault="002235CA">
          <w:pPr>
            <w:pStyle w:val="TM2"/>
            <w:tabs>
              <w:tab w:val="right" w:leader="dot" w:pos="9062"/>
            </w:tabs>
            <w:rPr>
              <w:del w:id="267" w:author="Ned Johnson" w:date="2019-05-13T01:19:00Z"/>
              <w:noProof/>
              <w:lang w:val="en-GB"/>
            </w:rPr>
          </w:pPr>
          <w:del w:id="268" w:author="Ned Johnson" w:date="2019-05-13T01:19:00Z">
            <w:r w:rsidRPr="00CD1835" w:rsidDel="00CD1835">
              <w:rPr>
                <w:noProof/>
                <w:rPrChange w:id="269" w:author="Ned Johnson" w:date="2019-05-13T01:19:00Z">
                  <w:rPr>
                    <w:rStyle w:val="Lienhypertexte"/>
                    <w:lang w:val="en-GB"/>
                  </w:rPr>
                </w:rPrChange>
              </w:rPr>
              <w:delText>Les taxonomies de MISP</w:delText>
            </w:r>
            <w:r w:rsidRPr="00342D61" w:rsidDel="00CD1835">
              <w:rPr>
                <w:noProof/>
                <w:webHidden/>
                <w:lang w:val="en-GB"/>
              </w:rPr>
              <w:tab/>
              <w:delText>6</w:delText>
            </w:r>
          </w:del>
        </w:p>
        <w:p w14:paraId="76DCCB07" w14:textId="4383A0A6" w:rsidR="002235CA" w:rsidRPr="00342D61" w:rsidDel="00CD1835" w:rsidRDefault="002235CA">
          <w:pPr>
            <w:pStyle w:val="TM3"/>
            <w:tabs>
              <w:tab w:val="right" w:leader="dot" w:pos="9062"/>
            </w:tabs>
            <w:rPr>
              <w:del w:id="270" w:author="Ned Johnson" w:date="2019-05-13T01:19:00Z"/>
              <w:noProof/>
              <w:lang w:val="en-GB"/>
            </w:rPr>
          </w:pPr>
          <w:del w:id="271" w:author="Ned Johnson" w:date="2019-05-13T01:19:00Z">
            <w:r w:rsidRPr="00CD1835" w:rsidDel="00CD1835">
              <w:rPr>
                <w:noProof/>
                <w:rPrChange w:id="272" w:author="Ned Johnson" w:date="2019-05-13T01:19:00Z">
                  <w:rPr>
                    <w:rStyle w:val="Lienhypertexte"/>
                    <w:lang w:val="en-GB"/>
                  </w:rPr>
                </w:rPrChange>
              </w:rPr>
              <w:delText>MISP Taxonomy</w:delText>
            </w:r>
            <w:r w:rsidRPr="00342D61" w:rsidDel="00CD1835">
              <w:rPr>
                <w:noProof/>
                <w:webHidden/>
                <w:lang w:val="en-GB"/>
              </w:rPr>
              <w:tab/>
              <w:delText>6</w:delText>
            </w:r>
          </w:del>
        </w:p>
        <w:p w14:paraId="0F65B4D2" w14:textId="4589BD58" w:rsidR="002235CA" w:rsidRPr="00342D61" w:rsidDel="00CD1835" w:rsidRDefault="002235CA">
          <w:pPr>
            <w:pStyle w:val="TM3"/>
            <w:tabs>
              <w:tab w:val="right" w:leader="dot" w:pos="9062"/>
            </w:tabs>
            <w:rPr>
              <w:del w:id="273" w:author="Ned Johnson" w:date="2019-05-13T01:19:00Z"/>
              <w:noProof/>
              <w:lang w:val="en-GB"/>
            </w:rPr>
          </w:pPr>
          <w:del w:id="274" w:author="Ned Johnson" w:date="2019-05-13T01:19:00Z">
            <w:r w:rsidRPr="00CD1835" w:rsidDel="00CD1835">
              <w:rPr>
                <w:noProof/>
                <w:rPrChange w:id="275" w:author="Ned Johnson" w:date="2019-05-13T01:19:00Z">
                  <w:rPr>
                    <w:rStyle w:val="Lienhypertexte"/>
                    <w:lang w:val="en-GB"/>
                  </w:rPr>
                </w:rPrChange>
              </w:rPr>
              <w:delText>Avantage :</w:delText>
            </w:r>
            <w:r w:rsidRPr="00342D61" w:rsidDel="00CD1835">
              <w:rPr>
                <w:noProof/>
                <w:webHidden/>
                <w:lang w:val="en-GB"/>
              </w:rPr>
              <w:tab/>
              <w:delText>6</w:delText>
            </w:r>
          </w:del>
        </w:p>
        <w:p w14:paraId="4BD697B5" w14:textId="3E2E9027" w:rsidR="002235CA" w:rsidRPr="00342D61" w:rsidDel="00CD1835" w:rsidRDefault="002235CA">
          <w:pPr>
            <w:pStyle w:val="TM3"/>
            <w:tabs>
              <w:tab w:val="right" w:leader="dot" w:pos="9062"/>
            </w:tabs>
            <w:rPr>
              <w:del w:id="276" w:author="Ned Johnson" w:date="2019-05-13T01:19:00Z"/>
              <w:noProof/>
              <w:lang w:val="en-GB"/>
            </w:rPr>
          </w:pPr>
          <w:del w:id="277" w:author="Ned Johnson" w:date="2019-05-13T01:19:00Z">
            <w:r w:rsidRPr="00CD1835" w:rsidDel="00CD1835">
              <w:rPr>
                <w:noProof/>
                <w:rPrChange w:id="278" w:author="Ned Johnson" w:date="2019-05-13T01:19:00Z">
                  <w:rPr>
                    <w:rStyle w:val="Lienhypertexte"/>
                    <w:lang w:val="en-GB"/>
                  </w:rPr>
                </w:rPrChange>
              </w:rPr>
              <w:delText>Problème :</w:delText>
            </w:r>
            <w:r w:rsidRPr="00342D61" w:rsidDel="00CD1835">
              <w:rPr>
                <w:noProof/>
                <w:webHidden/>
                <w:lang w:val="en-GB"/>
              </w:rPr>
              <w:tab/>
              <w:delText>6</w:delText>
            </w:r>
          </w:del>
        </w:p>
        <w:p w14:paraId="0286D62C" w14:textId="721EBA78" w:rsidR="002235CA" w:rsidRPr="00342D61" w:rsidDel="00CD1835" w:rsidRDefault="002235CA">
          <w:pPr>
            <w:pStyle w:val="TM2"/>
            <w:tabs>
              <w:tab w:val="right" w:leader="dot" w:pos="9062"/>
            </w:tabs>
            <w:rPr>
              <w:del w:id="279" w:author="Ned Johnson" w:date="2019-05-13T01:19:00Z"/>
              <w:noProof/>
              <w:lang w:val="en-GB"/>
            </w:rPr>
          </w:pPr>
          <w:del w:id="280" w:author="Ned Johnson" w:date="2019-05-13T01:19:00Z">
            <w:r w:rsidRPr="00CD1835" w:rsidDel="00CD1835">
              <w:rPr>
                <w:noProof/>
                <w:rPrChange w:id="281" w:author="Ned Johnson" w:date="2019-05-13T01:19:00Z">
                  <w:rPr>
                    <w:rStyle w:val="Lienhypertexte"/>
                    <w:lang w:val="en-GB"/>
                  </w:rPr>
                </w:rPrChange>
              </w:rPr>
              <w:delText>ERCOT Faceted Classifaction</w:delText>
            </w:r>
            <w:r w:rsidRPr="00342D61" w:rsidDel="00CD1835">
              <w:rPr>
                <w:noProof/>
                <w:webHidden/>
                <w:lang w:val="en-GB"/>
              </w:rPr>
              <w:tab/>
              <w:delText>7</w:delText>
            </w:r>
          </w:del>
        </w:p>
        <w:p w14:paraId="09D2FA2E" w14:textId="0416282E" w:rsidR="002235CA" w:rsidRPr="00342D61" w:rsidDel="00CD1835" w:rsidRDefault="002235CA">
          <w:pPr>
            <w:pStyle w:val="TM2"/>
            <w:tabs>
              <w:tab w:val="right" w:leader="dot" w:pos="9062"/>
            </w:tabs>
            <w:rPr>
              <w:del w:id="282" w:author="Ned Johnson" w:date="2019-05-13T01:19:00Z"/>
              <w:noProof/>
              <w:lang w:val="en-GB"/>
            </w:rPr>
          </w:pPr>
          <w:del w:id="283" w:author="Ned Johnson" w:date="2019-05-13T01:19:00Z">
            <w:r w:rsidRPr="00CD1835" w:rsidDel="00CD1835">
              <w:rPr>
                <w:noProof/>
                <w:rPrChange w:id="284" w:author="Ned Johnson" w:date="2019-05-13T01:19:00Z">
                  <w:rPr>
                    <w:rStyle w:val="Lienhypertexte"/>
                    <w:lang w:val="en-GB"/>
                  </w:rPr>
                </w:rPrChange>
              </w:rPr>
              <w:delText>Architecting an Entreprise content management Strategy</w:delText>
            </w:r>
            <w:r w:rsidRPr="00342D61" w:rsidDel="00CD1835">
              <w:rPr>
                <w:noProof/>
                <w:webHidden/>
                <w:lang w:val="en-GB"/>
              </w:rPr>
              <w:tab/>
              <w:delText>8</w:delText>
            </w:r>
          </w:del>
        </w:p>
        <w:p w14:paraId="7DD45FEC" w14:textId="28E0D68C" w:rsidR="002235CA" w:rsidRPr="00342D61" w:rsidDel="00CD1835" w:rsidRDefault="002235CA">
          <w:pPr>
            <w:pStyle w:val="TM2"/>
            <w:tabs>
              <w:tab w:val="right" w:leader="dot" w:pos="9062"/>
            </w:tabs>
            <w:rPr>
              <w:del w:id="285" w:author="Ned Johnson" w:date="2019-05-13T01:19:00Z"/>
              <w:noProof/>
              <w:lang w:val="en-GB"/>
            </w:rPr>
          </w:pPr>
          <w:del w:id="286" w:author="Ned Johnson" w:date="2019-05-13T01:19:00Z">
            <w:r w:rsidRPr="00CD1835" w:rsidDel="00CD1835">
              <w:rPr>
                <w:noProof/>
                <w:rPrChange w:id="287" w:author="Ned Johnson" w:date="2019-05-13T01:19:00Z">
                  <w:rPr>
                    <w:rStyle w:val="Lienhypertexte"/>
                    <w:lang w:val="en-GB"/>
                  </w:rPr>
                </w:rPrChange>
              </w:rPr>
              <w:delText>Government Entreprise Architecture</w:delText>
            </w:r>
            <w:r w:rsidRPr="00342D61" w:rsidDel="00CD1835">
              <w:rPr>
                <w:noProof/>
                <w:webHidden/>
                <w:lang w:val="en-GB"/>
              </w:rPr>
              <w:tab/>
              <w:delText>9</w:delText>
            </w:r>
          </w:del>
        </w:p>
        <w:p w14:paraId="5770CDD2" w14:textId="4D341365" w:rsidR="002235CA" w:rsidRPr="00342D61" w:rsidDel="00CD1835" w:rsidRDefault="002235CA">
          <w:pPr>
            <w:pStyle w:val="TM2"/>
            <w:tabs>
              <w:tab w:val="right" w:leader="dot" w:pos="9062"/>
            </w:tabs>
            <w:rPr>
              <w:del w:id="288" w:author="Ned Johnson" w:date="2019-05-13T01:19:00Z"/>
              <w:noProof/>
              <w:lang w:val="en-GB"/>
            </w:rPr>
          </w:pPr>
          <w:del w:id="289" w:author="Ned Johnson" w:date="2019-05-13T01:19:00Z">
            <w:r w:rsidRPr="00CD1835" w:rsidDel="00CD1835">
              <w:rPr>
                <w:noProof/>
                <w:rPrChange w:id="290" w:author="Ned Johnson" w:date="2019-05-13T01:19:00Z">
                  <w:rPr>
                    <w:rStyle w:val="Lienhypertexte"/>
                    <w:lang w:val="en-GB"/>
                  </w:rPr>
                </w:rPrChange>
              </w:rPr>
              <w:delText>Functionnal Classification Taxinomies</w:delText>
            </w:r>
            <w:r w:rsidRPr="00342D61" w:rsidDel="00CD1835">
              <w:rPr>
                <w:noProof/>
                <w:webHidden/>
                <w:lang w:val="en-GB"/>
              </w:rPr>
              <w:tab/>
              <w:delText>10</w:delText>
            </w:r>
          </w:del>
        </w:p>
        <w:p w14:paraId="1D94CDFA" w14:textId="684B6F7C" w:rsidR="002235CA" w:rsidRPr="00342D61" w:rsidDel="00CD1835" w:rsidRDefault="002235CA">
          <w:pPr>
            <w:pStyle w:val="TM2"/>
            <w:tabs>
              <w:tab w:val="right" w:leader="dot" w:pos="9062"/>
            </w:tabs>
            <w:rPr>
              <w:del w:id="291" w:author="Ned Johnson" w:date="2019-05-13T01:19:00Z"/>
              <w:noProof/>
              <w:lang w:val="en-GB"/>
            </w:rPr>
          </w:pPr>
          <w:del w:id="292" w:author="Ned Johnson" w:date="2019-05-13T01:19:00Z">
            <w:r w:rsidRPr="00CD1835" w:rsidDel="00CD1835">
              <w:rPr>
                <w:noProof/>
                <w:rPrChange w:id="293" w:author="Ned Johnson" w:date="2019-05-13T01:19:00Z">
                  <w:rPr>
                    <w:rStyle w:val="Lienhypertexte"/>
                    <w:lang w:val="en-GB"/>
                  </w:rPr>
                </w:rPrChange>
              </w:rPr>
              <w:delText>Sector Taxonomy and definitions</w:delText>
            </w:r>
            <w:r w:rsidRPr="00342D61" w:rsidDel="00CD1835">
              <w:rPr>
                <w:noProof/>
                <w:webHidden/>
                <w:lang w:val="en-GB"/>
              </w:rPr>
              <w:tab/>
              <w:delText>11</w:delText>
            </w:r>
          </w:del>
        </w:p>
        <w:p w14:paraId="70AEBDBE" w14:textId="7AEB60E6" w:rsidR="002235CA" w:rsidRPr="00342D61" w:rsidDel="00CD1835" w:rsidRDefault="002235CA">
          <w:pPr>
            <w:pStyle w:val="TM2"/>
            <w:tabs>
              <w:tab w:val="right" w:leader="dot" w:pos="9062"/>
            </w:tabs>
            <w:rPr>
              <w:del w:id="294" w:author="Ned Johnson" w:date="2019-05-13T01:19:00Z"/>
              <w:noProof/>
              <w:lang w:val="en-GB"/>
            </w:rPr>
          </w:pPr>
          <w:del w:id="295" w:author="Ned Johnson" w:date="2019-05-13T01:19:00Z">
            <w:r w:rsidRPr="00CD1835" w:rsidDel="00CD1835">
              <w:rPr>
                <w:noProof/>
                <w:rPrChange w:id="296" w:author="Ned Johnson" w:date="2019-05-13T01:19:00Z">
                  <w:rPr>
                    <w:rStyle w:val="Lienhypertexte"/>
                    <w:lang w:val="en-GB"/>
                  </w:rPr>
                </w:rPrChange>
              </w:rPr>
              <w:delText>Taxonomy code mapping / professional providers</w:delText>
            </w:r>
            <w:r w:rsidRPr="00342D61" w:rsidDel="00CD1835">
              <w:rPr>
                <w:noProof/>
                <w:webHidden/>
                <w:lang w:val="en-GB"/>
              </w:rPr>
              <w:tab/>
              <w:delText>12</w:delText>
            </w:r>
          </w:del>
        </w:p>
        <w:p w14:paraId="7AB21EA0" w14:textId="17179C5A" w:rsidR="002235CA" w:rsidRPr="00342D61" w:rsidDel="00CD1835" w:rsidRDefault="002235CA">
          <w:pPr>
            <w:pStyle w:val="TM2"/>
            <w:tabs>
              <w:tab w:val="right" w:leader="dot" w:pos="9062"/>
            </w:tabs>
            <w:rPr>
              <w:del w:id="297" w:author="Ned Johnson" w:date="2019-05-13T01:19:00Z"/>
              <w:noProof/>
              <w:lang w:val="en-GB"/>
            </w:rPr>
          </w:pPr>
          <w:del w:id="298" w:author="Ned Johnson" w:date="2019-05-13T01:19:00Z">
            <w:r w:rsidRPr="00CD1835" w:rsidDel="00CD1835">
              <w:rPr>
                <w:noProof/>
                <w:rPrChange w:id="299" w:author="Ned Johnson" w:date="2019-05-13T01:19:00Z">
                  <w:rPr>
                    <w:rStyle w:val="Lienhypertexte"/>
                    <w:lang w:val="en-GB"/>
                  </w:rPr>
                </w:rPrChange>
              </w:rPr>
              <w:delText>Icb version 2</w:delText>
            </w:r>
            <w:r w:rsidRPr="00342D61" w:rsidDel="00CD1835">
              <w:rPr>
                <w:noProof/>
                <w:webHidden/>
                <w:lang w:val="en-GB"/>
              </w:rPr>
              <w:tab/>
              <w:delText>13</w:delText>
            </w:r>
          </w:del>
        </w:p>
        <w:p w14:paraId="1E4DE307" w14:textId="5030583E" w:rsidR="002235CA" w:rsidRPr="00342D61" w:rsidDel="00CD1835" w:rsidRDefault="002235CA">
          <w:pPr>
            <w:pStyle w:val="TM1"/>
            <w:tabs>
              <w:tab w:val="right" w:leader="dot" w:pos="9062"/>
            </w:tabs>
            <w:rPr>
              <w:del w:id="300" w:author="Ned Johnson" w:date="2019-05-13T01:19:00Z"/>
              <w:noProof/>
              <w:lang w:val="en-GB"/>
            </w:rPr>
          </w:pPr>
          <w:del w:id="301" w:author="Ned Johnson" w:date="2019-05-13T01:19:00Z">
            <w:r w:rsidRPr="00CD1835" w:rsidDel="00CD1835">
              <w:rPr>
                <w:noProof/>
                <w:rPrChange w:id="302" w:author="Ned Johnson" w:date="2019-05-13T01:19:00Z">
                  <w:rPr>
                    <w:rStyle w:val="Lienhypertexte"/>
                    <w:lang w:val="en-GB"/>
                  </w:rPr>
                </w:rPrChange>
              </w:rPr>
              <w:delText>GEA-NZ</w:delText>
            </w:r>
            <w:r w:rsidRPr="00342D61" w:rsidDel="00CD1835">
              <w:rPr>
                <w:noProof/>
                <w:webHidden/>
                <w:lang w:val="en-GB"/>
              </w:rPr>
              <w:tab/>
              <w:delText>14</w:delText>
            </w:r>
          </w:del>
        </w:p>
        <w:p w14:paraId="2D0B439C" w14:textId="4226B718" w:rsidR="002235CA" w:rsidRPr="00342D61" w:rsidDel="00CD1835" w:rsidRDefault="002235CA">
          <w:pPr>
            <w:pStyle w:val="TM2"/>
            <w:tabs>
              <w:tab w:val="right" w:leader="dot" w:pos="9062"/>
            </w:tabs>
            <w:rPr>
              <w:del w:id="303" w:author="Ned Johnson" w:date="2019-05-13T01:19:00Z"/>
              <w:noProof/>
              <w:lang w:val="en-GB"/>
            </w:rPr>
          </w:pPr>
          <w:del w:id="304" w:author="Ned Johnson" w:date="2019-05-13T01:19:00Z">
            <w:r w:rsidRPr="00CD1835" w:rsidDel="00CD1835">
              <w:rPr>
                <w:noProof/>
                <w:rPrChange w:id="305" w:author="Ned Johnson" w:date="2019-05-13T01:19:00Z">
                  <w:rPr>
                    <w:rStyle w:val="Lienhypertexte"/>
                    <w:lang w:val="en-GB"/>
                  </w:rPr>
                </w:rPrChange>
              </w:rPr>
              <w:delText>Présentation</w:delText>
            </w:r>
            <w:r w:rsidRPr="00342D61" w:rsidDel="00CD1835">
              <w:rPr>
                <w:noProof/>
                <w:webHidden/>
                <w:lang w:val="en-GB"/>
              </w:rPr>
              <w:tab/>
              <w:delText>14</w:delText>
            </w:r>
          </w:del>
        </w:p>
        <w:p w14:paraId="242D76C3" w14:textId="618C2216" w:rsidR="002235CA" w:rsidRPr="00342D61" w:rsidDel="00CD1835" w:rsidRDefault="002235CA">
          <w:pPr>
            <w:pStyle w:val="TM2"/>
            <w:tabs>
              <w:tab w:val="right" w:leader="dot" w:pos="9062"/>
            </w:tabs>
            <w:rPr>
              <w:del w:id="306" w:author="Ned Johnson" w:date="2019-05-13T01:19:00Z"/>
              <w:noProof/>
              <w:lang w:val="en-GB"/>
            </w:rPr>
          </w:pPr>
          <w:del w:id="307" w:author="Ned Johnson" w:date="2019-05-13T01:19:00Z">
            <w:r w:rsidRPr="00CD1835" w:rsidDel="00CD1835">
              <w:rPr>
                <w:noProof/>
                <w:rPrChange w:id="308" w:author="Ned Johnson" w:date="2019-05-13T01:19:00Z">
                  <w:rPr>
                    <w:rStyle w:val="Lienhypertexte"/>
                    <w:lang w:val="en-GB"/>
                  </w:rPr>
                </w:rPrChange>
              </w:rPr>
              <w:delText>Avantage</w:delText>
            </w:r>
            <w:r w:rsidRPr="00342D61" w:rsidDel="00CD1835">
              <w:rPr>
                <w:noProof/>
                <w:webHidden/>
                <w:lang w:val="en-GB"/>
              </w:rPr>
              <w:tab/>
              <w:delText>14</w:delText>
            </w:r>
          </w:del>
        </w:p>
        <w:p w14:paraId="7F31EE6D" w14:textId="40C32ABA" w:rsidR="002235CA" w:rsidRPr="00342D61" w:rsidDel="00CD1835" w:rsidRDefault="002235CA">
          <w:pPr>
            <w:pStyle w:val="TM2"/>
            <w:tabs>
              <w:tab w:val="right" w:leader="dot" w:pos="9062"/>
            </w:tabs>
            <w:rPr>
              <w:del w:id="309" w:author="Ned Johnson" w:date="2019-05-13T01:19:00Z"/>
              <w:noProof/>
              <w:lang w:val="en-GB"/>
            </w:rPr>
          </w:pPr>
          <w:del w:id="310" w:author="Ned Johnson" w:date="2019-05-13T01:19:00Z">
            <w:r w:rsidRPr="00CD1835" w:rsidDel="00CD1835">
              <w:rPr>
                <w:noProof/>
                <w:rPrChange w:id="311" w:author="Ned Johnson" w:date="2019-05-13T01:19:00Z">
                  <w:rPr>
                    <w:rStyle w:val="Lienhypertexte"/>
                    <w:lang w:val="en-GB"/>
                  </w:rPr>
                </w:rPrChange>
              </w:rPr>
              <w:delText>Désavantage</w:delText>
            </w:r>
            <w:r w:rsidRPr="00342D61" w:rsidDel="00CD1835">
              <w:rPr>
                <w:noProof/>
                <w:webHidden/>
                <w:lang w:val="en-GB"/>
              </w:rPr>
              <w:tab/>
              <w:delText>14</w:delText>
            </w:r>
          </w:del>
        </w:p>
        <w:p w14:paraId="3994D8C3" w14:textId="77777777" w:rsidR="00A57A3A" w:rsidRPr="00342D61" w:rsidDel="00ED4352" w:rsidRDefault="00A57A3A">
          <w:pPr>
            <w:rPr>
              <w:del w:id="312" w:author="Ned Johnson" w:date="2019-05-14T11:38:00Z"/>
              <w:lang w:val="en-GB"/>
            </w:rPr>
          </w:pPr>
          <w:r w:rsidRPr="00342D61">
            <w:rPr>
              <w:b/>
              <w:bCs/>
              <w:lang w:val="en-GB"/>
            </w:rPr>
            <w:fldChar w:fldCharType="end"/>
          </w:r>
        </w:p>
      </w:sdtContent>
    </w:sdt>
    <w:p w14:paraId="1E4C92C6" w14:textId="77777777" w:rsidR="00A57A3A" w:rsidRPr="00342D61" w:rsidRDefault="00A57A3A">
      <w:pPr>
        <w:rPr>
          <w:sz w:val="44"/>
          <w:szCs w:val="44"/>
          <w:lang w:val="en-GB"/>
        </w:rPr>
        <w:sectPr w:rsidR="00A57A3A" w:rsidRPr="00342D61">
          <w:headerReference w:type="default" r:id="rId11"/>
          <w:footerReference w:type="default" r:id="rId12"/>
          <w:footerReference w:type="first" r:id="rId13"/>
          <w:pgSz w:w="11906" w:h="16838"/>
          <w:pgMar w:top="1417" w:right="1417" w:bottom="1417" w:left="1417" w:header="708" w:footer="708" w:gutter="0"/>
          <w:cols w:space="708"/>
          <w:docGrid w:linePitch="360"/>
        </w:sectPr>
        <w:pPrChange w:id="320" w:author="Ned Johnson" w:date="2019-05-14T11:38:00Z">
          <w:pPr>
            <w:jc w:val="center"/>
          </w:pPr>
        </w:pPrChange>
      </w:pPr>
    </w:p>
    <w:p w14:paraId="7AA778EA" w14:textId="52BCB293" w:rsidR="00BB65D8" w:rsidRPr="00342D61" w:rsidRDefault="00BB65D8">
      <w:pPr>
        <w:pStyle w:val="Titre1"/>
      </w:pPr>
      <w:bookmarkStart w:id="321" w:name="_Toc8726267"/>
      <w:r w:rsidRPr="00342D61">
        <w:lastRenderedPageBreak/>
        <w:t>Introduction</w:t>
      </w:r>
      <w:bookmarkEnd w:id="321"/>
    </w:p>
    <w:p w14:paraId="05D691B0" w14:textId="27D2D3D8" w:rsidR="003002AC" w:rsidRPr="00342D61" w:rsidRDefault="003002AC" w:rsidP="003002AC">
      <w:pPr>
        <w:pStyle w:val="Titre2"/>
        <w:rPr>
          <w:lang w:val="en-GB"/>
        </w:rPr>
      </w:pPr>
      <w:bookmarkStart w:id="322" w:name="_Toc8726268"/>
      <w:r w:rsidRPr="00342D61">
        <w:rPr>
          <w:lang w:val="en-GB"/>
        </w:rPr>
        <w:t xml:space="preserve">What is a </w:t>
      </w:r>
      <w:del w:id="323" w:author="herrmannfrancine@gmail.com" w:date="2019-05-10T13:01:00Z">
        <w:r w:rsidRPr="00342D61" w:rsidDel="001266F8">
          <w:rPr>
            <w:lang w:val="en-GB"/>
          </w:rPr>
          <w:delText>Taxinomy</w:delText>
        </w:r>
      </w:del>
      <w:del w:id="324" w:author="herrmannfrancine@gmail.com" w:date="2019-05-10T13:21:00Z">
        <w:r w:rsidRPr="00342D61" w:rsidDel="00457C07">
          <w:rPr>
            <w:lang w:val="en-GB"/>
          </w:rPr>
          <w:delText> ?</w:delText>
        </w:r>
      </w:del>
      <w:ins w:id="325" w:author="herrmannfrancine@gmail.com" w:date="2019-05-10T13:21:00Z">
        <w:r w:rsidR="00457C07" w:rsidRPr="00342D61">
          <w:rPr>
            <w:lang w:val="en-GB"/>
          </w:rPr>
          <w:t>Taxonomy?</w:t>
        </w:r>
      </w:ins>
      <w:bookmarkEnd w:id="322"/>
    </w:p>
    <w:p w14:paraId="139FB6FA" w14:textId="77777777" w:rsidR="003002AC" w:rsidRPr="00342D61" w:rsidRDefault="003002AC" w:rsidP="003002AC">
      <w:pPr>
        <w:rPr>
          <w:lang w:val="en-GB"/>
        </w:rPr>
      </w:pPr>
    </w:p>
    <w:p w14:paraId="713B4479" w14:textId="3F68FC51" w:rsidR="003002AC" w:rsidRPr="00342D61" w:rsidDel="001266F8" w:rsidRDefault="003002AC" w:rsidP="003002AC">
      <w:pPr>
        <w:rPr>
          <w:del w:id="326" w:author="herrmannfrancine@gmail.com" w:date="2019-05-10T12:59:00Z"/>
          <w:lang w:val="en-GB"/>
        </w:rPr>
      </w:pPr>
      <w:r w:rsidRPr="00342D61">
        <w:rPr>
          <w:lang w:val="en-GB"/>
        </w:rPr>
        <w:t>Nowadays, many scienti</w:t>
      </w:r>
      <w:ins w:id="327" w:author="herrmannfrancine@gmail.com" w:date="2019-05-10T12:58:00Z">
        <w:r w:rsidR="001266F8">
          <w:rPr>
            <w:lang w:val="en-GB"/>
          </w:rPr>
          <w:t xml:space="preserve">st </w:t>
        </w:r>
      </w:ins>
      <w:del w:id="328" w:author="herrmannfrancine@gmail.com" w:date="2019-05-10T12:58:00Z">
        <w:r w:rsidRPr="00342D61" w:rsidDel="001266F8">
          <w:rPr>
            <w:lang w:val="en-GB"/>
          </w:rPr>
          <w:delText>cal</w:delText>
        </w:r>
      </w:del>
      <w:r w:rsidRPr="00342D61">
        <w:rPr>
          <w:lang w:val="en-GB"/>
        </w:rPr>
        <w:t xml:space="preserve"> project</w:t>
      </w:r>
      <w:ins w:id="329" w:author="herrmannfrancine@gmail.com" w:date="2019-05-10T12:58:00Z">
        <w:r w:rsidR="001266F8">
          <w:rPr>
            <w:lang w:val="en-GB"/>
          </w:rPr>
          <w:t>s</w:t>
        </w:r>
      </w:ins>
      <w:r w:rsidRPr="00342D61">
        <w:rPr>
          <w:lang w:val="en-GB"/>
        </w:rPr>
        <w:t xml:space="preserve"> are founded on </w:t>
      </w:r>
      <w:del w:id="330" w:author="herrmannfrancine@gmail.com" w:date="2019-05-10T12:58:00Z">
        <w:r w:rsidRPr="00342D61" w:rsidDel="001266F8">
          <w:rPr>
            <w:lang w:val="en-GB"/>
          </w:rPr>
          <w:delText>operationnal</w:delText>
        </w:r>
      </w:del>
      <w:ins w:id="331" w:author="herrmannfrancine@gmail.com" w:date="2019-05-10T12:58:00Z">
        <w:r w:rsidR="001266F8" w:rsidRPr="00342D61">
          <w:rPr>
            <w:lang w:val="en-GB"/>
          </w:rPr>
          <w:t>operational</w:t>
        </w:r>
      </w:ins>
      <w:r w:rsidRPr="00342D61">
        <w:rPr>
          <w:lang w:val="en-GB"/>
        </w:rPr>
        <w:t xml:space="preserve"> classification more or less elaborate.</w:t>
      </w:r>
      <w:ins w:id="332" w:author="herrmannfrancine@gmail.com" w:date="2019-05-10T13:01:00Z">
        <w:r w:rsidR="001266F8">
          <w:rPr>
            <w:lang w:val="en-GB"/>
          </w:rPr>
          <w:t xml:space="preserve"> </w:t>
        </w:r>
      </w:ins>
      <w:ins w:id="333" w:author="herrmannfrancine@gmail.com" w:date="2019-05-10T12:59:00Z">
        <w:r w:rsidR="001266F8">
          <w:rPr>
            <w:lang w:val="en-GB"/>
          </w:rPr>
          <w:t xml:space="preserve">We </w:t>
        </w:r>
      </w:ins>
    </w:p>
    <w:p w14:paraId="09BEC3E1" w14:textId="0386F41B" w:rsidR="003002AC" w:rsidRPr="00342D61" w:rsidRDefault="003002AC" w:rsidP="003002AC">
      <w:pPr>
        <w:rPr>
          <w:lang w:val="en-GB"/>
        </w:rPr>
      </w:pPr>
      <w:del w:id="334" w:author="herrmannfrancine@gmail.com" w:date="2019-05-10T12:59:00Z">
        <w:r w:rsidRPr="00342D61" w:rsidDel="001266F8">
          <w:rPr>
            <w:lang w:val="en-GB"/>
          </w:rPr>
          <w:delText xml:space="preserve">That’s why </w:delText>
        </w:r>
      </w:del>
      <w:del w:id="335" w:author="herrmannfrancine@gmail.com" w:date="2019-05-10T13:20:00Z">
        <w:r w:rsidRPr="00342D61" w:rsidDel="00457C07">
          <w:rPr>
            <w:lang w:val="en-GB"/>
          </w:rPr>
          <w:delText xml:space="preserve">we </w:delText>
        </w:r>
      </w:del>
      <w:r w:rsidRPr="00342D61">
        <w:rPr>
          <w:lang w:val="en-GB"/>
        </w:rPr>
        <w:t xml:space="preserve">will talk </w:t>
      </w:r>
      <w:del w:id="336" w:author="herrmannfrancine@gmail.com" w:date="2019-05-10T13:01:00Z">
        <w:r w:rsidRPr="00342D61" w:rsidDel="001266F8">
          <w:rPr>
            <w:lang w:val="en-GB"/>
          </w:rPr>
          <w:delText>about :</w:delText>
        </w:r>
      </w:del>
      <w:ins w:id="337" w:author="herrmannfrancine@gmail.com" w:date="2019-05-10T13:01:00Z">
        <w:r w:rsidR="001266F8" w:rsidRPr="00342D61">
          <w:rPr>
            <w:lang w:val="en-GB"/>
          </w:rPr>
          <w:t>about:</w:t>
        </w:r>
      </w:ins>
      <w:r w:rsidRPr="00342D61">
        <w:rPr>
          <w:lang w:val="en-GB"/>
        </w:rPr>
        <w:t xml:space="preserve"> </w:t>
      </w:r>
      <w:del w:id="338" w:author="herrmannfrancine@gmail.com" w:date="2019-05-10T13:01:00Z">
        <w:r w:rsidRPr="00342D61" w:rsidDel="001266F8">
          <w:rPr>
            <w:lang w:val="en-GB"/>
          </w:rPr>
          <w:delText>Tax</w:delText>
        </w:r>
      </w:del>
      <w:del w:id="339" w:author="herrmannfrancine@gmail.com" w:date="2019-05-10T12:59:00Z">
        <w:r w:rsidRPr="00342D61" w:rsidDel="001266F8">
          <w:rPr>
            <w:lang w:val="en-GB"/>
          </w:rPr>
          <w:delText>o</w:delText>
        </w:r>
      </w:del>
      <w:del w:id="340" w:author="herrmannfrancine@gmail.com" w:date="2019-05-10T13:01:00Z">
        <w:r w:rsidRPr="00342D61" w:rsidDel="001266F8">
          <w:rPr>
            <w:lang w:val="en-GB"/>
          </w:rPr>
          <w:delText>nomy</w:delText>
        </w:r>
      </w:del>
      <w:ins w:id="341" w:author="herrmannfrancine@gmail.com" w:date="2019-05-10T13:01:00Z">
        <w:r w:rsidR="001266F8" w:rsidRPr="00342D61">
          <w:rPr>
            <w:lang w:val="en-GB"/>
          </w:rPr>
          <w:t>tax</w:t>
        </w:r>
        <w:r w:rsidR="001266F8">
          <w:rPr>
            <w:lang w:val="en-GB"/>
          </w:rPr>
          <w:t>o</w:t>
        </w:r>
        <w:r w:rsidR="001266F8" w:rsidRPr="00342D61">
          <w:rPr>
            <w:lang w:val="en-GB"/>
          </w:rPr>
          <w:t>nomy</w:t>
        </w:r>
      </w:ins>
      <w:r w:rsidRPr="00342D61">
        <w:rPr>
          <w:lang w:val="en-GB"/>
        </w:rPr>
        <w:t> </w:t>
      </w:r>
    </w:p>
    <w:p w14:paraId="766D5432" w14:textId="47351B66" w:rsidR="003002AC" w:rsidRPr="00342D61" w:rsidRDefault="003002AC" w:rsidP="003002AC">
      <w:pPr>
        <w:rPr>
          <w:lang w:val="en-GB"/>
        </w:rPr>
      </w:pPr>
      <w:r w:rsidRPr="00342D61">
        <w:rPr>
          <w:lang w:val="en-GB"/>
        </w:rPr>
        <w:t xml:space="preserve">It was created by the </w:t>
      </w:r>
      <w:ins w:id="342" w:author="herrmannfrancine@gmail.com" w:date="2019-05-10T13:00:00Z">
        <w:r w:rsidR="001266F8">
          <w:rPr>
            <w:lang w:val="en-GB"/>
          </w:rPr>
          <w:t>S</w:t>
        </w:r>
      </w:ins>
      <w:del w:id="343" w:author="herrmannfrancine@gmail.com" w:date="2019-05-10T13:00:00Z">
        <w:r w:rsidRPr="00342D61" w:rsidDel="001266F8">
          <w:rPr>
            <w:lang w:val="en-GB"/>
          </w:rPr>
          <w:delText>s</w:delText>
        </w:r>
      </w:del>
      <w:r w:rsidRPr="00342D61">
        <w:rPr>
          <w:lang w:val="en-GB"/>
        </w:rPr>
        <w:t xml:space="preserve">wiss </w:t>
      </w:r>
      <w:del w:id="344" w:author="herrmannfrancine@gmail.com" w:date="2019-05-10T13:00:00Z">
        <w:r w:rsidRPr="00342D61" w:rsidDel="001266F8">
          <w:rPr>
            <w:lang w:val="en-GB"/>
          </w:rPr>
          <w:delText>botaniste</w:delText>
        </w:r>
      </w:del>
      <w:ins w:id="345" w:author="herrmannfrancine@gmail.com" w:date="2019-05-10T13:00:00Z">
        <w:r w:rsidR="001266F8" w:rsidRPr="00342D61">
          <w:rPr>
            <w:lang w:val="en-GB"/>
          </w:rPr>
          <w:t>botanist</w:t>
        </w:r>
      </w:ins>
      <w:r w:rsidRPr="00342D61">
        <w:rPr>
          <w:lang w:val="en-GB"/>
        </w:rPr>
        <w:t xml:space="preserve"> Augustin </w:t>
      </w:r>
      <w:proofErr w:type="spellStart"/>
      <w:r w:rsidRPr="00342D61">
        <w:rPr>
          <w:lang w:val="en-GB"/>
        </w:rPr>
        <w:t>Pyrame</w:t>
      </w:r>
      <w:proofErr w:type="spellEnd"/>
      <w:r w:rsidRPr="00342D61">
        <w:rPr>
          <w:lang w:val="en-GB"/>
        </w:rPr>
        <w:t xml:space="preserve"> de Candolle in 1813, for a species classification in </w:t>
      </w:r>
      <w:del w:id="346" w:author="herrmannfrancine@gmail.com" w:date="2019-05-10T13:00:00Z">
        <w:r w:rsidRPr="00342D61" w:rsidDel="001266F8">
          <w:rPr>
            <w:lang w:val="en-GB"/>
          </w:rPr>
          <w:delText>herboristerie</w:delText>
        </w:r>
      </w:del>
      <w:proofErr w:type="spellStart"/>
      <w:ins w:id="347" w:author="herrmannfrancine@gmail.com" w:date="2019-05-10T13:00:00Z">
        <w:r w:rsidR="001266F8" w:rsidRPr="00342D61">
          <w:rPr>
            <w:lang w:val="en-GB"/>
          </w:rPr>
          <w:t>herborize</w:t>
        </w:r>
      </w:ins>
      <w:proofErr w:type="spellEnd"/>
      <w:r w:rsidRPr="00342D61">
        <w:rPr>
          <w:lang w:val="en-GB"/>
        </w:rPr>
        <w:t xml:space="preserve"> purpose.</w:t>
      </w:r>
    </w:p>
    <w:p w14:paraId="5B43EA9D" w14:textId="77777777" w:rsidR="003002AC" w:rsidRPr="00342D61" w:rsidRDefault="003002AC" w:rsidP="003002AC">
      <w:pPr>
        <w:rPr>
          <w:lang w:val="en-GB"/>
        </w:rPr>
      </w:pPr>
      <w:r w:rsidRPr="00342D61">
        <w:rPr>
          <w:lang w:val="en-GB"/>
        </w:rPr>
        <w:t>Over time, this term was extended to other areas of science, including the humanities, information sciences or computer science.</w:t>
      </w:r>
    </w:p>
    <w:p w14:paraId="578C6AF7" w14:textId="42F3803D" w:rsidR="003002AC" w:rsidRPr="00342D61" w:rsidRDefault="003002AC" w:rsidP="003002AC">
      <w:pPr>
        <w:rPr>
          <w:lang w:val="en-GB"/>
        </w:rPr>
      </w:pPr>
      <w:r w:rsidRPr="00342D61">
        <w:rPr>
          <w:lang w:val="en-GB"/>
        </w:rPr>
        <w:t xml:space="preserve">The taxonomy </w:t>
      </w:r>
      <w:del w:id="348" w:author="herrmannfrancine@gmail.com" w:date="2019-05-10T13:01:00Z">
        <w:r w:rsidRPr="00342D61" w:rsidDel="001266F8">
          <w:rPr>
            <w:lang w:val="en-GB"/>
          </w:rPr>
          <w:delText>design</w:delText>
        </w:r>
      </w:del>
      <w:ins w:id="349" w:author="herrmannfrancine@gmail.com" w:date="2019-05-10T13:01:00Z">
        <w:r w:rsidR="001266F8" w:rsidRPr="00342D61">
          <w:rPr>
            <w:lang w:val="en-GB"/>
          </w:rPr>
          <w:t>designs</w:t>
        </w:r>
      </w:ins>
      <w:r w:rsidRPr="00342D61">
        <w:rPr>
          <w:lang w:val="en-GB"/>
        </w:rPr>
        <w:t xml:space="preserve"> the practice and science of classification of things or concepts, including the principles that underlie such classification.</w:t>
      </w:r>
    </w:p>
    <w:p w14:paraId="40F06F14" w14:textId="77777777" w:rsidR="003002AC" w:rsidRPr="00342D61" w:rsidRDefault="003002AC" w:rsidP="003002AC">
      <w:pPr>
        <w:rPr>
          <w:lang w:val="en-GB"/>
        </w:rPr>
      </w:pPr>
      <w:r w:rsidRPr="00342D61">
        <w:rPr>
          <w:lang w:val="en-GB"/>
        </w:rPr>
        <w:t>A Taxonomy is a classification of information instances that facilitates the discovery and management of information between them.</w:t>
      </w:r>
    </w:p>
    <w:p w14:paraId="62E23AF0" w14:textId="77777777" w:rsidR="003002AC" w:rsidRPr="00342D61" w:rsidRDefault="003002AC" w:rsidP="003002AC">
      <w:pPr>
        <w:rPr>
          <w:lang w:val="en-GB"/>
        </w:rPr>
      </w:pPr>
    </w:p>
    <w:p w14:paraId="1BFBFFE0" w14:textId="4E84EBEB" w:rsidR="00BB65D8" w:rsidRPr="00342D61" w:rsidRDefault="003002AC" w:rsidP="00BB65D8">
      <w:pPr>
        <w:pStyle w:val="Titre2"/>
        <w:rPr>
          <w:lang w:val="en-GB"/>
        </w:rPr>
      </w:pPr>
      <w:bookmarkStart w:id="350" w:name="_Toc8726269"/>
      <w:r w:rsidRPr="00342D61">
        <w:rPr>
          <w:lang w:val="en-GB"/>
        </w:rPr>
        <w:t xml:space="preserve">Goal of our </w:t>
      </w:r>
      <w:del w:id="351" w:author="herrmannfrancine@gmail.com" w:date="2019-05-10T13:02:00Z">
        <w:r w:rsidRPr="00342D61" w:rsidDel="001266F8">
          <w:rPr>
            <w:lang w:val="en-GB"/>
          </w:rPr>
          <w:delText>Taxinomy ?</w:delText>
        </w:r>
      </w:del>
      <w:ins w:id="352" w:author="herrmannfrancine@gmail.com" w:date="2019-05-10T13:02:00Z">
        <w:r w:rsidR="001266F8" w:rsidRPr="00342D61">
          <w:rPr>
            <w:lang w:val="en-GB"/>
          </w:rPr>
          <w:t>taxonomy?</w:t>
        </w:r>
      </w:ins>
      <w:bookmarkEnd w:id="350"/>
      <w:r w:rsidRPr="00342D61">
        <w:rPr>
          <w:lang w:val="en-GB"/>
        </w:rPr>
        <w:t xml:space="preserve"> </w:t>
      </w:r>
    </w:p>
    <w:p w14:paraId="2D94036D" w14:textId="77777777" w:rsidR="003002AC" w:rsidRPr="00342D61" w:rsidRDefault="003002AC" w:rsidP="003002AC">
      <w:pPr>
        <w:rPr>
          <w:lang w:val="en-GB"/>
        </w:rPr>
      </w:pPr>
    </w:p>
    <w:p w14:paraId="22543847" w14:textId="1B3978F0" w:rsidR="00B931F9" w:rsidRPr="00342D61" w:rsidRDefault="003002AC" w:rsidP="003002AC">
      <w:pPr>
        <w:tabs>
          <w:tab w:val="right" w:pos="9072"/>
        </w:tabs>
        <w:rPr>
          <w:lang w:val="en-GB"/>
        </w:rPr>
      </w:pPr>
      <w:commentRangeStart w:id="353"/>
      <w:proofErr w:type="spellStart"/>
      <w:r w:rsidRPr="00342D61">
        <w:rPr>
          <w:lang w:val="en-GB"/>
        </w:rPr>
        <w:t>Misp</w:t>
      </w:r>
      <w:proofErr w:type="spellEnd"/>
      <w:r w:rsidRPr="00342D61">
        <w:rPr>
          <w:lang w:val="en-GB"/>
        </w:rPr>
        <w:t xml:space="preserve"> </w:t>
      </w:r>
      <w:commentRangeEnd w:id="353"/>
      <w:r w:rsidR="001266F8">
        <w:rPr>
          <w:rStyle w:val="Marquedecommentaire"/>
        </w:rPr>
        <w:commentReference w:id="353"/>
      </w:r>
      <w:ins w:id="354" w:author="Ned Johnson" w:date="2019-05-13T15:32:00Z">
        <w:r w:rsidR="005F506C">
          <w:rPr>
            <w:lang w:val="en-GB"/>
          </w:rPr>
          <w:t xml:space="preserve">(see next page for further </w:t>
        </w:r>
      </w:ins>
      <w:ins w:id="355" w:author="Ned Johnson" w:date="2019-05-13T15:34:00Z">
        <w:r w:rsidR="005F506C">
          <w:rPr>
            <w:lang w:val="en-GB"/>
          </w:rPr>
          <w:t>explanation</w:t>
        </w:r>
      </w:ins>
      <w:ins w:id="356" w:author="Ned Johnson" w:date="2019-05-13T15:32:00Z">
        <w:r w:rsidR="005F506C">
          <w:rPr>
            <w:lang w:val="en-GB"/>
          </w:rPr>
          <w:t xml:space="preserve">) </w:t>
        </w:r>
      </w:ins>
      <w:r w:rsidRPr="00342D61">
        <w:rPr>
          <w:lang w:val="en-GB"/>
        </w:rPr>
        <w:t xml:space="preserve">is grouping all </w:t>
      </w:r>
      <w:del w:id="357" w:author="herrmannfrancine@gmail.com" w:date="2019-05-10T13:04:00Z">
        <w:r w:rsidRPr="00342D61" w:rsidDel="001266F8">
          <w:rPr>
            <w:lang w:val="en-GB"/>
          </w:rPr>
          <w:delText xml:space="preserve">incident </w:delText>
        </w:r>
      </w:del>
      <w:r w:rsidRPr="00342D61">
        <w:rPr>
          <w:lang w:val="en-GB"/>
        </w:rPr>
        <w:t xml:space="preserve">security </w:t>
      </w:r>
      <w:ins w:id="358" w:author="herrmannfrancine@gmail.com" w:date="2019-05-10T13:04:00Z">
        <w:r w:rsidR="001266F8" w:rsidRPr="00342D61">
          <w:rPr>
            <w:lang w:val="en-GB"/>
          </w:rPr>
          <w:t>incident</w:t>
        </w:r>
        <w:r w:rsidR="001266F8">
          <w:rPr>
            <w:lang w:val="en-GB"/>
          </w:rPr>
          <w:t xml:space="preserve">s </w:t>
        </w:r>
      </w:ins>
      <w:del w:id="359" w:author="herrmannfrancine@gmail.com" w:date="2019-05-10T13:05:00Z">
        <w:r w:rsidRPr="00342D61" w:rsidDel="001266F8">
          <w:rPr>
            <w:lang w:val="en-GB"/>
          </w:rPr>
          <w:delText xml:space="preserve">arriving </w:delText>
        </w:r>
      </w:del>
      <w:ins w:id="360" w:author="herrmannfrancine@gmail.com" w:date="2019-05-10T13:05:00Z">
        <w:r w:rsidR="001266F8">
          <w:rPr>
            <w:lang w:val="en-GB"/>
          </w:rPr>
          <w:t xml:space="preserve">that </w:t>
        </w:r>
      </w:ins>
      <w:ins w:id="361" w:author="herrmannfrancine@gmail.com" w:date="2019-05-10T13:08:00Z">
        <w:r w:rsidR="00A936C2">
          <w:rPr>
            <w:lang w:val="en-GB"/>
          </w:rPr>
          <w:t>happened</w:t>
        </w:r>
      </w:ins>
      <w:ins w:id="362" w:author="herrmannfrancine@gmail.com" w:date="2019-05-10T13:05:00Z">
        <w:r w:rsidR="001266F8" w:rsidRPr="00342D61">
          <w:rPr>
            <w:lang w:val="en-GB"/>
          </w:rPr>
          <w:t xml:space="preserve"> </w:t>
        </w:r>
      </w:ins>
      <w:r w:rsidRPr="00342D61">
        <w:rPr>
          <w:lang w:val="en-GB"/>
        </w:rPr>
        <w:t>in all enterprise</w:t>
      </w:r>
      <w:ins w:id="363" w:author="herrmannfrancine@gmail.com" w:date="2019-05-10T13:05:00Z">
        <w:r w:rsidR="001266F8">
          <w:rPr>
            <w:lang w:val="en-GB"/>
          </w:rPr>
          <w:t>s</w:t>
        </w:r>
      </w:ins>
      <w:r w:rsidRPr="00342D61">
        <w:rPr>
          <w:lang w:val="en-GB"/>
        </w:rPr>
        <w:t xml:space="preserve"> which would share information</w:t>
      </w:r>
      <w:ins w:id="364" w:author="herrmannfrancine@gmail.com" w:date="2019-05-10T13:06:00Z">
        <w:r w:rsidR="001266F8">
          <w:rPr>
            <w:lang w:val="en-GB"/>
          </w:rPr>
          <w:t xml:space="preserve"> </w:t>
        </w:r>
      </w:ins>
      <w:del w:id="365" w:author="herrmannfrancine@gmail.com" w:date="2019-05-10T13:06:00Z">
        <w:r w:rsidRPr="00342D61" w:rsidDel="001266F8">
          <w:rPr>
            <w:lang w:val="en-GB"/>
          </w:rPr>
          <w:delText xml:space="preserve"> </w:delText>
        </w:r>
      </w:del>
      <w:r w:rsidRPr="00342D61">
        <w:rPr>
          <w:lang w:val="en-GB"/>
        </w:rPr>
        <w:t>with other enterprise</w:t>
      </w:r>
      <w:ins w:id="366" w:author="herrmannfrancine@gmail.com" w:date="2019-05-10T13:05:00Z">
        <w:r w:rsidR="001266F8">
          <w:rPr>
            <w:lang w:val="en-GB"/>
          </w:rPr>
          <w:t>s</w:t>
        </w:r>
      </w:ins>
      <w:r w:rsidRPr="00342D61">
        <w:rPr>
          <w:lang w:val="en-GB"/>
        </w:rPr>
        <w:t xml:space="preserve">. </w:t>
      </w:r>
      <w:del w:id="367" w:author="herrmannfrancine@gmail.com" w:date="2019-05-10T13:06:00Z">
        <w:r w:rsidRPr="00342D61" w:rsidDel="00A936C2">
          <w:rPr>
            <w:lang w:val="en-GB"/>
          </w:rPr>
          <w:delText>These information</w:delText>
        </w:r>
      </w:del>
      <w:ins w:id="368" w:author="herrmannfrancine@gmail.com" w:date="2019-05-10T13:06:00Z">
        <w:r w:rsidR="00A936C2" w:rsidRPr="00342D61">
          <w:rPr>
            <w:lang w:val="en-GB"/>
          </w:rPr>
          <w:t>This information</w:t>
        </w:r>
      </w:ins>
      <w:r w:rsidRPr="00342D61">
        <w:rPr>
          <w:lang w:val="en-GB"/>
        </w:rPr>
        <w:t xml:space="preserve"> could be important </w:t>
      </w:r>
      <w:ins w:id="369" w:author="herrmannfrancine@gmail.com" w:date="2019-05-10T13:06:00Z">
        <w:r w:rsidR="00A936C2">
          <w:rPr>
            <w:lang w:val="en-GB"/>
          </w:rPr>
          <w:t xml:space="preserve">and </w:t>
        </w:r>
      </w:ins>
      <w:del w:id="370" w:author="herrmannfrancine@gmail.com" w:date="2019-05-10T13:05:00Z">
        <w:r w:rsidRPr="00342D61" w:rsidDel="001266F8">
          <w:rPr>
            <w:lang w:val="en-GB"/>
          </w:rPr>
          <w:delText xml:space="preserve">are </w:delText>
        </w:r>
      </w:del>
      <w:ins w:id="371" w:author="herrmannfrancine@gmail.com" w:date="2019-05-10T13:05:00Z">
        <w:r w:rsidR="001266F8">
          <w:rPr>
            <w:lang w:val="en-GB"/>
          </w:rPr>
          <w:t>concern</w:t>
        </w:r>
      </w:ins>
      <w:ins w:id="372" w:author="herrmannfrancine@gmail.com" w:date="2019-05-10T13:06:00Z">
        <w:r w:rsidR="00A936C2">
          <w:rPr>
            <w:lang w:val="en-GB"/>
          </w:rPr>
          <w:t>s</w:t>
        </w:r>
      </w:ins>
      <w:ins w:id="373" w:author="herrmannfrancine@gmail.com" w:date="2019-05-10T13:05:00Z">
        <w:r w:rsidR="001266F8" w:rsidRPr="00342D61">
          <w:rPr>
            <w:lang w:val="en-GB"/>
          </w:rPr>
          <w:t xml:space="preserve"> </w:t>
        </w:r>
      </w:ins>
      <w:del w:id="374" w:author="herrmannfrancine@gmail.com" w:date="2019-05-10T13:05:00Z">
        <w:r w:rsidRPr="00342D61" w:rsidDel="001266F8">
          <w:rPr>
            <w:lang w:val="en-GB"/>
          </w:rPr>
          <w:delText>differents</w:delText>
        </w:r>
      </w:del>
      <w:ins w:id="375" w:author="herrmannfrancine@gmail.com" w:date="2019-05-10T13:05:00Z">
        <w:r w:rsidR="001266F8" w:rsidRPr="00342D61">
          <w:rPr>
            <w:lang w:val="en-GB"/>
          </w:rPr>
          <w:t>different</w:t>
        </w:r>
      </w:ins>
      <w:r w:rsidRPr="00342D61">
        <w:rPr>
          <w:lang w:val="en-GB"/>
        </w:rPr>
        <w:t xml:space="preserve"> level of an </w:t>
      </w:r>
      <w:del w:id="376" w:author="herrmannfrancine@gmail.com" w:date="2019-05-10T13:06:00Z">
        <w:r w:rsidRPr="00342D61" w:rsidDel="001266F8">
          <w:rPr>
            <w:lang w:val="en-GB"/>
          </w:rPr>
          <w:delText>entreprise</w:delText>
        </w:r>
      </w:del>
      <w:ins w:id="377" w:author="herrmannfrancine@gmail.com" w:date="2019-05-10T13:06:00Z">
        <w:r w:rsidR="001266F8" w:rsidRPr="00342D61">
          <w:rPr>
            <w:lang w:val="en-GB"/>
          </w:rPr>
          <w:t>enterprise</w:t>
        </w:r>
      </w:ins>
      <w:r w:rsidRPr="00342D61">
        <w:rPr>
          <w:lang w:val="en-GB"/>
        </w:rPr>
        <w:t xml:space="preserve">. </w:t>
      </w:r>
    </w:p>
    <w:p w14:paraId="13FFC0CE" w14:textId="0625550B" w:rsidR="003002AC" w:rsidRPr="00342D61" w:rsidRDefault="003002AC" w:rsidP="003002AC">
      <w:pPr>
        <w:tabs>
          <w:tab w:val="right" w:pos="9072"/>
        </w:tabs>
        <w:rPr>
          <w:lang w:val="en-GB"/>
        </w:rPr>
      </w:pPr>
      <w:r w:rsidRPr="00342D61">
        <w:rPr>
          <w:lang w:val="en-GB"/>
        </w:rPr>
        <w:t xml:space="preserve">The main questions </w:t>
      </w:r>
      <w:del w:id="378" w:author="herrmannfrancine@gmail.com" w:date="2019-05-10T13:07:00Z">
        <w:r w:rsidRPr="00342D61" w:rsidDel="00A936C2">
          <w:rPr>
            <w:lang w:val="en-GB"/>
          </w:rPr>
          <w:delText>are :</w:delText>
        </w:r>
      </w:del>
      <w:ins w:id="379" w:author="herrmannfrancine@gmail.com" w:date="2019-05-10T13:07:00Z">
        <w:r w:rsidR="00A936C2" w:rsidRPr="00342D61">
          <w:rPr>
            <w:lang w:val="en-GB"/>
          </w:rPr>
          <w:t>are:</w:t>
        </w:r>
      </w:ins>
      <w:r w:rsidRPr="00342D61">
        <w:rPr>
          <w:lang w:val="en-GB"/>
        </w:rPr>
        <w:t xml:space="preserve"> </w:t>
      </w:r>
    </w:p>
    <w:p w14:paraId="55945D7A" w14:textId="67EF24CC" w:rsidR="003002AC" w:rsidRPr="00342D61" w:rsidRDefault="003002AC" w:rsidP="003002AC">
      <w:pPr>
        <w:pStyle w:val="Paragraphedeliste"/>
        <w:numPr>
          <w:ilvl w:val="0"/>
          <w:numId w:val="9"/>
        </w:numPr>
        <w:tabs>
          <w:tab w:val="right" w:pos="9072"/>
        </w:tabs>
        <w:rPr>
          <w:lang w:val="en-GB"/>
        </w:rPr>
      </w:pPr>
      <w:r w:rsidRPr="00342D61">
        <w:rPr>
          <w:lang w:val="en-GB"/>
        </w:rPr>
        <w:t xml:space="preserve">What are these </w:t>
      </w:r>
      <w:del w:id="380" w:author="herrmannfrancine@gmail.com" w:date="2019-05-10T13:07:00Z">
        <w:r w:rsidRPr="00342D61" w:rsidDel="00A936C2">
          <w:rPr>
            <w:lang w:val="en-GB"/>
          </w:rPr>
          <w:delText>informations</w:delText>
        </w:r>
      </w:del>
      <w:ins w:id="381" w:author="herrmannfrancine@gmail.com" w:date="2019-05-10T13:07:00Z">
        <w:r w:rsidR="00A936C2" w:rsidRPr="00342D61">
          <w:rPr>
            <w:lang w:val="en-GB"/>
          </w:rPr>
          <w:t>information</w:t>
        </w:r>
      </w:ins>
      <w:r w:rsidRPr="00342D61">
        <w:rPr>
          <w:lang w:val="en-GB"/>
        </w:rPr>
        <w:t xml:space="preserve"> and how</w:t>
      </w:r>
      <w:del w:id="382" w:author="herrmannfrancine@gmail.com" w:date="2019-05-10T13:07:00Z">
        <w:r w:rsidRPr="00342D61" w:rsidDel="00A936C2">
          <w:rPr>
            <w:lang w:val="en-GB"/>
          </w:rPr>
          <w:delText xml:space="preserve"> it</w:delText>
        </w:r>
      </w:del>
      <w:r w:rsidRPr="00342D61">
        <w:rPr>
          <w:lang w:val="en-GB"/>
        </w:rPr>
        <w:t xml:space="preserve"> could</w:t>
      </w:r>
      <w:ins w:id="383" w:author="herrmannfrancine@gmail.com" w:date="2019-05-10T13:07:00Z">
        <w:r w:rsidR="00A936C2">
          <w:rPr>
            <w:lang w:val="en-GB"/>
          </w:rPr>
          <w:t xml:space="preserve"> it</w:t>
        </w:r>
      </w:ins>
      <w:r w:rsidRPr="00342D61">
        <w:rPr>
          <w:lang w:val="en-GB"/>
        </w:rPr>
        <w:t xml:space="preserve"> be important for each work of an </w:t>
      </w:r>
      <w:del w:id="384" w:author="herrmannfrancine@gmail.com" w:date="2019-05-10T13:07:00Z">
        <w:r w:rsidRPr="00342D61" w:rsidDel="00A936C2">
          <w:rPr>
            <w:lang w:val="en-GB"/>
          </w:rPr>
          <w:delText>enterprise ?</w:delText>
        </w:r>
      </w:del>
      <w:ins w:id="385" w:author="herrmannfrancine@gmail.com" w:date="2019-05-10T13:07:00Z">
        <w:r w:rsidR="00A936C2" w:rsidRPr="00342D61">
          <w:rPr>
            <w:lang w:val="en-GB"/>
          </w:rPr>
          <w:t>enterprise?</w:t>
        </w:r>
      </w:ins>
      <w:r w:rsidRPr="00342D61">
        <w:rPr>
          <w:lang w:val="en-GB"/>
        </w:rPr>
        <w:t xml:space="preserve"> </w:t>
      </w:r>
    </w:p>
    <w:p w14:paraId="37D2E577" w14:textId="736959D4" w:rsidR="003002AC" w:rsidRPr="00342D61" w:rsidRDefault="00FF59CE" w:rsidP="003002AC">
      <w:pPr>
        <w:pStyle w:val="Paragraphedeliste"/>
        <w:numPr>
          <w:ilvl w:val="0"/>
          <w:numId w:val="9"/>
        </w:numPr>
        <w:tabs>
          <w:tab w:val="right" w:pos="9072"/>
        </w:tabs>
        <w:rPr>
          <w:lang w:val="en-GB"/>
        </w:rPr>
      </w:pPr>
      <w:r w:rsidRPr="00342D61">
        <w:rPr>
          <w:lang w:val="en-GB"/>
        </w:rPr>
        <w:t xml:space="preserve">How to classify all </w:t>
      </w:r>
      <w:del w:id="386" w:author="herrmannfrancine@gmail.com" w:date="2019-05-10T13:08:00Z">
        <w:r w:rsidRPr="00342D61" w:rsidDel="00A936C2">
          <w:rPr>
            <w:lang w:val="en-GB"/>
          </w:rPr>
          <w:delText>these information</w:delText>
        </w:r>
      </w:del>
      <w:ins w:id="387" w:author="herrmannfrancine@gmail.com" w:date="2019-05-10T13:08:00Z">
        <w:r w:rsidR="00A936C2" w:rsidRPr="00342D61">
          <w:rPr>
            <w:lang w:val="en-GB"/>
          </w:rPr>
          <w:t>this information</w:t>
        </w:r>
      </w:ins>
      <w:r w:rsidRPr="00342D61">
        <w:rPr>
          <w:lang w:val="en-GB"/>
        </w:rPr>
        <w:t xml:space="preserve"> in order to sort</w:t>
      </w:r>
      <w:ins w:id="388" w:author="herrmannfrancine@gmail.com" w:date="2019-05-10T13:07:00Z">
        <w:r w:rsidR="00A936C2">
          <w:rPr>
            <w:lang w:val="en-GB"/>
          </w:rPr>
          <w:t xml:space="preserve"> </w:t>
        </w:r>
      </w:ins>
      <w:del w:id="389" w:author="herrmannfrancine@gmail.com" w:date="2019-05-10T13:07:00Z">
        <w:r w:rsidRPr="00342D61" w:rsidDel="00A936C2">
          <w:rPr>
            <w:lang w:val="en-GB"/>
          </w:rPr>
          <w:delText xml:space="preserve">ed </w:delText>
        </w:r>
      </w:del>
      <w:r w:rsidRPr="00342D61">
        <w:rPr>
          <w:lang w:val="en-GB"/>
        </w:rPr>
        <w:t xml:space="preserve">the most </w:t>
      </w:r>
      <w:del w:id="390" w:author="herrmannfrancine@gmail.com" w:date="2019-05-10T13:07:00Z">
        <w:r w:rsidRPr="00342D61" w:rsidDel="00A936C2">
          <w:rPr>
            <w:lang w:val="en-GB"/>
          </w:rPr>
          <w:delText>important ?</w:delText>
        </w:r>
      </w:del>
      <w:ins w:id="391" w:author="herrmannfrancine@gmail.com" w:date="2019-05-10T13:07:00Z">
        <w:r w:rsidR="00A936C2" w:rsidRPr="00342D61">
          <w:rPr>
            <w:lang w:val="en-GB"/>
          </w:rPr>
          <w:t>important?</w:t>
        </w:r>
      </w:ins>
      <w:r w:rsidRPr="00342D61">
        <w:rPr>
          <w:lang w:val="en-GB"/>
        </w:rPr>
        <w:t xml:space="preserve"> </w:t>
      </w:r>
    </w:p>
    <w:p w14:paraId="30B9DF65" w14:textId="2ABBA77A" w:rsidR="00B931F9" w:rsidRPr="00342D61" w:rsidRDefault="00A936C2" w:rsidP="008422A1">
      <w:pPr>
        <w:rPr>
          <w:lang w:val="en-GB"/>
        </w:rPr>
      </w:pPr>
      <w:ins w:id="392" w:author="herrmannfrancine@gmail.com" w:date="2019-05-10T13:11:00Z">
        <w:r>
          <w:rPr>
            <w:lang w:val="en-GB"/>
          </w:rPr>
          <w:t>Our goal is t</w:t>
        </w:r>
      </w:ins>
      <w:del w:id="393" w:author="herrmannfrancine@gmail.com" w:date="2019-05-10T13:11:00Z">
        <w:r w:rsidR="00E44077" w:rsidRPr="00342D61" w:rsidDel="00A936C2">
          <w:rPr>
            <w:lang w:val="en-GB"/>
          </w:rPr>
          <w:delText>T</w:delText>
        </w:r>
      </w:del>
      <w:r w:rsidR="00E44077" w:rsidRPr="00342D61">
        <w:rPr>
          <w:lang w:val="en-GB"/>
        </w:rPr>
        <w:t>he</w:t>
      </w:r>
      <w:r w:rsidR="003002AC" w:rsidRPr="00342D61">
        <w:rPr>
          <w:lang w:val="en-GB"/>
        </w:rPr>
        <w:t xml:space="preserve"> creation of a </w:t>
      </w:r>
      <w:del w:id="394" w:author="herrmannfrancine@gmail.com" w:date="2019-05-10T13:08:00Z">
        <w:r w:rsidR="003002AC" w:rsidRPr="00342D61" w:rsidDel="00A936C2">
          <w:rPr>
            <w:lang w:val="en-GB"/>
          </w:rPr>
          <w:delText>coporate</w:delText>
        </w:r>
      </w:del>
      <w:ins w:id="395" w:author="herrmannfrancine@gmail.com" w:date="2019-05-10T13:10:00Z">
        <w:r w:rsidRPr="00342D61">
          <w:rPr>
            <w:lang w:val="en-GB"/>
          </w:rPr>
          <w:t>cooperat</w:t>
        </w:r>
        <w:r>
          <w:rPr>
            <w:lang w:val="en-GB"/>
          </w:rPr>
          <w:t>ive</w:t>
        </w:r>
      </w:ins>
      <w:r w:rsidR="00B931F9" w:rsidRPr="00342D61">
        <w:rPr>
          <w:lang w:val="en-GB"/>
        </w:rPr>
        <w:t xml:space="preserve"> taxonomy</w:t>
      </w:r>
      <w:r w:rsidR="003002AC" w:rsidRPr="00342D61">
        <w:rPr>
          <w:lang w:val="en-GB"/>
        </w:rPr>
        <w:t xml:space="preserve">, </w:t>
      </w:r>
      <w:del w:id="396" w:author="herrmannfrancine@gmail.com" w:date="2019-05-10T13:09:00Z">
        <w:r w:rsidR="003002AC" w:rsidRPr="00342D61" w:rsidDel="00A936C2">
          <w:rPr>
            <w:lang w:val="en-GB"/>
          </w:rPr>
          <w:delText>wich</w:delText>
        </w:r>
      </w:del>
      <w:del w:id="397" w:author="herrmannfrancine@gmail.com" w:date="2019-05-10T13:12:00Z">
        <w:r w:rsidR="00E44077" w:rsidRPr="00342D61" w:rsidDel="00A936C2">
          <w:rPr>
            <w:lang w:val="en-GB"/>
          </w:rPr>
          <w:delText xml:space="preserve"> </w:delText>
        </w:r>
        <w:r w:rsidR="00B931F9" w:rsidRPr="00342D61" w:rsidDel="00A936C2">
          <w:rPr>
            <w:lang w:val="en-GB"/>
          </w:rPr>
          <w:delText xml:space="preserve">will </w:delText>
        </w:r>
      </w:del>
      <w:del w:id="398" w:author="herrmannfrancine@gmail.com" w:date="2019-05-10T13:10:00Z">
        <w:r w:rsidR="00B931F9" w:rsidRPr="00342D61" w:rsidDel="00A936C2">
          <w:rPr>
            <w:lang w:val="en-GB"/>
          </w:rPr>
          <w:delText>serve</w:delText>
        </w:r>
      </w:del>
      <w:del w:id="399" w:author="herrmannfrancine@gmail.com" w:date="2019-05-10T13:12:00Z">
        <w:r w:rsidR="00FF59CE" w:rsidRPr="00342D61" w:rsidDel="00A936C2">
          <w:rPr>
            <w:lang w:val="en-GB"/>
          </w:rPr>
          <w:delText xml:space="preserve"> this goal </w:delText>
        </w:r>
      </w:del>
      <w:r w:rsidR="00FF59CE" w:rsidRPr="00342D61">
        <w:rPr>
          <w:lang w:val="en-GB"/>
        </w:rPr>
        <w:t>in order</w:t>
      </w:r>
      <w:r w:rsidR="00E44077" w:rsidRPr="00342D61">
        <w:rPr>
          <w:lang w:val="en-GB"/>
        </w:rPr>
        <w:t xml:space="preserve"> to classify all the instance</w:t>
      </w:r>
      <w:ins w:id="400" w:author="herrmannfrancine@gmail.com" w:date="2019-05-10T13:10:00Z">
        <w:r>
          <w:rPr>
            <w:lang w:val="en-GB"/>
          </w:rPr>
          <w:t xml:space="preserve">s </w:t>
        </w:r>
      </w:ins>
      <w:del w:id="401" w:author="herrmannfrancine@gmail.com" w:date="2019-05-10T13:10:00Z">
        <w:r w:rsidR="00E44077" w:rsidRPr="00342D61" w:rsidDel="00A936C2">
          <w:rPr>
            <w:lang w:val="en-GB"/>
          </w:rPr>
          <w:delText xml:space="preserve"> </w:delText>
        </w:r>
      </w:del>
      <w:r w:rsidR="00E44077" w:rsidRPr="00342D61">
        <w:rPr>
          <w:lang w:val="en-GB"/>
        </w:rPr>
        <w:t xml:space="preserve">of </w:t>
      </w:r>
      <w:del w:id="402" w:author="herrmannfrancine@gmail.com" w:date="2019-05-10T13:10:00Z">
        <w:r w:rsidR="00E44077" w:rsidRPr="00342D61" w:rsidDel="00A936C2">
          <w:rPr>
            <w:lang w:val="en-GB"/>
          </w:rPr>
          <w:delText>an</w:delText>
        </w:r>
      </w:del>
      <w:del w:id="403" w:author="herrmannfrancine@gmail.com" w:date="2019-05-10T13:12:00Z">
        <w:r w:rsidR="00E44077" w:rsidRPr="00342D61" w:rsidDel="00A936C2">
          <w:rPr>
            <w:lang w:val="en-GB"/>
          </w:rPr>
          <w:delText xml:space="preserve"> </w:delText>
        </w:r>
      </w:del>
      <w:r w:rsidR="00E44077" w:rsidRPr="00342D61">
        <w:rPr>
          <w:lang w:val="en-GB"/>
        </w:rPr>
        <w:t>enterprise</w:t>
      </w:r>
      <w:ins w:id="404" w:author="herrmannfrancine@gmail.com" w:date="2019-05-10T13:10:00Z">
        <w:r>
          <w:rPr>
            <w:lang w:val="en-GB"/>
          </w:rPr>
          <w:t>s.</w:t>
        </w:r>
      </w:ins>
      <w:r w:rsidR="00E44077" w:rsidRPr="00342D61">
        <w:rPr>
          <w:lang w:val="en-GB"/>
        </w:rPr>
        <w:t xml:space="preserve"> </w:t>
      </w:r>
      <w:del w:id="405" w:author="herrmannfrancine@gmail.com" w:date="2019-05-10T13:12:00Z">
        <w:r w:rsidR="00E44077" w:rsidRPr="00342D61" w:rsidDel="00A936C2">
          <w:rPr>
            <w:lang w:val="en-GB"/>
          </w:rPr>
          <w:delText>in effect we could</w:delText>
        </w:r>
      </w:del>
      <w:ins w:id="406" w:author="herrmannfrancine@gmail.com" w:date="2019-05-10T13:12:00Z">
        <w:r>
          <w:rPr>
            <w:lang w:val="en-GB"/>
          </w:rPr>
          <w:t xml:space="preserve">This will </w:t>
        </w:r>
      </w:ins>
      <w:ins w:id="407" w:author="herrmannfrancine@gmail.com" w:date="2019-05-10T13:13:00Z">
        <w:r>
          <w:rPr>
            <w:lang w:val="en-GB"/>
          </w:rPr>
          <w:t>allow to</w:t>
        </w:r>
      </w:ins>
      <w:r w:rsidR="00E44077" w:rsidRPr="00342D61">
        <w:rPr>
          <w:lang w:val="en-GB"/>
        </w:rPr>
        <w:t xml:space="preserve"> make a better </w:t>
      </w:r>
      <w:del w:id="408" w:author="herrmannfrancine@gmail.com" w:date="2019-05-10T13:15:00Z">
        <w:r w:rsidR="00E44077" w:rsidRPr="00342D61" w:rsidDel="00A936C2">
          <w:rPr>
            <w:lang w:val="en-GB"/>
          </w:rPr>
          <w:delText>referencement</w:delText>
        </w:r>
      </w:del>
      <w:ins w:id="409" w:author="herrmannfrancine@gmail.com" w:date="2019-05-10T13:15:00Z">
        <w:r>
          <w:rPr>
            <w:lang w:val="en-GB"/>
          </w:rPr>
          <w:t xml:space="preserve">search </w:t>
        </w:r>
      </w:ins>
      <w:ins w:id="410" w:author="herrmannfrancine@gmail.com" w:date="2019-05-10T13:13:00Z">
        <w:r>
          <w:rPr>
            <w:lang w:val="en-GB"/>
          </w:rPr>
          <w:t>and classification</w:t>
        </w:r>
      </w:ins>
      <w:r w:rsidR="00E44077" w:rsidRPr="00342D61">
        <w:rPr>
          <w:lang w:val="en-GB"/>
        </w:rPr>
        <w:t xml:space="preserve"> of all the event</w:t>
      </w:r>
      <w:r w:rsidR="00FF59CE" w:rsidRPr="00342D61">
        <w:rPr>
          <w:lang w:val="en-GB"/>
        </w:rPr>
        <w:t>s</w:t>
      </w:r>
      <w:r w:rsidR="00E44077" w:rsidRPr="00342D61">
        <w:rPr>
          <w:lang w:val="en-GB"/>
        </w:rPr>
        <w:t xml:space="preserve"> of MISP</w:t>
      </w:r>
      <w:r w:rsidR="00B931F9" w:rsidRPr="00342D61">
        <w:rPr>
          <w:lang w:val="en-GB"/>
        </w:rPr>
        <w:t>.</w:t>
      </w:r>
    </w:p>
    <w:p w14:paraId="65BC055F" w14:textId="77777777" w:rsidR="003002AC" w:rsidRPr="00342D61" w:rsidRDefault="003002AC" w:rsidP="008422A1">
      <w:pPr>
        <w:rPr>
          <w:lang w:val="en-GB"/>
        </w:rPr>
      </w:pPr>
    </w:p>
    <w:p w14:paraId="79270BFD" w14:textId="559A418F" w:rsidR="003002AC" w:rsidRPr="00342D61" w:rsidRDefault="003002AC" w:rsidP="003002AC">
      <w:pPr>
        <w:pStyle w:val="Titre2"/>
        <w:rPr>
          <w:lang w:val="en-GB"/>
        </w:rPr>
      </w:pPr>
      <w:bookmarkStart w:id="411" w:name="_Toc8726270"/>
      <w:proofErr w:type="spellStart"/>
      <w:r w:rsidRPr="00B074F0">
        <w:rPr>
          <w:rPrChange w:id="412" w:author="Ned Johnson" w:date="2019-05-14T14:43:00Z">
            <w:rPr>
              <w:lang w:val="en-GB"/>
            </w:rPr>
          </w:rPrChange>
        </w:rPr>
        <w:t>What</w:t>
      </w:r>
      <w:proofErr w:type="spellEnd"/>
      <w:r w:rsidRPr="00B074F0">
        <w:rPr>
          <w:rPrChange w:id="413" w:author="Ned Johnson" w:date="2019-05-14T14:43:00Z">
            <w:rPr>
              <w:lang w:val="en-GB"/>
            </w:rPr>
          </w:rPrChange>
        </w:rPr>
        <w:t xml:space="preserve"> </w:t>
      </w:r>
      <w:proofErr w:type="spellStart"/>
      <w:r w:rsidRPr="00B074F0">
        <w:rPr>
          <w:rPrChange w:id="414" w:author="Ned Johnson" w:date="2019-05-14T14:43:00Z">
            <w:rPr>
              <w:lang w:val="en-GB"/>
            </w:rPr>
          </w:rPrChange>
        </w:rPr>
        <w:t>is</w:t>
      </w:r>
      <w:proofErr w:type="spellEnd"/>
      <w:r w:rsidRPr="00B074F0">
        <w:rPr>
          <w:rPrChange w:id="415" w:author="Ned Johnson" w:date="2019-05-14T14:43:00Z">
            <w:rPr>
              <w:lang w:val="en-GB"/>
            </w:rPr>
          </w:rPrChange>
        </w:rPr>
        <w:t xml:space="preserve"> a </w:t>
      </w:r>
      <w:del w:id="416" w:author="herrmannfrancine@gmail.com" w:date="2019-05-10T13:15:00Z">
        <w:r w:rsidRPr="00B074F0" w:rsidDel="00A936C2">
          <w:rPr>
            <w:rPrChange w:id="417" w:author="Ned Johnson" w:date="2019-05-14T14:43:00Z">
              <w:rPr>
                <w:lang w:val="en-GB"/>
              </w:rPr>
            </w:rPrChange>
          </w:rPr>
          <w:delText>coporat</w:delText>
        </w:r>
      </w:del>
      <w:proofErr w:type="spellStart"/>
      <w:ins w:id="418" w:author="Ned Johnson" w:date="2019-05-14T14:43:00Z">
        <w:r w:rsidR="00B074F0" w:rsidRPr="00B074F0">
          <w:rPr>
            <w:rPrChange w:id="419" w:author="Ned Johnson" w:date="2019-05-14T14:43:00Z">
              <w:rPr>
                <w:rFonts w:ascii="Helvetica" w:hAnsi="Helvetica" w:cs="Helvetica"/>
                <w:b w:val="0"/>
                <w:bCs/>
                <w:color w:val="222222"/>
                <w:szCs w:val="32"/>
                <w:shd w:val="clear" w:color="auto" w:fill="FFFFFF"/>
              </w:rPr>
            </w:rPrChange>
          </w:rPr>
          <w:t>Corporate</w:t>
        </w:r>
        <w:proofErr w:type="spellEnd"/>
        <w:r w:rsidR="00B074F0" w:rsidRPr="00B074F0">
          <w:rPr>
            <w:rPrChange w:id="420" w:author="Ned Johnson" w:date="2019-05-14T14:43:00Z">
              <w:rPr>
                <w:rFonts w:ascii="Helvetica" w:hAnsi="Helvetica" w:cs="Helvetica"/>
                <w:b w:val="0"/>
                <w:bCs/>
                <w:color w:val="222222"/>
                <w:szCs w:val="32"/>
                <w:shd w:val="clear" w:color="auto" w:fill="FFFFFF"/>
              </w:rPr>
            </w:rPrChange>
          </w:rPr>
          <w:t xml:space="preserve"> </w:t>
        </w:r>
        <w:proofErr w:type="spellStart"/>
        <w:r w:rsidR="00B074F0" w:rsidRPr="00B074F0">
          <w:rPr>
            <w:rPrChange w:id="421" w:author="Ned Johnson" w:date="2019-05-14T14:43:00Z">
              <w:rPr>
                <w:rFonts w:ascii="Helvetica" w:hAnsi="Helvetica" w:cs="Helvetica"/>
                <w:b w:val="0"/>
                <w:bCs/>
                <w:color w:val="222222"/>
                <w:szCs w:val="32"/>
                <w:shd w:val="clear" w:color="auto" w:fill="FFFFFF"/>
              </w:rPr>
            </w:rPrChange>
          </w:rPr>
          <w:t>taxonomy</w:t>
        </w:r>
      </w:ins>
      <w:proofErr w:type="spellEnd"/>
      <w:ins w:id="422" w:author="herrmannfrancine@gmail.com" w:date="2019-05-10T13:15:00Z">
        <w:del w:id="423" w:author="Ned Johnson" w:date="2019-05-14T14:43:00Z">
          <w:r w:rsidR="00A936C2" w:rsidRPr="00342D61" w:rsidDel="00B074F0">
            <w:rPr>
              <w:lang w:val="en-GB"/>
            </w:rPr>
            <w:delText>co</w:delText>
          </w:r>
          <w:r w:rsidR="00A936C2" w:rsidDel="00B074F0">
            <w:rPr>
              <w:lang w:val="en-GB"/>
            </w:rPr>
            <w:delText>o</w:delText>
          </w:r>
          <w:r w:rsidR="00A936C2" w:rsidRPr="00342D61" w:rsidDel="00B074F0">
            <w:rPr>
              <w:lang w:val="en-GB"/>
            </w:rPr>
            <w:delText>perat</w:delText>
          </w:r>
          <w:r w:rsidR="00A936C2" w:rsidDel="00B074F0">
            <w:rPr>
              <w:lang w:val="en-GB"/>
            </w:rPr>
            <w:delText>ive</w:delText>
          </w:r>
        </w:del>
      </w:ins>
      <w:del w:id="424" w:author="Ned Johnson" w:date="2019-05-14T14:43:00Z">
        <w:r w:rsidRPr="00342D61" w:rsidDel="00B074F0">
          <w:rPr>
            <w:lang w:val="en-GB"/>
          </w:rPr>
          <w:delText>e taxinomy ?</w:delText>
        </w:r>
      </w:del>
      <w:ins w:id="425" w:author="herrmannfrancine@gmail.com" w:date="2019-05-10T13:15:00Z">
        <w:del w:id="426" w:author="Ned Johnson" w:date="2019-05-14T14:43:00Z">
          <w:r w:rsidR="00A936C2" w:rsidRPr="00342D61" w:rsidDel="00B074F0">
            <w:rPr>
              <w:lang w:val="en-GB"/>
            </w:rPr>
            <w:delText>taxonomy</w:delText>
          </w:r>
        </w:del>
        <w:r w:rsidR="00A936C2" w:rsidRPr="00342D61">
          <w:rPr>
            <w:lang w:val="en-GB"/>
          </w:rPr>
          <w:t>?</w:t>
        </w:r>
      </w:ins>
      <w:bookmarkEnd w:id="411"/>
    </w:p>
    <w:p w14:paraId="6A03DA20" w14:textId="4C1ACE85" w:rsidR="003002AC" w:rsidRPr="00342D61" w:rsidRDefault="003002AC" w:rsidP="008422A1">
      <w:pPr>
        <w:rPr>
          <w:lang w:val="en-GB"/>
        </w:rPr>
      </w:pPr>
      <w:del w:id="427" w:author="herrmannfrancine@gmail.com" w:date="2019-05-10T13:16:00Z">
        <w:r w:rsidRPr="00342D61" w:rsidDel="00A936C2">
          <w:rPr>
            <w:lang w:val="en-GB"/>
          </w:rPr>
          <w:delText xml:space="preserve">Corporate </w:delText>
        </w:r>
      </w:del>
      <w:ins w:id="428" w:author="Ned Johnson" w:date="2019-05-14T14:43:00Z">
        <w:r w:rsidR="00B074F0">
          <w:t xml:space="preserve">A </w:t>
        </w:r>
        <w:proofErr w:type="spellStart"/>
        <w:r w:rsidR="00B074F0">
          <w:t>c</w:t>
        </w:r>
        <w:r w:rsidR="00B074F0" w:rsidRPr="00E93D0B">
          <w:t>orporat</w:t>
        </w:r>
        <w:r w:rsidR="00B074F0">
          <w:t>e</w:t>
        </w:r>
      </w:ins>
      <w:proofErr w:type="spellEnd"/>
      <w:ins w:id="429" w:author="herrmannfrancine@gmail.com" w:date="2019-05-10T13:16:00Z">
        <w:del w:id="430" w:author="Ned Johnson" w:date="2019-05-14T14:43:00Z">
          <w:r w:rsidR="00A936C2" w:rsidDel="00B074F0">
            <w:rPr>
              <w:lang w:val="en-GB"/>
            </w:rPr>
            <w:delText>Cooperative</w:delText>
          </w:r>
        </w:del>
        <w:r w:rsidR="00A936C2" w:rsidRPr="00342D61">
          <w:rPr>
            <w:lang w:val="en-GB"/>
          </w:rPr>
          <w:t xml:space="preserve"> </w:t>
        </w:r>
      </w:ins>
      <w:r w:rsidRPr="00342D61">
        <w:rPr>
          <w:lang w:val="en-GB"/>
        </w:rPr>
        <w:t>taxonomy is the hierarchical classification of entities</w:t>
      </w:r>
      <w:del w:id="431" w:author="herrmannfrancine@gmail.com" w:date="2019-05-10T13:16:00Z">
        <w:r w:rsidRPr="00342D61" w:rsidDel="00457C07">
          <w:rPr>
            <w:lang w:val="en-GB"/>
          </w:rPr>
          <w:delText xml:space="preserve"> of interest</w:delText>
        </w:r>
      </w:del>
      <w:r w:rsidRPr="00342D61">
        <w:rPr>
          <w:lang w:val="en-GB"/>
        </w:rPr>
        <w:t xml:space="preserve"> of an enterprise, organization or administration, used to classify documents, digital assets and other information. Taxonomies can cover virtually any type of physical or conceptual entities (products, processes, knowledge fields, human groups, etc.) at any level of granularity.</w:t>
      </w:r>
    </w:p>
    <w:p w14:paraId="30D3E926" w14:textId="329032EF" w:rsidR="003002AC" w:rsidRPr="00342D61" w:rsidDel="00457C07" w:rsidRDefault="003002AC" w:rsidP="008422A1">
      <w:pPr>
        <w:rPr>
          <w:del w:id="432" w:author="herrmannfrancine@gmail.com" w:date="2019-05-10T13:17:00Z"/>
          <w:lang w:val="en-GB"/>
        </w:rPr>
      </w:pPr>
      <w:del w:id="433" w:author="herrmannfrancine@gmail.com" w:date="2019-05-10T13:17:00Z">
        <w:r w:rsidRPr="00342D61" w:rsidDel="00457C07">
          <w:rPr>
            <w:lang w:val="en-GB"/>
          </w:rPr>
          <w:delText xml:space="preserve">Source : Wikipedia definition </w:delText>
        </w:r>
      </w:del>
    </w:p>
    <w:p w14:paraId="4CA42362" w14:textId="77777777" w:rsidR="003002AC" w:rsidRPr="00342D61" w:rsidRDefault="003002AC" w:rsidP="008422A1">
      <w:pPr>
        <w:rPr>
          <w:lang w:val="en-GB"/>
        </w:rPr>
      </w:pPr>
    </w:p>
    <w:p w14:paraId="4FEE3281" w14:textId="77777777" w:rsidR="003002AC" w:rsidRPr="00342D61" w:rsidRDefault="003002AC" w:rsidP="008422A1">
      <w:pPr>
        <w:rPr>
          <w:lang w:val="en-GB"/>
        </w:rPr>
      </w:pPr>
      <w:r w:rsidRPr="00342D61">
        <w:rPr>
          <w:lang w:val="en-GB"/>
        </w:rPr>
        <w:br w:type="page"/>
      </w:r>
    </w:p>
    <w:p w14:paraId="001458C8" w14:textId="0CDD72E8" w:rsidR="00A57A3A" w:rsidRPr="00342D61" w:rsidRDefault="00626CCE">
      <w:pPr>
        <w:pStyle w:val="Titre1"/>
      </w:pPr>
      <w:bookmarkStart w:id="434" w:name="_Toc8726271"/>
      <w:r w:rsidRPr="00342D61">
        <w:lastRenderedPageBreak/>
        <w:t xml:space="preserve">State of </w:t>
      </w:r>
      <w:ins w:id="435" w:author="herrmannfrancine@gmail.com" w:date="2019-05-10T13:17:00Z">
        <w:r w:rsidR="00457C07">
          <w:t xml:space="preserve">the </w:t>
        </w:r>
      </w:ins>
      <w:r w:rsidRPr="00342D61">
        <w:t>Art</w:t>
      </w:r>
      <w:bookmarkEnd w:id="434"/>
    </w:p>
    <w:p w14:paraId="279EA2EF" w14:textId="0FEFB093" w:rsidR="005E6A42" w:rsidRPr="00342D61" w:rsidRDefault="005E6A42" w:rsidP="005E6A42">
      <w:pPr>
        <w:pStyle w:val="Titre2"/>
        <w:jc w:val="both"/>
        <w:rPr>
          <w:lang w:val="en-GB"/>
        </w:rPr>
      </w:pPr>
      <w:bookmarkStart w:id="436" w:name="_Toc3580922"/>
      <w:del w:id="437" w:author="herrmannfrancine@gmail.com" w:date="2019-05-10T13:49:00Z">
        <w:r w:rsidRPr="00342D61" w:rsidDel="00A7363F">
          <w:rPr>
            <w:lang w:val="en-GB"/>
          </w:rPr>
          <w:delText>MISP :</w:delText>
        </w:r>
      </w:del>
      <w:bookmarkStart w:id="438" w:name="_Toc8726272"/>
      <w:ins w:id="439" w:author="herrmannfrancine@gmail.com" w:date="2019-05-10T13:49:00Z">
        <w:r w:rsidR="00A7363F" w:rsidRPr="00342D61">
          <w:rPr>
            <w:lang w:val="en-GB"/>
          </w:rPr>
          <w:t>MISP:</w:t>
        </w:r>
      </w:ins>
      <w:r w:rsidRPr="00342D61">
        <w:rPr>
          <w:lang w:val="en-GB"/>
        </w:rPr>
        <w:t xml:space="preserve"> Malware Information Sharing Platform and Threat</w:t>
      </w:r>
      <w:bookmarkEnd w:id="436"/>
      <w:bookmarkEnd w:id="438"/>
      <w:r w:rsidRPr="00342D61">
        <w:rPr>
          <w:lang w:val="en-GB"/>
        </w:rPr>
        <w:t xml:space="preserve"> </w:t>
      </w:r>
    </w:p>
    <w:p w14:paraId="0BDD8019" w14:textId="77777777" w:rsidR="00865F9E" w:rsidRPr="00342D61" w:rsidRDefault="00865F9E" w:rsidP="00865F9E">
      <w:pPr>
        <w:rPr>
          <w:lang w:val="en-GB"/>
        </w:rPr>
      </w:pPr>
    </w:p>
    <w:p w14:paraId="4B87F4F5" w14:textId="77777777" w:rsidR="00865F9E" w:rsidRPr="00342D61" w:rsidRDefault="00626CCE" w:rsidP="00865F9E">
      <w:pPr>
        <w:pStyle w:val="Titre3"/>
        <w:jc w:val="both"/>
        <w:rPr>
          <w:lang w:val="en-GB"/>
        </w:rPr>
      </w:pPr>
      <w:bookmarkStart w:id="440" w:name="_Toc3580923"/>
      <w:bookmarkStart w:id="441" w:name="_Toc8726273"/>
      <w:r w:rsidRPr="00342D61">
        <w:rPr>
          <w:lang w:val="en-GB"/>
        </w:rPr>
        <w:t>Pre</w:t>
      </w:r>
      <w:r w:rsidR="005E6A42" w:rsidRPr="00342D61">
        <w:rPr>
          <w:lang w:val="en-GB"/>
        </w:rPr>
        <w:t>sentation</w:t>
      </w:r>
      <w:bookmarkEnd w:id="440"/>
      <w:bookmarkEnd w:id="441"/>
    </w:p>
    <w:p w14:paraId="39CD257C" w14:textId="77777777" w:rsidR="005E6A42" w:rsidRPr="00342D61" w:rsidRDefault="005E6A42">
      <w:pPr>
        <w:rPr>
          <w:lang w:val="en-GB"/>
        </w:rPr>
        <w:pPrChange w:id="442" w:author="Ned Johnson" w:date="2019-05-14T11:36:00Z">
          <w:pPr>
            <w:jc w:val="both"/>
          </w:pPr>
        </w:pPrChange>
      </w:pPr>
      <w:r w:rsidRPr="00342D61">
        <w:rPr>
          <w:noProof/>
          <w:lang w:eastAsia="fr-FR"/>
        </w:rPr>
        <w:drawing>
          <wp:anchor distT="0" distB="0" distL="114300" distR="114300" simplePos="0" relativeHeight="251659264" behindDoc="1" locked="0" layoutInCell="1" allowOverlap="1" wp14:anchorId="3240C66B" wp14:editId="7A08BD86">
            <wp:simplePos x="0" y="0"/>
            <wp:positionH relativeFrom="margin">
              <wp:align>right</wp:align>
            </wp:positionH>
            <wp:positionV relativeFrom="paragraph">
              <wp:posOffset>9525</wp:posOffset>
            </wp:positionV>
            <wp:extent cx="1661160" cy="1661160"/>
            <wp:effectExtent l="0" t="0" r="0" b="0"/>
            <wp:wrapTight wrapText="bothSides">
              <wp:wrapPolygon edited="0">
                <wp:start x="0" y="0"/>
                <wp:lineTo x="0" y="21303"/>
                <wp:lineTo x="21303" y="21303"/>
                <wp:lineTo x="21303" y="0"/>
                <wp:lineTo x="0" y="0"/>
              </wp:wrapPolygon>
            </wp:wrapTight>
            <wp:docPr id="3" name="Image 3" descr="MISP (@MISPProjec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SP (@MISPProject) | Twit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CE" w:rsidRPr="00342D61">
        <w:rPr>
          <w:lang w:val="en-GB"/>
        </w:rPr>
        <w:t xml:space="preserve"> MISP is a Luxembourg government organization that brings together a community of more than 6,000 companies sharing between them information about attacks, frauds, ... </w:t>
      </w:r>
    </w:p>
    <w:p w14:paraId="0E23CEA8" w14:textId="2B7108C8" w:rsidR="005E6A42" w:rsidRPr="00342D61" w:rsidDel="00457C07" w:rsidRDefault="00626CCE">
      <w:pPr>
        <w:rPr>
          <w:del w:id="443" w:author="herrmannfrancine@gmail.com" w:date="2019-05-10T13:18:00Z"/>
          <w:lang w:val="en-GB"/>
        </w:rPr>
        <w:pPrChange w:id="444" w:author="Ned Johnson" w:date="2019-05-14T11:36:00Z">
          <w:pPr>
            <w:jc w:val="both"/>
          </w:pPr>
        </w:pPrChange>
      </w:pPr>
      <w:del w:id="445" w:author="herrmannfrancine@gmail.com" w:date="2019-05-10T13:18:00Z">
        <w:r w:rsidRPr="00342D61" w:rsidDel="00457C07">
          <w:rPr>
            <w:lang w:val="en-GB"/>
          </w:rPr>
          <w:delText>The team member :</w:delText>
        </w:r>
      </w:del>
    </w:p>
    <w:p w14:paraId="0EBBB6E3" w14:textId="57A1B86D" w:rsidR="005E6A42" w:rsidRPr="00342D61" w:rsidDel="00457C07" w:rsidRDefault="005E6A42">
      <w:pPr>
        <w:rPr>
          <w:del w:id="446" w:author="herrmannfrancine@gmail.com" w:date="2019-05-10T13:18:00Z"/>
          <w:lang w:val="en-GB"/>
        </w:rPr>
        <w:pPrChange w:id="447" w:author="Ned Johnson" w:date="2019-05-14T11:36:00Z">
          <w:pPr>
            <w:spacing w:after="0" w:line="240" w:lineRule="auto"/>
            <w:ind w:left="708"/>
            <w:jc w:val="both"/>
          </w:pPr>
        </w:pPrChange>
      </w:pPr>
      <w:del w:id="448" w:author="herrmannfrancine@gmail.com" w:date="2019-05-10T13:18:00Z">
        <w:r w:rsidRPr="00342D61" w:rsidDel="00457C07">
          <w:rPr>
            <w:lang w:val="en-GB"/>
          </w:rPr>
          <w:delText>•</w:delText>
        </w:r>
        <w:r w:rsidRPr="00342D61" w:rsidDel="00457C07">
          <w:rPr>
            <w:lang w:val="en-GB"/>
          </w:rPr>
          <w:tab/>
          <w:delText>David Andre</w:delText>
        </w:r>
      </w:del>
    </w:p>
    <w:p w14:paraId="5263CA40" w14:textId="44CB0220" w:rsidR="005E6A42" w:rsidRPr="00342D61" w:rsidDel="00457C07" w:rsidRDefault="005E6A42">
      <w:pPr>
        <w:rPr>
          <w:del w:id="449" w:author="herrmannfrancine@gmail.com" w:date="2019-05-10T13:18:00Z"/>
          <w:lang w:val="en-GB"/>
        </w:rPr>
        <w:pPrChange w:id="450" w:author="Ned Johnson" w:date="2019-05-14T11:36:00Z">
          <w:pPr>
            <w:spacing w:after="0" w:line="240" w:lineRule="auto"/>
            <w:ind w:left="708"/>
            <w:jc w:val="both"/>
          </w:pPr>
        </w:pPrChange>
      </w:pPr>
      <w:del w:id="451" w:author="herrmannfrancine@gmail.com" w:date="2019-05-10T13:18:00Z">
        <w:r w:rsidRPr="00342D61" w:rsidDel="00457C07">
          <w:rPr>
            <w:lang w:val="en-GB"/>
          </w:rPr>
          <w:delText>•</w:delText>
        </w:r>
        <w:r w:rsidRPr="00342D61" w:rsidDel="00457C07">
          <w:rPr>
            <w:lang w:val="en-GB"/>
          </w:rPr>
          <w:tab/>
          <w:delText>Andrzej Dereszowski @deresz666</w:delText>
        </w:r>
      </w:del>
    </w:p>
    <w:p w14:paraId="5952E465" w14:textId="2F10E341" w:rsidR="005E6A42" w:rsidRPr="001266F8" w:rsidDel="00457C07" w:rsidRDefault="005E6A42">
      <w:pPr>
        <w:rPr>
          <w:del w:id="452" w:author="herrmannfrancine@gmail.com" w:date="2019-05-10T13:18:00Z"/>
          <w:rPrChange w:id="453" w:author="herrmannfrancine@gmail.com" w:date="2019-05-10T12:57:00Z">
            <w:rPr>
              <w:del w:id="454" w:author="herrmannfrancine@gmail.com" w:date="2019-05-10T13:18:00Z"/>
              <w:lang w:val="en-GB"/>
            </w:rPr>
          </w:rPrChange>
        </w:rPr>
        <w:pPrChange w:id="455" w:author="Ned Johnson" w:date="2019-05-14T11:36:00Z">
          <w:pPr>
            <w:spacing w:after="0" w:line="240" w:lineRule="auto"/>
            <w:ind w:left="708"/>
            <w:jc w:val="both"/>
          </w:pPr>
        </w:pPrChange>
      </w:pPr>
      <w:del w:id="456" w:author="herrmannfrancine@gmail.com" w:date="2019-05-10T13:18:00Z">
        <w:r w:rsidRPr="001266F8" w:rsidDel="00457C07">
          <w:rPr>
            <w:rPrChange w:id="457" w:author="herrmannfrancine@gmail.com" w:date="2019-05-10T12:57:00Z">
              <w:rPr>
                <w:lang w:val="en-GB"/>
              </w:rPr>
            </w:rPrChange>
          </w:rPr>
          <w:delText>•</w:delText>
        </w:r>
        <w:r w:rsidRPr="001266F8" w:rsidDel="00457C07">
          <w:rPr>
            <w:rPrChange w:id="458" w:author="herrmannfrancine@gmail.com" w:date="2019-05-10T12:57:00Z">
              <w:rPr>
                <w:lang w:val="en-GB"/>
              </w:rPr>
            </w:rPrChange>
          </w:rPr>
          <w:tab/>
          <w:delText>Alexandre Dulaunoy @adulau</w:delText>
        </w:r>
      </w:del>
    </w:p>
    <w:p w14:paraId="5C10ED27" w14:textId="111E3D4A" w:rsidR="005E6A42" w:rsidRPr="001266F8" w:rsidDel="00457C07" w:rsidRDefault="005E6A42">
      <w:pPr>
        <w:rPr>
          <w:del w:id="459" w:author="herrmannfrancine@gmail.com" w:date="2019-05-10T13:18:00Z"/>
          <w:rPrChange w:id="460" w:author="herrmannfrancine@gmail.com" w:date="2019-05-10T12:57:00Z">
            <w:rPr>
              <w:del w:id="461" w:author="herrmannfrancine@gmail.com" w:date="2019-05-10T13:18:00Z"/>
              <w:lang w:val="en-GB"/>
            </w:rPr>
          </w:rPrChange>
        </w:rPr>
        <w:pPrChange w:id="462" w:author="Ned Johnson" w:date="2019-05-14T11:36:00Z">
          <w:pPr>
            <w:spacing w:after="0" w:line="240" w:lineRule="auto"/>
            <w:ind w:left="708"/>
            <w:jc w:val="both"/>
          </w:pPr>
        </w:pPrChange>
      </w:pPr>
      <w:del w:id="463" w:author="herrmannfrancine@gmail.com" w:date="2019-05-10T13:18:00Z">
        <w:r w:rsidRPr="001266F8" w:rsidDel="00457C07">
          <w:rPr>
            <w:rPrChange w:id="464" w:author="herrmannfrancine@gmail.com" w:date="2019-05-10T12:57:00Z">
              <w:rPr>
                <w:lang w:val="en-GB"/>
              </w:rPr>
            </w:rPrChange>
          </w:rPr>
          <w:delText>•</w:delText>
        </w:r>
        <w:r w:rsidRPr="001266F8" w:rsidDel="00457C07">
          <w:rPr>
            <w:rPrChange w:id="465" w:author="herrmannfrancine@gmail.com" w:date="2019-05-10T12:57:00Z">
              <w:rPr>
                <w:lang w:val="en-GB"/>
              </w:rPr>
            </w:rPrChange>
          </w:rPr>
          <w:tab/>
          <w:delText>Andras Iklody @Iglocska</w:delText>
        </w:r>
      </w:del>
    </w:p>
    <w:p w14:paraId="1066D1AE" w14:textId="4006732A" w:rsidR="005E6A42" w:rsidRPr="00342D61" w:rsidDel="00457C07" w:rsidRDefault="005E6A42">
      <w:pPr>
        <w:rPr>
          <w:del w:id="466" w:author="herrmannfrancine@gmail.com" w:date="2019-05-10T13:18:00Z"/>
          <w:lang w:val="en-GB"/>
        </w:rPr>
        <w:pPrChange w:id="467" w:author="Ned Johnson" w:date="2019-05-14T11:36:00Z">
          <w:pPr>
            <w:spacing w:after="0" w:line="240" w:lineRule="auto"/>
            <w:ind w:left="708"/>
            <w:jc w:val="both"/>
          </w:pPr>
        </w:pPrChange>
      </w:pPr>
      <w:del w:id="468" w:author="herrmannfrancine@gmail.com" w:date="2019-05-10T13:18:00Z">
        <w:r w:rsidRPr="00342D61" w:rsidDel="00457C07">
          <w:rPr>
            <w:lang w:val="en-GB"/>
          </w:rPr>
          <w:delText>•</w:delText>
        </w:r>
        <w:r w:rsidRPr="00342D61" w:rsidDel="00457C07">
          <w:rPr>
            <w:lang w:val="en-GB"/>
          </w:rPr>
          <w:tab/>
          <w:delText>Christophe Vandeplas @cvandeplas</w:delText>
        </w:r>
      </w:del>
    </w:p>
    <w:p w14:paraId="5386B1E3" w14:textId="1E7181A2" w:rsidR="005E6A42" w:rsidRPr="00342D61" w:rsidDel="00457C07" w:rsidRDefault="005E6A42">
      <w:pPr>
        <w:rPr>
          <w:del w:id="469" w:author="herrmannfrancine@gmail.com" w:date="2019-05-10T13:18:00Z"/>
          <w:lang w:val="en-GB"/>
        </w:rPr>
        <w:pPrChange w:id="470" w:author="Ned Johnson" w:date="2019-05-14T11:36:00Z">
          <w:pPr>
            <w:spacing w:after="0" w:line="240" w:lineRule="auto"/>
            <w:ind w:left="708"/>
            <w:jc w:val="both"/>
          </w:pPr>
        </w:pPrChange>
      </w:pPr>
      <w:del w:id="471" w:author="herrmannfrancine@gmail.com" w:date="2019-05-10T13:18:00Z">
        <w:r w:rsidRPr="00342D61" w:rsidDel="00457C07">
          <w:rPr>
            <w:lang w:val="en-GB"/>
          </w:rPr>
          <w:delText>•</w:delText>
        </w:r>
        <w:r w:rsidRPr="00342D61" w:rsidDel="00457C07">
          <w:rPr>
            <w:lang w:val="en-GB"/>
          </w:rPr>
          <w:tab/>
          <w:delText>Raphaël Vinot @rafi0t</w:delText>
        </w:r>
      </w:del>
    </w:p>
    <w:p w14:paraId="71633BB6" w14:textId="77777777" w:rsidR="005E6A42" w:rsidRPr="00342D61" w:rsidRDefault="005E6A42">
      <w:pPr>
        <w:rPr>
          <w:lang w:val="en-GB"/>
        </w:rPr>
        <w:pPrChange w:id="472" w:author="Ned Johnson" w:date="2019-05-14T11:36:00Z">
          <w:pPr>
            <w:spacing w:after="0" w:line="240" w:lineRule="auto"/>
            <w:ind w:left="708"/>
            <w:jc w:val="both"/>
          </w:pPr>
        </w:pPrChange>
      </w:pPr>
    </w:p>
    <w:p w14:paraId="06F6A4B0" w14:textId="77777777" w:rsidR="00626CCE" w:rsidRPr="00ED4352" w:rsidRDefault="00626CCE">
      <w:pPr>
        <w:rPr>
          <w:b/>
          <w:lang w:val="en-GB"/>
          <w:rPrChange w:id="473" w:author="Ned Johnson" w:date="2019-05-14T11:36:00Z">
            <w:rPr>
              <w:b w:val="0"/>
              <w:lang w:val="en-GB"/>
            </w:rPr>
          </w:rPrChange>
        </w:rPr>
        <w:pPrChange w:id="474" w:author="Ned Johnson" w:date="2019-05-14T11:36:00Z">
          <w:pPr>
            <w:pStyle w:val="Titre3"/>
            <w:jc w:val="both"/>
          </w:pPr>
        </w:pPrChange>
      </w:pPr>
      <w:bookmarkStart w:id="475" w:name="_Toc3580924"/>
      <w:r w:rsidRPr="00ED4352">
        <w:rPr>
          <w:lang w:val="en-GB"/>
          <w:rPrChange w:id="476" w:author="Ned Johnson" w:date="2019-05-14T11:36:00Z">
            <w:rPr>
              <w:b w:val="0"/>
              <w:lang w:val="en-GB"/>
            </w:rPr>
          </w:rPrChange>
        </w:rPr>
        <w:t>MISP is an open source software on GitHub, allowing the sharing of attacks revealed by the community between MISP instances.</w:t>
      </w:r>
    </w:p>
    <w:p w14:paraId="3F18B93F" w14:textId="77777777" w:rsidR="00626CCE" w:rsidRPr="00342D61" w:rsidRDefault="00626CCE" w:rsidP="00626CCE">
      <w:pPr>
        <w:rPr>
          <w:lang w:val="en-GB"/>
        </w:rPr>
      </w:pPr>
    </w:p>
    <w:p w14:paraId="32878067" w14:textId="3A12574D" w:rsidR="005E6A42" w:rsidRPr="00342D61" w:rsidRDefault="00626CCE" w:rsidP="005E6A42">
      <w:pPr>
        <w:pStyle w:val="Titre3"/>
        <w:jc w:val="both"/>
        <w:rPr>
          <w:lang w:val="en-GB"/>
        </w:rPr>
      </w:pPr>
      <w:bookmarkStart w:id="477" w:name="_Toc8726274"/>
      <w:bookmarkEnd w:id="475"/>
      <w:r w:rsidRPr="00342D61">
        <w:rPr>
          <w:lang w:val="en-GB"/>
        </w:rPr>
        <w:t>Main Advantages</w:t>
      </w:r>
      <w:ins w:id="478" w:author="herrmannfrancine@gmail.com" w:date="2019-05-10T13:22:00Z">
        <w:r w:rsidR="00457C07">
          <w:rPr>
            <w:lang w:val="en-GB"/>
          </w:rPr>
          <w:t xml:space="preserve"> of MISP</w:t>
        </w:r>
      </w:ins>
      <w:bookmarkEnd w:id="477"/>
    </w:p>
    <w:p w14:paraId="1355B315" w14:textId="1F612CF8" w:rsidR="00626CCE" w:rsidRPr="00271C1E" w:rsidRDefault="00626CCE">
      <w:pPr>
        <w:pStyle w:val="Paragraphedeliste"/>
        <w:numPr>
          <w:ilvl w:val="0"/>
          <w:numId w:val="30"/>
        </w:numPr>
        <w:spacing w:after="0"/>
        <w:rPr>
          <w:lang w:val="en-GB"/>
          <w:rPrChange w:id="479" w:author="Ned Johnson" w:date="2019-05-14T11:36:00Z">
            <w:rPr>
              <w:rFonts w:eastAsiaTheme="minorHAnsi"/>
              <w:lang w:val="en-GB"/>
            </w:rPr>
          </w:rPrChange>
        </w:rPr>
        <w:pPrChange w:id="480" w:author="Ned Johnson" w:date="2019-05-14T11:36:00Z">
          <w:pPr>
            <w:pStyle w:val="Titre3"/>
            <w:ind w:left="708"/>
            <w:jc w:val="both"/>
          </w:pPr>
        </w:pPrChange>
      </w:pPr>
      <w:bookmarkStart w:id="481" w:name="_Toc3580925"/>
      <w:del w:id="482" w:author="Ned Johnson" w:date="2019-05-14T11:36:00Z">
        <w:r w:rsidRPr="00271C1E" w:rsidDel="00271C1E">
          <w:rPr>
            <w:lang w:val="en-GB"/>
            <w:rPrChange w:id="483" w:author="Ned Johnson" w:date="2019-05-14T11:36:00Z">
              <w:rPr>
                <w:lang w:val="en-GB"/>
              </w:rPr>
            </w:rPrChange>
          </w:rPr>
          <w:delText xml:space="preserve">• </w:delText>
        </w:r>
      </w:del>
      <w:ins w:id="484" w:author="herrmannfrancine@gmail.com" w:date="2019-05-10T13:22:00Z">
        <w:r w:rsidR="00457C07" w:rsidRPr="00271C1E">
          <w:rPr>
            <w:lang w:val="en-GB"/>
            <w:rPrChange w:id="485" w:author="Ned Johnson" w:date="2019-05-14T11:36:00Z">
              <w:rPr>
                <w:lang w:val="en-GB"/>
              </w:rPr>
            </w:rPrChange>
          </w:rPr>
          <w:t>O</w:t>
        </w:r>
      </w:ins>
      <w:del w:id="486" w:author="herrmannfrancine@gmail.com" w:date="2019-05-10T13:22:00Z">
        <w:r w:rsidRPr="00271C1E" w:rsidDel="00457C07">
          <w:rPr>
            <w:lang w:val="en-GB"/>
            <w:rPrChange w:id="487" w:author="Ned Johnson" w:date="2019-05-14T11:36:00Z">
              <w:rPr>
                <w:lang w:val="en-GB"/>
              </w:rPr>
            </w:rPrChange>
          </w:rPr>
          <w:delText>Is o</w:delText>
        </w:r>
      </w:del>
      <w:r w:rsidRPr="00271C1E">
        <w:rPr>
          <w:lang w:val="en-GB"/>
          <w:rPrChange w:id="488" w:author="Ned Johnson" w:date="2019-05-14T11:36:00Z">
            <w:rPr>
              <w:lang w:val="en-GB"/>
            </w:rPr>
          </w:rPrChange>
        </w:rPr>
        <w:t>ne of the largest attack databases in the world</w:t>
      </w:r>
    </w:p>
    <w:p w14:paraId="59C3E0ED" w14:textId="6798B4A7" w:rsidR="00626CCE" w:rsidRPr="00271C1E" w:rsidRDefault="00626CCE">
      <w:pPr>
        <w:pStyle w:val="Paragraphedeliste"/>
        <w:numPr>
          <w:ilvl w:val="0"/>
          <w:numId w:val="30"/>
        </w:numPr>
        <w:spacing w:after="0"/>
        <w:rPr>
          <w:lang w:val="en-GB"/>
          <w:rPrChange w:id="489" w:author="Ned Johnson" w:date="2019-05-14T11:36:00Z">
            <w:rPr>
              <w:rFonts w:eastAsiaTheme="minorHAnsi"/>
              <w:lang w:val="en-GB"/>
            </w:rPr>
          </w:rPrChange>
        </w:rPr>
        <w:pPrChange w:id="490" w:author="Ned Johnson" w:date="2019-05-14T11:36:00Z">
          <w:pPr>
            <w:pStyle w:val="Titre3"/>
            <w:ind w:left="708"/>
            <w:jc w:val="both"/>
          </w:pPr>
        </w:pPrChange>
      </w:pPr>
      <w:del w:id="491" w:author="Ned Johnson" w:date="2019-05-14T11:36:00Z">
        <w:r w:rsidRPr="00271C1E" w:rsidDel="00271C1E">
          <w:rPr>
            <w:lang w:val="en-GB"/>
            <w:rPrChange w:id="492" w:author="Ned Johnson" w:date="2019-05-14T11:36:00Z">
              <w:rPr>
                <w:lang w:val="en-GB"/>
              </w:rPr>
            </w:rPrChange>
          </w:rPr>
          <w:delText xml:space="preserve">• </w:delText>
        </w:r>
      </w:del>
      <w:ins w:id="493" w:author="herrmannfrancine@gmail.com" w:date="2019-05-10T13:22:00Z">
        <w:r w:rsidR="00457C07" w:rsidRPr="00271C1E">
          <w:rPr>
            <w:lang w:val="en-GB"/>
            <w:rPrChange w:id="494" w:author="Ned Johnson" w:date="2019-05-14T11:36:00Z">
              <w:rPr>
                <w:lang w:val="en-GB"/>
              </w:rPr>
            </w:rPrChange>
          </w:rPr>
          <w:t>I</w:t>
        </w:r>
      </w:ins>
      <w:del w:id="495" w:author="herrmannfrancine@gmail.com" w:date="2019-05-10T13:22:00Z">
        <w:r w:rsidRPr="00271C1E" w:rsidDel="00457C07">
          <w:rPr>
            <w:lang w:val="en-GB"/>
            <w:rPrChange w:id="496" w:author="Ned Johnson" w:date="2019-05-14T11:36:00Z">
              <w:rPr>
                <w:lang w:val="en-GB"/>
              </w:rPr>
            </w:rPrChange>
          </w:rPr>
          <w:delText>Is i</w:delText>
        </w:r>
      </w:del>
      <w:r w:rsidRPr="00271C1E">
        <w:rPr>
          <w:lang w:val="en-GB"/>
          <w:rPrChange w:id="497" w:author="Ned Johnson" w:date="2019-05-14T11:36:00Z">
            <w:rPr>
              <w:lang w:val="en-GB"/>
            </w:rPr>
          </w:rPrChange>
        </w:rPr>
        <w:t>nternationally recognized</w:t>
      </w:r>
    </w:p>
    <w:p w14:paraId="4A98DC0F" w14:textId="5A8B2B85" w:rsidR="00626CCE" w:rsidRPr="00271C1E" w:rsidRDefault="00626CCE">
      <w:pPr>
        <w:pStyle w:val="Paragraphedeliste"/>
        <w:numPr>
          <w:ilvl w:val="0"/>
          <w:numId w:val="30"/>
        </w:numPr>
        <w:spacing w:after="0"/>
        <w:rPr>
          <w:lang w:val="en-GB"/>
          <w:rPrChange w:id="498" w:author="Ned Johnson" w:date="2019-05-14T11:36:00Z">
            <w:rPr>
              <w:rFonts w:eastAsiaTheme="minorHAnsi"/>
              <w:lang w:val="en-GB"/>
            </w:rPr>
          </w:rPrChange>
        </w:rPr>
        <w:pPrChange w:id="499" w:author="Ned Johnson" w:date="2019-05-14T11:36:00Z">
          <w:pPr>
            <w:pStyle w:val="Titre3"/>
            <w:ind w:left="708"/>
            <w:jc w:val="both"/>
          </w:pPr>
        </w:pPrChange>
      </w:pPr>
      <w:del w:id="500" w:author="Ned Johnson" w:date="2019-05-14T11:36:00Z">
        <w:r w:rsidRPr="00271C1E" w:rsidDel="00271C1E">
          <w:rPr>
            <w:lang w:val="en-GB"/>
            <w:rPrChange w:id="501" w:author="Ned Johnson" w:date="2019-05-14T11:36:00Z">
              <w:rPr>
                <w:lang w:val="en-GB"/>
              </w:rPr>
            </w:rPrChange>
          </w:rPr>
          <w:delText xml:space="preserve">• </w:delText>
        </w:r>
      </w:del>
      <w:r w:rsidRPr="00271C1E">
        <w:rPr>
          <w:lang w:val="en-GB"/>
          <w:rPrChange w:id="502" w:author="Ned Johnson" w:date="2019-05-14T11:36:00Z">
            <w:rPr>
              <w:lang w:val="en-GB"/>
            </w:rPr>
          </w:rPrChange>
        </w:rPr>
        <w:t>There are multiple data</w:t>
      </w:r>
    </w:p>
    <w:p w14:paraId="653EFDDE" w14:textId="320FA436" w:rsidR="00626CCE" w:rsidRPr="00271C1E" w:rsidRDefault="00626CCE">
      <w:pPr>
        <w:pStyle w:val="Paragraphedeliste"/>
        <w:numPr>
          <w:ilvl w:val="0"/>
          <w:numId w:val="30"/>
        </w:numPr>
        <w:spacing w:after="0"/>
        <w:rPr>
          <w:lang w:val="en-GB"/>
          <w:rPrChange w:id="503" w:author="Ned Johnson" w:date="2019-05-14T11:36:00Z">
            <w:rPr>
              <w:rFonts w:eastAsiaTheme="minorHAnsi"/>
              <w:lang w:val="en-GB"/>
            </w:rPr>
          </w:rPrChange>
        </w:rPr>
        <w:pPrChange w:id="504" w:author="Ned Johnson" w:date="2019-05-14T11:36:00Z">
          <w:pPr>
            <w:pStyle w:val="Titre3"/>
            <w:ind w:left="708"/>
            <w:jc w:val="both"/>
          </w:pPr>
        </w:pPrChange>
      </w:pPr>
      <w:del w:id="505" w:author="Ned Johnson" w:date="2019-05-14T11:36:00Z">
        <w:r w:rsidRPr="00271C1E" w:rsidDel="00271C1E">
          <w:rPr>
            <w:lang w:val="en-GB"/>
            <w:rPrChange w:id="506" w:author="Ned Johnson" w:date="2019-05-14T11:36:00Z">
              <w:rPr>
                <w:lang w:val="en-GB"/>
              </w:rPr>
            </w:rPrChange>
          </w:rPr>
          <w:delText xml:space="preserve">• </w:delText>
        </w:r>
      </w:del>
      <w:r w:rsidRPr="00271C1E">
        <w:rPr>
          <w:lang w:val="en-GB"/>
          <w:rPrChange w:id="507" w:author="Ned Johnson" w:date="2019-05-14T11:36:00Z">
            <w:rPr>
              <w:lang w:val="en-GB"/>
            </w:rPr>
          </w:rPrChange>
        </w:rPr>
        <w:t>Taxonomies can be used as object typing</w:t>
      </w:r>
    </w:p>
    <w:p w14:paraId="3C9E265C" w14:textId="676B5A1C" w:rsidR="00626CCE" w:rsidRPr="00271C1E" w:rsidRDefault="00626CCE">
      <w:pPr>
        <w:pStyle w:val="Paragraphedeliste"/>
        <w:numPr>
          <w:ilvl w:val="0"/>
          <w:numId w:val="30"/>
        </w:numPr>
        <w:spacing w:after="0"/>
        <w:rPr>
          <w:lang w:val="en-GB"/>
          <w:rPrChange w:id="508" w:author="Ned Johnson" w:date="2019-05-14T11:36:00Z">
            <w:rPr>
              <w:rFonts w:eastAsiaTheme="minorHAnsi"/>
              <w:lang w:val="en-GB"/>
            </w:rPr>
          </w:rPrChange>
        </w:rPr>
        <w:pPrChange w:id="509" w:author="Ned Johnson" w:date="2019-05-14T11:36:00Z">
          <w:pPr>
            <w:pStyle w:val="Titre3"/>
            <w:ind w:left="708"/>
            <w:jc w:val="both"/>
          </w:pPr>
        </w:pPrChange>
      </w:pPr>
      <w:del w:id="510" w:author="Ned Johnson" w:date="2019-05-14T11:36:00Z">
        <w:r w:rsidRPr="00271C1E" w:rsidDel="00271C1E">
          <w:rPr>
            <w:lang w:val="en-GB"/>
            <w:rPrChange w:id="511" w:author="Ned Johnson" w:date="2019-05-14T11:36:00Z">
              <w:rPr>
                <w:lang w:val="en-GB"/>
              </w:rPr>
            </w:rPrChange>
          </w:rPr>
          <w:delText xml:space="preserve">• </w:delText>
        </w:r>
      </w:del>
      <w:r w:rsidRPr="00271C1E">
        <w:rPr>
          <w:lang w:val="en-GB"/>
          <w:rPrChange w:id="512" w:author="Ned Johnson" w:date="2019-05-14T11:36:00Z">
            <w:rPr>
              <w:lang w:val="en-GB"/>
            </w:rPr>
          </w:rPrChange>
        </w:rPr>
        <w:t>Open-Source and regularly maintained by a warm community.</w:t>
      </w:r>
    </w:p>
    <w:p w14:paraId="1A3262CD" w14:textId="1433ECA7" w:rsidR="00626CCE" w:rsidRPr="00271C1E" w:rsidRDefault="00626CCE">
      <w:pPr>
        <w:pStyle w:val="Paragraphedeliste"/>
        <w:numPr>
          <w:ilvl w:val="0"/>
          <w:numId w:val="30"/>
        </w:numPr>
        <w:spacing w:after="0"/>
        <w:rPr>
          <w:lang w:val="en-GB"/>
          <w:rPrChange w:id="513" w:author="Ned Johnson" w:date="2019-05-14T11:36:00Z">
            <w:rPr>
              <w:rFonts w:eastAsiaTheme="minorHAnsi"/>
              <w:lang w:val="en-GB"/>
            </w:rPr>
          </w:rPrChange>
        </w:rPr>
        <w:pPrChange w:id="514" w:author="Ned Johnson" w:date="2019-05-14T11:36:00Z">
          <w:pPr>
            <w:pStyle w:val="Titre3"/>
            <w:ind w:left="708"/>
            <w:jc w:val="both"/>
          </w:pPr>
        </w:pPrChange>
      </w:pPr>
      <w:del w:id="515" w:author="Ned Johnson" w:date="2019-05-14T11:36:00Z">
        <w:r w:rsidRPr="00271C1E" w:rsidDel="00271C1E">
          <w:rPr>
            <w:lang w:val="en-GB"/>
            <w:rPrChange w:id="516" w:author="Ned Johnson" w:date="2019-05-14T11:36:00Z">
              <w:rPr>
                <w:lang w:val="en-GB"/>
              </w:rPr>
            </w:rPrChange>
          </w:rPr>
          <w:delText xml:space="preserve">• </w:delText>
        </w:r>
      </w:del>
      <w:r w:rsidRPr="00271C1E">
        <w:rPr>
          <w:lang w:val="en-GB"/>
          <w:rPrChange w:id="517" w:author="Ned Johnson" w:date="2019-05-14T11:36:00Z">
            <w:rPr>
              <w:lang w:val="en-GB"/>
            </w:rPr>
          </w:rPrChange>
        </w:rPr>
        <w:t>Can look like SQL (Entity / Relationship)</w:t>
      </w:r>
    </w:p>
    <w:p w14:paraId="1A0521F9" w14:textId="208755F6" w:rsidR="00626CCE" w:rsidRPr="00271C1E" w:rsidRDefault="00626CCE">
      <w:pPr>
        <w:pStyle w:val="Paragraphedeliste"/>
        <w:numPr>
          <w:ilvl w:val="0"/>
          <w:numId w:val="30"/>
        </w:numPr>
        <w:spacing w:after="0"/>
        <w:rPr>
          <w:lang w:val="en-GB"/>
          <w:rPrChange w:id="518" w:author="Ned Johnson" w:date="2019-05-14T11:36:00Z">
            <w:rPr>
              <w:rFonts w:eastAsiaTheme="minorHAnsi"/>
              <w:lang w:val="en-GB"/>
            </w:rPr>
          </w:rPrChange>
        </w:rPr>
        <w:pPrChange w:id="519" w:author="Ned Johnson" w:date="2019-05-14T11:36:00Z">
          <w:pPr>
            <w:pStyle w:val="Titre3"/>
            <w:ind w:left="708"/>
            <w:jc w:val="both"/>
          </w:pPr>
        </w:pPrChange>
      </w:pPr>
      <w:del w:id="520" w:author="Ned Johnson" w:date="2019-05-14T11:36:00Z">
        <w:r w:rsidRPr="00271C1E" w:rsidDel="00271C1E">
          <w:rPr>
            <w:lang w:val="en-GB"/>
            <w:rPrChange w:id="521" w:author="Ned Johnson" w:date="2019-05-14T11:36:00Z">
              <w:rPr>
                <w:lang w:val="en-GB"/>
              </w:rPr>
            </w:rPrChange>
          </w:rPr>
          <w:delText xml:space="preserve">• </w:delText>
        </w:r>
      </w:del>
      <w:r w:rsidRPr="00271C1E">
        <w:rPr>
          <w:lang w:val="en-GB"/>
          <w:rPrChange w:id="522" w:author="Ned Johnson" w:date="2019-05-14T11:36:00Z">
            <w:rPr>
              <w:lang w:val="en-GB"/>
            </w:rPr>
          </w:rPrChange>
        </w:rPr>
        <w:t xml:space="preserve">Has a partnership with the University of </w:t>
      </w:r>
      <w:proofErr w:type="gramStart"/>
      <w:r w:rsidRPr="00271C1E">
        <w:rPr>
          <w:lang w:val="en-GB"/>
          <w:rPrChange w:id="523" w:author="Ned Johnson" w:date="2019-05-14T11:36:00Z">
            <w:rPr>
              <w:lang w:val="en-GB"/>
            </w:rPr>
          </w:rPrChange>
        </w:rPr>
        <w:t>Lorraine</w:t>
      </w:r>
      <w:proofErr w:type="gramEnd"/>
    </w:p>
    <w:p w14:paraId="51F51C95" w14:textId="77777777" w:rsidR="00626CCE" w:rsidRPr="00342D61" w:rsidRDefault="00626CCE" w:rsidP="00626CCE">
      <w:pPr>
        <w:pStyle w:val="Titre3"/>
        <w:jc w:val="both"/>
        <w:rPr>
          <w:rFonts w:asciiTheme="minorHAnsi" w:eastAsiaTheme="minorHAnsi" w:hAnsiTheme="minorHAnsi" w:cstheme="minorBidi"/>
          <w:b w:val="0"/>
          <w:color w:val="auto"/>
          <w:sz w:val="22"/>
          <w:szCs w:val="22"/>
          <w:lang w:val="en-GB"/>
        </w:rPr>
      </w:pPr>
    </w:p>
    <w:p w14:paraId="435652C6" w14:textId="77777777" w:rsidR="005E6A42" w:rsidRPr="00342D61" w:rsidRDefault="00626CCE" w:rsidP="00626CCE">
      <w:pPr>
        <w:pStyle w:val="Titre3"/>
        <w:jc w:val="both"/>
        <w:rPr>
          <w:lang w:val="en-GB"/>
        </w:rPr>
      </w:pPr>
      <w:bookmarkStart w:id="524" w:name="_Toc8726275"/>
      <w:r w:rsidRPr="00342D61">
        <w:rPr>
          <w:lang w:val="en-GB"/>
        </w:rPr>
        <w:t>Main Drawback</w:t>
      </w:r>
      <w:bookmarkEnd w:id="524"/>
      <w:r w:rsidR="005E6A42" w:rsidRPr="00342D61">
        <w:rPr>
          <w:lang w:val="en-GB"/>
        </w:rPr>
        <w:t xml:space="preserve"> </w:t>
      </w:r>
      <w:bookmarkEnd w:id="481"/>
    </w:p>
    <w:p w14:paraId="61B25D2E" w14:textId="77777777" w:rsidR="00626CCE" w:rsidRPr="00271C1E" w:rsidRDefault="00626CCE">
      <w:pPr>
        <w:pStyle w:val="Paragraphedeliste"/>
        <w:numPr>
          <w:ilvl w:val="0"/>
          <w:numId w:val="28"/>
        </w:numPr>
        <w:rPr>
          <w:lang w:val="en-GB"/>
        </w:rPr>
        <w:pPrChange w:id="525" w:author="Ned Johnson" w:date="2019-05-14T11:36:00Z">
          <w:pPr>
            <w:pStyle w:val="Paragraphedeliste"/>
            <w:numPr>
              <w:numId w:val="13"/>
            </w:numPr>
            <w:ind w:hanging="360"/>
            <w:jc w:val="both"/>
          </w:pPr>
        </w:pPrChange>
      </w:pPr>
      <w:r w:rsidRPr="00271C1E">
        <w:rPr>
          <w:lang w:val="en-GB"/>
        </w:rPr>
        <w:t>Unusual in the foreground, requires a good understanding of the software and its modules</w:t>
      </w:r>
    </w:p>
    <w:p w14:paraId="51B76891" w14:textId="77777777" w:rsidR="00DF252C" w:rsidRPr="00271C1E" w:rsidRDefault="00DF252C">
      <w:pPr>
        <w:pStyle w:val="Paragraphedeliste"/>
        <w:numPr>
          <w:ilvl w:val="0"/>
          <w:numId w:val="28"/>
        </w:numPr>
        <w:rPr>
          <w:ins w:id="526" w:author="Ned Johnson" w:date="2019-05-12T20:59:00Z"/>
          <w:lang w:val="en-GB"/>
        </w:rPr>
        <w:pPrChange w:id="527" w:author="Ned Johnson" w:date="2019-05-14T11:36:00Z">
          <w:pPr>
            <w:pStyle w:val="Paragraphedeliste"/>
            <w:numPr>
              <w:numId w:val="13"/>
            </w:numPr>
            <w:ind w:hanging="360"/>
            <w:jc w:val="both"/>
          </w:pPr>
        </w:pPrChange>
      </w:pPr>
      <w:ins w:id="528" w:author="Ned Johnson" w:date="2019-05-12T20:59:00Z">
        <w:r w:rsidRPr="00271C1E">
          <w:rPr>
            <w:lang w:val="en-GB"/>
          </w:rPr>
          <w:t>little concrete application on the data</w:t>
        </w:r>
      </w:ins>
    </w:p>
    <w:p w14:paraId="12AD9318" w14:textId="4C32BE32" w:rsidR="005E6A42" w:rsidRPr="00342D61" w:rsidDel="00DF252C" w:rsidRDefault="00626CCE">
      <w:pPr>
        <w:rPr>
          <w:del w:id="529" w:author="Ned Johnson" w:date="2019-05-12T20:59:00Z"/>
          <w:lang w:val="en-GB"/>
        </w:rPr>
        <w:pPrChange w:id="530" w:author="Ned Johnson" w:date="2019-05-14T11:36:00Z">
          <w:pPr>
            <w:pStyle w:val="Paragraphedeliste"/>
            <w:numPr>
              <w:numId w:val="13"/>
            </w:numPr>
            <w:ind w:hanging="360"/>
            <w:jc w:val="both"/>
          </w:pPr>
        </w:pPrChange>
      </w:pPr>
      <w:commentRangeStart w:id="531"/>
      <w:del w:id="532" w:author="Ned Johnson" w:date="2019-05-12T20:59:00Z">
        <w:r w:rsidRPr="00342D61" w:rsidDel="00DF252C">
          <w:rPr>
            <w:lang w:val="en-GB"/>
          </w:rPr>
          <w:delText xml:space="preserve">Little reusability </w:delText>
        </w:r>
      </w:del>
      <w:del w:id="533" w:author="Ned Johnson" w:date="2019-05-12T20:50:00Z">
        <w:r w:rsidRPr="00342D61" w:rsidDel="00DF252C">
          <w:rPr>
            <w:lang w:val="en-GB"/>
          </w:rPr>
          <w:delText xml:space="preserve">to date </w:delText>
        </w:r>
      </w:del>
      <w:del w:id="534" w:author="Ned Johnson" w:date="2019-05-12T20:59:00Z">
        <w:r w:rsidRPr="00342D61" w:rsidDel="00DF252C">
          <w:rPr>
            <w:lang w:val="en-GB"/>
          </w:rPr>
          <w:delText>in terms of its own application on MISP</w:delText>
        </w:r>
        <w:commentRangeEnd w:id="531"/>
        <w:r w:rsidR="00457C07" w:rsidDel="00DF252C">
          <w:rPr>
            <w:rStyle w:val="Marquedecommentaire"/>
          </w:rPr>
          <w:commentReference w:id="531"/>
        </w:r>
      </w:del>
    </w:p>
    <w:p w14:paraId="27F0A9FB" w14:textId="55DA2B48" w:rsidR="00754E9E" w:rsidRPr="00271C1E" w:rsidRDefault="00754E9E">
      <w:pPr>
        <w:pStyle w:val="Paragraphedeliste"/>
        <w:numPr>
          <w:ilvl w:val="0"/>
          <w:numId w:val="28"/>
        </w:numPr>
        <w:rPr>
          <w:ins w:id="535" w:author="Ned Johnson" w:date="2019-05-12T20:49:00Z"/>
          <w:lang w:val="en-GB"/>
        </w:rPr>
        <w:pPrChange w:id="536" w:author="Ned Johnson" w:date="2019-05-14T11:36:00Z">
          <w:pPr>
            <w:pStyle w:val="Paragraphedeliste"/>
            <w:numPr>
              <w:numId w:val="13"/>
            </w:numPr>
            <w:ind w:hanging="360"/>
            <w:jc w:val="both"/>
          </w:pPr>
        </w:pPrChange>
      </w:pPr>
      <w:commentRangeStart w:id="537"/>
      <w:r w:rsidRPr="00271C1E">
        <w:rPr>
          <w:lang w:val="en-GB"/>
        </w:rPr>
        <w:t>Only coded in python that a really slow</w:t>
      </w:r>
      <w:del w:id="538" w:author="herrmannfrancine@gmail.com" w:date="2019-05-10T13:24:00Z">
        <w:r w:rsidRPr="00271C1E" w:rsidDel="00457C07">
          <w:rPr>
            <w:lang w:val="en-GB"/>
          </w:rPr>
          <w:delText>ly</w:delText>
        </w:r>
      </w:del>
      <w:r w:rsidRPr="00271C1E">
        <w:rPr>
          <w:lang w:val="en-GB"/>
        </w:rPr>
        <w:t xml:space="preserve"> </w:t>
      </w:r>
      <w:del w:id="539" w:author="herrmannfrancine@gmail.com" w:date="2019-05-10T13:23:00Z">
        <w:r w:rsidRPr="00271C1E" w:rsidDel="00457C07">
          <w:rPr>
            <w:lang w:val="en-GB"/>
          </w:rPr>
          <w:delText>langage</w:delText>
        </w:r>
      </w:del>
      <w:ins w:id="540" w:author="herrmannfrancine@gmail.com" w:date="2019-05-10T13:23:00Z">
        <w:r w:rsidR="00457C07" w:rsidRPr="00271C1E">
          <w:rPr>
            <w:lang w:val="en-GB"/>
          </w:rPr>
          <w:t>language</w:t>
        </w:r>
      </w:ins>
      <w:commentRangeEnd w:id="537"/>
      <w:ins w:id="541" w:author="herrmannfrancine@gmail.com" w:date="2019-05-10T13:24:00Z">
        <w:r w:rsidR="00457C07">
          <w:rPr>
            <w:rStyle w:val="Marquedecommentaire"/>
          </w:rPr>
          <w:commentReference w:id="537"/>
        </w:r>
      </w:ins>
      <w:ins w:id="542" w:author="Ned Johnson" w:date="2019-05-12T20:59:00Z">
        <w:r w:rsidR="00DF252C" w:rsidRPr="00271C1E">
          <w:rPr>
            <w:lang w:val="en-GB"/>
          </w:rPr>
          <w:t xml:space="preserve"> because it’s a scripted language</w:t>
        </w:r>
      </w:ins>
    </w:p>
    <w:p w14:paraId="1756F105" w14:textId="77777777" w:rsidR="00DF252C" w:rsidRPr="00342D61" w:rsidRDefault="00DF252C">
      <w:pPr>
        <w:pStyle w:val="Paragraphedeliste"/>
        <w:jc w:val="both"/>
        <w:rPr>
          <w:lang w:val="en-GB"/>
        </w:rPr>
        <w:pPrChange w:id="543" w:author="Ned Johnson" w:date="2019-05-12T20:49:00Z">
          <w:pPr>
            <w:pStyle w:val="Paragraphedeliste"/>
            <w:numPr>
              <w:numId w:val="13"/>
            </w:numPr>
            <w:ind w:hanging="360"/>
            <w:jc w:val="both"/>
          </w:pPr>
        </w:pPrChange>
      </w:pPr>
    </w:p>
    <w:p w14:paraId="56B5C6BE" w14:textId="77777777" w:rsidR="005E6A42" w:rsidRPr="00342D61" w:rsidRDefault="005E6A42" w:rsidP="005E6A42">
      <w:pPr>
        <w:pStyle w:val="Titre3"/>
        <w:jc w:val="both"/>
        <w:rPr>
          <w:lang w:val="en-GB"/>
        </w:rPr>
      </w:pPr>
      <w:bookmarkStart w:id="544" w:name="_Toc3580926"/>
      <w:bookmarkStart w:id="545" w:name="_Toc8726276"/>
      <w:r w:rsidRPr="00342D61">
        <w:rPr>
          <w:lang w:val="en-GB"/>
        </w:rPr>
        <w:t>Conclusion</w:t>
      </w:r>
      <w:bookmarkEnd w:id="544"/>
      <w:bookmarkEnd w:id="545"/>
      <w:r w:rsidRPr="00342D61">
        <w:rPr>
          <w:lang w:val="en-GB"/>
        </w:rPr>
        <w:t xml:space="preserve"> </w:t>
      </w:r>
    </w:p>
    <w:p w14:paraId="16964895" w14:textId="1943F690" w:rsidR="005E6A42" w:rsidRPr="00271C1E" w:rsidRDefault="00865F9E">
      <w:pPr>
        <w:pStyle w:val="Paragraphedeliste"/>
        <w:numPr>
          <w:ilvl w:val="0"/>
          <w:numId w:val="30"/>
        </w:numPr>
        <w:rPr>
          <w:lang w:val="en-GB"/>
        </w:rPr>
        <w:pPrChange w:id="546" w:author="Ned Johnson" w:date="2019-05-14T11:36:00Z">
          <w:pPr>
            <w:pStyle w:val="Paragraphedeliste"/>
            <w:ind w:left="0"/>
            <w:jc w:val="both"/>
          </w:pPr>
        </w:pPrChange>
      </w:pPr>
      <w:del w:id="547" w:author="Ned Johnson" w:date="2019-05-14T11:36:00Z">
        <w:r w:rsidRPr="00271C1E" w:rsidDel="00271C1E">
          <w:rPr>
            <w:lang w:val="en-GB"/>
          </w:rPr>
          <w:delText xml:space="preserve">• </w:delText>
        </w:r>
      </w:del>
      <w:r w:rsidRPr="00271C1E">
        <w:rPr>
          <w:lang w:val="en-GB"/>
        </w:rPr>
        <w:t xml:space="preserve">The attributes are interconnected </w:t>
      </w:r>
      <w:del w:id="548" w:author="herrmannfrancine@gmail.com" w:date="2019-05-10T13:25:00Z">
        <w:r w:rsidRPr="00271C1E" w:rsidDel="00457C07">
          <w:rPr>
            <w:lang w:val="en-GB"/>
          </w:rPr>
          <w:delText xml:space="preserve">which </w:delText>
        </w:r>
      </w:del>
      <w:del w:id="549" w:author="herrmannfrancine@gmail.com" w:date="2019-05-10T13:49:00Z">
        <w:r w:rsidRPr="00271C1E" w:rsidDel="00A7363F">
          <w:rPr>
            <w:lang w:val="en-GB"/>
          </w:rPr>
          <w:delText>juxtaposed</w:delText>
        </w:r>
      </w:del>
      <w:ins w:id="550" w:author="herrmannfrancine@gmail.com" w:date="2019-05-10T13:49:00Z">
        <w:r w:rsidR="00A7363F" w:rsidRPr="00271C1E">
          <w:rPr>
            <w:lang w:val="en-GB"/>
          </w:rPr>
          <w:t>and juxtaposed</w:t>
        </w:r>
      </w:ins>
      <w:r w:rsidRPr="00271C1E">
        <w:rPr>
          <w:lang w:val="en-GB"/>
        </w:rPr>
        <w:t xml:space="preserve"> with a generic </w:t>
      </w:r>
      <w:del w:id="551" w:author="herrmannfrancine@gmail.com" w:date="2019-05-10T13:49:00Z">
        <w:r w:rsidRPr="00271C1E" w:rsidDel="00A7363F">
          <w:rPr>
            <w:lang w:val="en-GB"/>
          </w:rPr>
          <w:delText xml:space="preserve">taxonomy </w:delText>
        </w:r>
      </w:del>
      <w:ins w:id="552" w:author="herrmannfrancine@gmail.com" w:date="2019-05-10T13:49:00Z">
        <w:r w:rsidR="00A7363F" w:rsidRPr="00271C1E">
          <w:rPr>
            <w:lang w:val="en-GB"/>
          </w:rPr>
          <w:t>taxonomy:</w:t>
        </w:r>
      </w:ins>
      <w:ins w:id="553" w:author="herrmannfrancine@gmail.com" w:date="2019-05-10T13:25:00Z">
        <w:r w:rsidR="00457C07" w:rsidRPr="00271C1E">
          <w:rPr>
            <w:lang w:val="en-GB"/>
          </w:rPr>
          <w:t xml:space="preserve"> this </w:t>
        </w:r>
      </w:ins>
      <w:r w:rsidRPr="00271C1E">
        <w:rPr>
          <w:lang w:val="en-GB"/>
        </w:rPr>
        <w:t>will allow typing and classifying all events generate</w:t>
      </w:r>
      <w:ins w:id="554" w:author="herrmannfrancine@gmail.com" w:date="2019-05-10T13:25:00Z">
        <w:r w:rsidR="00457C07" w:rsidRPr="00271C1E">
          <w:rPr>
            <w:lang w:val="en-GB"/>
          </w:rPr>
          <w:t>d</w:t>
        </w:r>
      </w:ins>
      <w:r w:rsidRPr="00271C1E">
        <w:rPr>
          <w:lang w:val="en-GB"/>
        </w:rPr>
        <w:t xml:space="preserve"> in MISP</w:t>
      </w:r>
    </w:p>
    <w:p w14:paraId="1E6B42A4" w14:textId="77777777" w:rsidR="005E6A42" w:rsidRPr="00342D61" w:rsidRDefault="005E6A42" w:rsidP="005E6A42">
      <w:pPr>
        <w:pStyle w:val="Paragraphedeliste"/>
        <w:jc w:val="both"/>
        <w:rPr>
          <w:lang w:val="en-GB"/>
        </w:rPr>
      </w:pPr>
    </w:p>
    <w:p w14:paraId="13E83E22" w14:textId="77777777" w:rsidR="00865F9E" w:rsidRPr="00342D61" w:rsidRDefault="00865F9E" w:rsidP="005E6A42">
      <w:pPr>
        <w:pStyle w:val="Paragraphedeliste"/>
        <w:jc w:val="both"/>
        <w:rPr>
          <w:lang w:val="en-GB"/>
        </w:rPr>
      </w:pPr>
    </w:p>
    <w:p w14:paraId="4FA46CCD" w14:textId="7A1BC34C" w:rsidR="005E6A42" w:rsidRPr="00A7363F" w:rsidDel="00457C07" w:rsidRDefault="005E6A42" w:rsidP="005E6A42">
      <w:pPr>
        <w:jc w:val="both"/>
        <w:rPr>
          <w:del w:id="555" w:author="herrmannfrancine@gmail.com" w:date="2019-05-10T13:26:00Z"/>
          <w:lang w:val="en-GB"/>
          <w:rPrChange w:id="556" w:author="herrmannfrancine@gmail.com" w:date="2019-05-10T13:49:00Z">
            <w:rPr>
              <w:del w:id="557" w:author="herrmannfrancine@gmail.com" w:date="2019-05-10T13:26:00Z"/>
            </w:rPr>
          </w:rPrChange>
        </w:rPr>
      </w:pPr>
      <w:del w:id="558" w:author="herrmannfrancine@gmail.com" w:date="2019-05-10T13:26:00Z">
        <w:r w:rsidRPr="00A7363F" w:rsidDel="00457C07">
          <w:rPr>
            <w:lang w:val="en-GB"/>
            <w:rPrChange w:id="559" w:author="herrmannfrancine@gmail.com" w:date="2019-05-10T13:49:00Z">
              <w:rPr/>
            </w:rPrChange>
          </w:rPr>
          <w:delText xml:space="preserve">Source : </w:delText>
        </w:r>
        <w:commentRangeStart w:id="560"/>
        <w:r w:rsidR="001266F8" w:rsidDel="00457C07">
          <w:fldChar w:fldCharType="begin"/>
        </w:r>
        <w:r w:rsidR="001266F8" w:rsidRPr="00A7363F" w:rsidDel="00457C07">
          <w:rPr>
            <w:lang w:val="en-GB"/>
            <w:rPrChange w:id="561" w:author="herrmannfrancine@gmail.com" w:date="2019-05-10T13:49:00Z">
              <w:rPr/>
            </w:rPrChange>
          </w:rPr>
          <w:delInstrText xml:space="preserve"> HYPERLINK "https://www.misp-project.org" </w:delInstrText>
        </w:r>
        <w:r w:rsidR="001266F8" w:rsidDel="00457C07">
          <w:fldChar w:fldCharType="separate"/>
        </w:r>
        <w:r w:rsidRPr="00A7363F" w:rsidDel="00457C07">
          <w:rPr>
            <w:rStyle w:val="Lienhypertexte"/>
            <w:lang w:val="en-GB"/>
            <w:rPrChange w:id="562" w:author="herrmannfrancine@gmail.com" w:date="2019-05-10T13:49:00Z">
              <w:rPr>
                <w:rStyle w:val="Lienhypertexte"/>
              </w:rPr>
            </w:rPrChange>
          </w:rPr>
          <w:delText>https://www.misp-project.org</w:delText>
        </w:r>
        <w:r w:rsidR="001266F8" w:rsidDel="00457C07">
          <w:rPr>
            <w:rStyle w:val="Lienhypertexte"/>
            <w:lang w:val="en-GB"/>
          </w:rPr>
          <w:fldChar w:fldCharType="end"/>
        </w:r>
      </w:del>
      <w:commentRangeEnd w:id="560"/>
      <w:r w:rsidR="008D2B41">
        <w:rPr>
          <w:rStyle w:val="Marquedecommentaire"/>
        </w:rPr>
        <w:commentReference w:id="560"/>
      </w:r>
    </w:p>
    <w:p w14:paraId="71EED521" w14:textId="77777777" w:rsidR="005E6A42" w:rsidRPr="00A7363F" w:rsidRDefault="005E6A42">
      <w:pPr>
        <w:rPr>
          <w:lang w:val="en-GB"/>
          <w:rPrChange w:id="563" w:author="herrmannfrancine@gmail.com" w:date="2019-05-10T13:49:00Z">
            <w:rPr/>
          </w:rPrChange>
        </w:rPr>
      </w:pPr>
      <w:r w:rsidRPr="00A7363F">
        <w:rPr>
          <w:lang w:val="en-GB"/>
          <w:rPrChange w:id="564" w:author="herrmannfrancine@gmail.com" w:date="2019-05-10T13:49:00Z">
            <w:rPr/>
          </w:rPrChange>
        </w:rPr>
        <w:br w:type="page"/>
      </w:r>
    </w:p>
    <w:p w14:paraId="727338F7" w14:textId="77777777" w:rsidR="008422A1" w:rsidRPr="00342D61" w:rsidRDefault="00FF59CE" w:rsidP="008422A1">
      <w:pPr>
        <w:pStyle w:val="Titre2"/>
        <w:rPr>
          <w:lang w:val="en-GB"/>
        </w:rPr>
      </w:pPr>
      <w:bookmarkStart w:id="565" w:name="_Toc8726277"/>
      <w:r w:rsidRPr="00342D61">
        <w:rPr>
          <w:lang w:val="en-GB"/>
        </w:rPr>
        <w:lastRenderedPageBreak/>
        <w:t xml:space="preserve">The arborescent </w:t>
      </w:r>
      <w:r w:rsidR="008422A1" w:rsidRPr="00342D61">
        <w:rPr>
          <w:lang w:val="en-GB"/>
        </w:rPr>
        <w:t>Taxonom</w:t>
      </w:r>
      <w:r w:rsidR="003002AC" w:rsidRPr="00342D61">
        <w:rPr>
          <w:lang w:val="en-GB"/>
        </w:rPr>
        <w:t>y</w:t>
      </w:r>
      <w:bookmarkEnd w:id="565"/>
      <w:r w:rsidRPr="00342D61">
        <w:rPr>
          <w:lang w:val="en-GB"/>
        </w:rPr>
        <w:t xml:space="preserve"> </w:t>
      </w:r>
    </w:p>
    <w:p w14:paraId="495D3DD0" w14:textId="77777777" w:rsidR="008422A1" w:rsidRPr="00342D61" w:rsidRDefault="008422A1" w:rsidP="008422A1">
      <w:pPr>
        <w:rPr>
          <w:lang w:val="en-GB"/>
        </w:rPr>
      </w:pPr>
    </w:p>
    <w:p w14:paraId="19192590" w14:textId="77777777" w:rsidR="00FF59CE" w:rsidRPr="00342D61" w:rsidRDefault="00FF59CE">
      <w:pPr>
        <w:rPr>
          <w:lang w:val="en-GB"/>
        </w:rPr>
        <w:pPrChange w:id="566" w:author="Ned Johnson" w:date="2019-05-14T11:37:00Z">
          <w:pPr>
            <w:pStyle w:val="Titre3"/>
          </w:pPr>
        </w:pPrChange>
      </w:pPr>
      <w:r w:rsidRPr="00342D61">
        <w:rPr>
          <w:lang w:val="en-GB"/>
        </w:rPr>
        <w:t>Serving as the basis of scientific classification of species, the term "Taxonomy" refers in computer science to a method of classifying information in a structured architecture so that it can be completed in an evolutionary and generic manner.</w:t>
      </w:r>
    </w:p>
    <w:p w14:paraId="74C2C659" w14:textId="77777777" w:rsidR="00FF59CE" w:rsidRPr="00342D61" w:rsidRDefault="00FF59CE" w:rsidP="008013C9">
      <w:pPr>
        <w:pStyle w:val="Titre3"/>
        <w:rPr>
          <w:rFonts w:asciiTheme="minorHAnsi" w:eastAsiaTheme="minorHAnsi" w:hAnsiTheme="minorHAnsi" w:cstheme="minorBidi"/>
          <w:b w:val="0"/>
          <w:color w:val="auto"/>
          <w:sz w:val="22"/>
          <w:szCs w:val="22"/>
          <w:lang w:val="en-GB"/>
        </w:rPr>
      </w:pPr>
    </w:p>
    <w:p w14:paraId="6F4037A5" w14:textId="77777777" w:rsidR="008013C9" w:rsidRPr="00342D61" w:rsidRDefault="00FF59CE" w:rsidP="00FF59CE">
      <w:pPr>
        <w:pStyle w:val="Titre3"/>
        <w:rPr>
          <w:lang w:val="en-GB"/>
        </w:rPr>
      </w:pPr>
      <w:bookmarkStart w:id="567" w:name="_Toc8726278"/>
      <w:r w:rsidRPr="00342D61">
        <w:rPr>
          <w:lang w:val="en-GB"/>
        </w:rPr>
        <w:t>Example of a tree of a botanical taxonomy:</w:t>
      </w:r>
      <w:bookmarkEnd w:id="567"/>
    </w:p>
    <w:p w14:paraId="0DA3A3C4" w14:textId="77777777" w:rsidR="00FF59CE" w:rsidRPr="00342D61" w:rsidRDefault="00FF59CE" w:rsidP="008013C9">
      <w:pPr>
        <w:rPr>
          <w:lang w:val="en-GB"/>
        </w:rPr>
      </w:pPr>
    </w:p>
    <w:p w14:paraId="59CE3C31" w14:textId="77777777" w:rsidR="008013C9" w:rsidRPr="00342D61" w:rsidRDefault="008013C9" w:rsidP="008013C9">
      <w:pPr>
        <w:pStyle w:val="Titre4"/>
        <w:rPr>
          <w:lang w:val="en-GB"/>
        </w:rPr>
      </w:pPr>
      <w:r w:rsidRPr="00342D61">
        <w:rPr>
          <w:lang w:val="en-GB"/>
        </w:rPr>
        <w:t>Phylogenetic tree view</w:t>
      </w:r>
    </w:p>
    <w:p w14:paraId="57E80129" w14:textId="0C196947" w:rsidR="008422A1" w:rsidRPr="00342D61" w:rsidDel="008D2B41" w:rsidRDefault="008013C9" w:rsidP="008422A1">
      <w:pPr>
        <w:rPr>
          <w:del w:id="568" w:author="herrmannfrancine@gmail.com" w:date="2019-05-10T13:28:00Z"/>
          <w:lang w:val="en-GB"/>
        </w:rPr>
      </w:pPr>
      <w:del w:id="569" w:author="herrmannfrancine@gmail.com" w:date="2019-05-10T13:28:00Z">
        <w:r w:rsidRPr="00342D61" w:rsidDel="008D2B41">
          <w:rPr>
            <w:noProof/>
            <w:lang w:eastAsia="fr-FR"/>
          </w:rPr>
          <w:drawing>
            <wp:anchor distT="0" distB="0" distL="114300" distR="114300" simplePos="0" relativeHeight="251660288" behindDoc="1" locked="0" layoutInCell="1" allowOverlap="1" wp14:anchorId="3C5BC8E6" wp14:editId="2836E5EA">
              <wp:simplePos x="0" y="0"/>
              <wp:positionH relativeFrom="margin">
                <wp:align>center</wp:align>
              </wp:positionH>
              <wp:positionV relativeFrom="paragraph">
                <wp:posOffset>351790</wp:posOffset>
              </wp:positionV>
              <wp:extent cx="4343400" cy="2513330"/>
              <wp:effectExtent l="0" t="0" r="0" b="1270"/>
              <wp:wrapTopAndBottom/>
              <wp:docPr id="4" name="Image 4" descr="Plant food phylog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 food phylogen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2513330"/>
                      </a:xfrm>
                      <a:prstGeom prst="rect">
                        <a:avLst/>
                      </a:prstGeom>
                      <a:noFill/>
                      <a:ln>
                        <a:noFill/>
                      </a:ln>
                    </pic:spPr>
                  </pic:pic>
                </a:graphicData>
              </a:graphic>
            </wp:anchor>
          </w:drawing>
        </w:r>
        <w:r w:rsidRPr="00342D61" w:rsidDel="008D2B41">
          <w:rPr>
            <w:lang w:val="en-GB"/>
          </w:rPr>
          <w:delText>https://botanistinthekitchen.blog/the-plant-food-tree-of-life/phylogenetic-tree-view/</w:delText>
        </w:r>
      </w:del>
    </w:p>
    <w:p w14:paraId="7A81682B" w14:textId="77777777" w:rsidR="005E6A42" w:rsidRPr="00342D61" w:rsidRDefault="005E6A42" w:rsidP="008422A1">
      <w:pPr>
        <w:rPr>
          <w:lang w:val="en-GB"/>
        </w:rPr>
      </w:pPr>
    </w:p>
    <w:p w14:paraId="51863780" w14:textId="1CBC1A98" w:rsidR="008013C9" w:rsidRPr="00342D61" w:rsidRDefault="00FF59CE" w:rsidP="008422A1">
      <w:pPr>
        <w:rPr>
          <w:lang w:val="en-GB"/>
        </w:rPr>
      </w:pPr>
      <w:r w:rsidRPr="00342D61">
        <w:rPr>
          <w:lang w:val="en-GB"/>
        </w:rPr>
        <w:t xml:space="preserve">Tree taxonomies are kinds of graphs that help you to better classify an object into several families of class and subclass. </w:t>
      </w:r>
      <w:ins w:id="570" w:author="herrmannfrancine@gmail.com" w:date="2019-05-10T13:28:00Z">
        <w:r w:rsidR="008D2B41">
          <w:rPr>
            <w:lang w:val="en-GB"/>
          </w:rPr>
          <w:t>T</w:t>
        </w:r>
      </w:ins>
      <w:del w:id="571" w:author="herrmannfrancine@gmail.com" w:date="2019-05-10T13:28:00Z">
        <w:r w:rsidRPr="00342D61" w:rsidDel="008D2B41">
          <w:rPr>
            <w:lang w:val="en-GB"/>
          </w:rPr>
          <w:delText>So t</w:delText>
        </w:r>
      </w:del>
      <w:r w:rsidRPr="00342D61">
        <w:rPr>
          <w:lang w:val="en-GB"/>
        </w:rPr>
        <w:t xml:space="preserve">hese </w:t>
      </w:r>
      <w:del w:id="572" w:author="herrmannfrancine@gmail.com" w:date="2019-05-10T13:28:00Z">
        <w:r w:rsidRPr="00342D61" w:rsidDel="008D2B41">
          <w:rPr>
            <w:lang w:val="en-GB"/>
          </w:rPr>
          <w:delText xml:space="preserve">sort </w:delText>
        </w:r>
      </w:del>
      <w:ins w:id="573" w:author="herrmannfrancine@gmail.com" w:date="2019-05-10T13:28:00Z">
        <w:r w:rsidR="008D2B41">
          <w:rPr>
            <w:lang w:val="en-GB"/>
          </w:rPr>
          <w:t xml:space="preserve">kind of </w:t>
        </w:r>
        <w:r w:rsidR="008D2B41" w:rsidRPr="00342D61">
          <w:rPr>
            <w:lang w:val="en-GB"/>
          </w:rPr>
          <w:t xml:space="preserve"> </w:t>
        </w:r>
      </w:ins>
      <w:del w:id="574" w:author="herrmannfrancine@gmail.com" w:date="2019-05-10T13:29:00Z">
        <w:r w:rsidRPr="00342D61" w:rsidDel="008D2B41">
          <w:rPr>
            <w:lang w:val="en-GB"/>
          </w:rPr>
          <w:delText>taxnomy</w:delText>
        </w:r>
      </w:del>
      <w:ins w:id="575" w:author="herrmannfrancine@gmail.com" w:date="2019-05-10T13:29:00Z">
        <w:r w:rsidR="008D2B41" w:rsidRPr="00342D61">
          <w:rPr>
            <w:lang w:val="en-GB"/>
          </w:rPr>
          <w:t>taxonomy</w:t>
        </w:r>
      </w:ins>
      <w:r w:rsidRPr="00342D61">
        <w:rPr>
          <w:lang w:val="en-GB"/>
        </w:rPr>
        <w:t xml:space="preserve"> have oriented our research to choose our </w:t>
      </w:r>
      <w:del w:id="576" w:author="herrmannfrancine@gmail.com" w:date="2019-05-10T13:29:00Z">
        <w:r w:rsidRPr="00342D61" w:rsidDel="008D2B41">
          <w:rPr>
            <w:lang w:val="en-GB"/>
          </w:rPr>
          <w:delText xml:space="preserve">corporate </w:delText>
        </w:r>
      </w:del>
      <w:ins w:id="577" w:author="herrmannfrancine@gmail.com" w:date="2019-05-10T13:29:00Z">
        <w:r w:rsidR="008D2B41">
          <w:rPr>
            <w:lang w:val="en-GB"/>
          </w:rPr>
          <w:t xml:space="preserve">cooperative </w:t>
        </w:r>
        <w:r w:rsidR="008D2B41" w:rsidRPr="00342D61">
          <w:rPr>
            <w:lang w:val="en-GB"/>
          </w:rPr>
          <w:t xml:space="preserve"> </w:t>
        </w:r>
      </w:ins>
      <w:del w:id="578" w:author="herrmannfrancine@gmail.com" w:date="2019-05-10T13:29:00Z">
        <w:r w:rsidRPr="00342D61" w:rsidDel="008D2B41">
          <w:rPr>
            <w:lang w:val="en-GB"/>
          </w:rPr>
          <w:delText>taxinomy</w:delText>
        </w:r>
      </w:del>
      <w:ins w:id="579" w:author="herrmannfrancine@gmail.com" w:date="2019-05-10T13:29:00Z">
        <w:r w:rsidR="008D2B41" w:rsidRPr="00342D61">
          <w:rPr>
            <w:lang w:val="en-GB"/>
          </w:rPr>
          <w:t>taxonomy</w:t>
        </w:r>
      </w:ins>
      <w:r w:rsidRPr="00342D61">
        <w:rPr>
          <w:lang w:val="en-GB"/>
        </w:rPr>
        <w:t xml:space="preserve"> </w:t>
      </w:r>
    </w:p>
    <w:p w14:paraId="250C0956" w14:textId="19484792" w:rsidR="008013C9" w:rsidRPr="00342D61" w:rsidRDefault="00513190" w:rsidP="008422A1">
      <w:pPr>
        <w:rPr>
          <w:lang w:val="en-GB"/>
        </w:rPr>
      </w:pPr>
      <w:del w:id="580" w:author="Ned Johnson" w:date="2019-05-14T17:51:00Z">
        <w:r w:rsidRPr="00342D61" w:rsidDel="00334381">
          <w:rPr>
            <w:noProof/>
            <w:lang w:eastAsia="fr-FR"/>
          </w:rPr>
          <w:drawing>
            <wp:anchor distT="0" distB="0" distL="114300" distR="114300" simplePos="0" relativeHeight="251661312" behindDoc="1" locked="0" layoutInCell="1" allowOverlap="1" wp14:anchorId="5D1F0AFD" wp14:editId="04EE691C">
              <wp:simplePos x="0" y="0"/>
              <wp:positionH relativeFrom="margin">
                <wp:posOffset>1736090</wp:posOffset>
              </wp:positionH>
              <wp:positionV relativeFrom="paragraph">
                <wp:posOffset>330200</wp:posOffset>
              </wp:positionV>
              <wp:extent cx="2446655" cy="2562225"/>
              <wp:effectExtent l="0" t="0" r="0" b="9525"/>
              <wp:wrapTopAndBottom/>
              <wp:docPr id="5" name="Image 5" descr="Résultat de recherche d'images pour &quot;taxonomy exam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taxonomy example&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6655"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59CEE7EE" w14:textId="18C19FF6" w:rsidR="008013C9" w:rsidRDefault="00334381" w:rsidP="008422A1">
      <w:pPr>
        <w:rPr>
          <w:ins w:id="581" w:author="Ned Johnson" w:date="2019-05-13T01:24:00Z"/>
          <w:lang w:val="en-GB"/>
        </w:rPr>
      </w:pPr>
      <w:ins w:id="582" w:author="Ned Johnson" w:date="2019-05-14T17:51:00Z">
        <w:r w:rsidRPr="00334381">
          <w:drawing>
            <wp:inline distT="0" distB="0" distL="0" distR="0" wp14:anchorId="49637A59" wp14:editId="636395BE">
              <wp:extent cx="2956774" cy="2710308"/>
              <wp:effectExtent l="0" t="0" r="0" b="0"/>
              <wp:docPr id="18" name="Image 18" descr="https://media.discordapp.net/attachments/511585930365239308/577870652841787393/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511585930365239308/577870652841787393/Diag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44" cy="2713581"/>
                      </a:xfrm>
                      <a:prstGeom prst="rect">
                        <a:avLst/>
                      </a:prstGeom>
                      <a:noFill/>
                      <a:ln>
                        <a:noFill/>
                      </a:ln>
                    </pic:spPr>
                  </pic:pic>
                </a:graphicData>
              </a:graphic>
            </wp:inline>
          </w:drawing>
        </w:r>
      </w:ins>
    </w:p>
    <w:p w14:paraId="39733A98" w14:textId="77777777" w:rsidR="00513190" w:rsidRPr="00342D61" w:rsidRDefault="00513190" w:rsidP="008422A1">
      <w:pPr>
        <w:rPr>
          <w:lang w:val="en-GB"/>
        </w:rPr>
      </w:pPr>
    </w:p>
    <w:p w14:paraId="71A47E6F" w14:textId="7B6CAEE2" w:rsidR="00FF59CE" w:rsidRPr="00342D61" w:rsidRDefault="00FF59CE" w:rsidP="008422A1">
      <w:pPr>
        <w:rPr>
          <w:lang w:val="en-GB"/>
        </w:rPr>
      </w:pPr>
      <w:r w:rsidRPr="00342D61">
        <w:rPr>
          <w:lang w:val="en-GB"/>
        </w:rPr>
        <w:t xml:space="preserve">A tree </w:t>
      </w:r>
      <w:del w:id="583" w:author="herrmannfrancine@gmail.com" w:date="2019-05-10T13:29:00Z">
        <w:r w:rsidRPr="00342D61" w:rsidDel="008D2B41">
          <w:rPr>
            <w:lang w:val="en-GB"/>
          </w:rPr>
          <w:delText>taxinomy</w:delText>
        </w:r>
      </w:del>
      <w:ins w:id="584" w:author="herrmannfrancine@gmail.com" w:date="2019-05-10T13:29:00Z">
        <w:r w:rsidR="008D2B41" w:rsidRPr="00342D61">
          <w:rPr>
            <w:lang w:val="en-GB"/>
          </w:rPr>
          <w:t>taxonomy</w:t>
        </w:r>
      </w:ins>
      <w:r w:rsidRPr="00342D61">
        <w:rPr>
          <w:lang w:val="en-GB"/>
        </w:rPr>
        <w:t xml:space="preserve"> is presented by this generic form </w:t>
      </w:r>
    </w:p>
    <w:p w14:paraId="4E935485" w14:textId="77777777" w:rsidR="008013C9" w:rsidRPr="00342D61" w:rsidRDefault="008013C9" w:rsidP="008422A1">
      <w:pPr>
        <w:rPr>
          <w:lang w:val="en-GB"/>
        </w:rPr>
      </w:pPr>
    </w:p>
    <w:p w14:paraId="051E5740" w14:textId="77777777" w:rsidR="00034646" w:rsidRPr="00342D61" w:rsidRDefault="00034646" w:rsidP="008422A1">
      <w:pPr>
        <w:rPr>
          <w:lang w:val="en-GB"/>
        </w:rPr>
      </w:pPr>
    </w:p>
    <w:p w14:paraId="7805D90F" w14:textId="1D1573FB" w:rsidR="00FF59CE" w:rsidRPr="00342D61" w:rsidDel="004F6F43" w:rsidRDefault="004F6F43">
      <w:pPr>
        <w:pStyle w:val="Titre2"/>
        <w:rPr>
          <w:del w:id="585" w:author="Ned Johnson" w:date="2019-05-12T20:21:00Z"/>
          <w:lang w:val="en-GB"/>
        </w:rPr>
      </w:pPr>
      <w:ins w:id="586" w:author="Ned Johnson" w:date="2019-05-12T20:22:00Z">
        <w:r>
          <w:rPr>
            <w:lang w:val="en-GB"/>
          </w:rPr>
          <w:br w:type="page"/>
        </w:r>
      </w:ins>
      <w:del w:id="587" w:author="Ned Johnson" w:date="2019-05-12T20:21:00Z">
        <w:r w:rsidR="00FF59CE" w:rsidRPr="00342D61" w:rsidDel="004F6F43">
          <w:rPr>
            <w:lang w:val="en-GB"/>
          </w:rPr>
          <w:lastRenderedPageBreak/>
          <w:delText>Lexicon of these document :</w:delText>
        </w:r>
      </w:del>
      <w:ins w:id="588" w:author="herrmannfrancine@gmail.com" w:date="2019-05-10T13:29:00Z">
        <w:del w:id="589" w:author="Ned Johnson" w:date="2019-05-12T20:21:00Z">
          <w:r w:rsidR="008D2B41" w:rsidRPr="00342D61" w:rsidDel="004F6F43">
            <w:rPr>
              <w:lang w:val="en-GB"/>
            </w:rPr>
            <w:delText>document:</w:delText>
          </w:r>
        </w:del>
      </w:ins>
      <w:del w:id="590" w:author="Ned Johnson" w:date="2019-05-12T20:21:00Z">
        <w:r w:rsidR="00FF59CE" w:rsidRPr="00342D61" w:rsidDel="004F6F43">
          <w:rPr>
            <w:lang w:val="en-GB"/>
          </w:rPr>
          <w:delText xml:space="preserve"> </w:delText>
        </w:r>
      </w:del>
    </w:p>
    <w:p w14:paraId="1365181A" w14:textId="165451FB" w:rsidR="00FF59CE" w:rsidRPr="00342D61" w:rsidDel="004F6F43" w:rsidRDefault="00FF59CE">
      <w:pPr>
        <w:pStyle w:val="Titre2"/>
        <w:rPr>
          <w:del w:id="591" w:author="Ned Johnson" w:date="2019-05-12T20:21:00Z"/>
          <w:lang w:val="en-GB"/>
        </w:rPr>
        <w:pPrChange w:id="592" w:author="Ned Johnson" w:date="2019-05-13T01:24:00Z">
          <w:pPr/>
        </w:pPrChange>
      </w:pPr>
    </w:p>
    <w:p w14:paraId="285A5678" w14:textId="1EDA9618" w:rsidR="00FF59CE" w:rsidRPr="00342D61" w:rsidDel="004F6F43" w:rsidRDefault="00FF59CE">
      <w:pPr>
        <w:pStyle w:val="Titre2"/>
        <w:rPr>
          <w:del w:id="593" w:author="Ned Johnson" w:date="2019-05-12T20:21:00Z"/>
          <w:rFonts w:ascii="Cambria Math" w:eastAsia="Times New Roman" w:hAnsi="Cambria Math" w:cs="Cambria Math"/>
          <w:sz w:val="28"/>
          <w:szCs w:val="28"/>
          <w:lang w:val="en-GB" w:eastAsia="fr-FR"/>
        </w:rPr>
        <w:pPrChange w:id="594" w:author="Ned Johnson" w:date="2019-05-13T01:24:00Z">
          <w:pPr/>
        </w:pPrChange>
      </w:pPr>
      <w:commentRangeStart w:id="595"/>
      <w:commentRangeStart w:id="596"/>
      <w:del w:id="597" w:author="Ned Johnson" w:date="2019-05-12T20:21:00Z">
        <w:r w:rsidRPr="00342D61" w:rsidDel="004F6F43">
          <w:rPr>
            <w:rFonts w:ascii="Cambria Math" w:eastAsia="Times New Roman" w:hAnsi="Cambria Math" w:cs="Cambria Math"/>
            <w:sz w:val="28"/>
            <w:szCs w:val="28"/>
            <w:lang w:val="en-GB" w:eastAsia="fr-FR"/>
          </w:rPr>
          <w:delText>⊥ :</w:delText>
        </w:r>
      </w:del>
      <w:ins w:id="598" w:author="herrmannfrancine@gmail.com" w:date="2019-05-10T13:49:00Z">
        <w:del w:id="599" w:author="Ned Johnson" w:date="2019-05-12T20:21:00Z">
          <w:r w:rsidR="00A7363F" w:rsidRPr="00342D61" w:rsidDel="004F6F43">
            <w:rPr>
              <w:rFonts w:ascii="Cambria Math" w:eastAsia="Times New Roman" w:hAnsi="Cambria Math" w:cs="Cambria Math"/>
              <w:sz w:val="28"/>
              <w:szCs w:val="28"/>
              <w:lang w:val="en-GB" w:eastAsia="fr-FR"/>
            </w:rPr>
            <w:delText>⊥:</w:delText>
          </w:r>
        </w:del>
      </w:ins>
      <w:del w:id="600" w:author="Ned Johnson" w:date="2019-05-12T20:21:00Z">
        <w:r w:rsidRPr="00342D61" w:rsidDel="004F6F43">
          <w:rPr>
            <w:rFonts w:ascii="Cambria Math" w:eastAsia="Times New Roman" w:hAnsi="Cambria Math" w:cs="Cambria Math"/>
            <w:sz w:val="28"/>
            <w:szCs w:val="28"/>
            <w:lang w:val="en-GB" w:eastAsia="fr-FR"/>
          </w:rPr>
          <w:delText xml:space="preserve"> Independence symbol</w:delText>
        </w:r>
        <w:r w:rsidR="00B97171" w:rsidRPr="00342D61" w:rsidDel="004F6F43">
          <w:rPr>
            <w:rFonts w:ascii="Cambria Math" w:eastAsia="Times New Roman" w:hAnsi="Cambria Math" w:cs="Cambria Math"/>
            <w:sz w:val="28"/>
            <w:szCs w:val="28"/>
            <w:lang w:val="en-GB" w:eastAsia="fr-FR"/>
          </w:rPr>
          <w:delText xml:space="preserve"> (in maths)</w:delText>
        </w:r>
      </w:del>
    </w:p>
    <w:p w14:paraId="2CB3F5D6" w14:textId="6FEE0AC5" w:rsidR="00FF59CE" w:rsidRPr="00342D61" w:rsidDel="004F6F43" w:rsidRDefault="00FF59CE">
      <w:pPr>
        <w:pStyle w:val="Titre2"/>
        <w:rPr>
          <w:del w:id="601" w:author="Ned Johnson" w:date="2019-05-12T20:21:00Z"/>
          <w:lang w:val="en-GB"/>
        </w:rPr>
        <w:pPrChange w:id="602" w:author="Ned Johnson" w:date="2019-05-13T01:24:00Z">
          <w:pPr>
            <w:ind w:firstLine="708"/>
          </w:pPr>
        </w:pPrChange>
      </w:pPr>
      <w:del w:id="603" w:author="Ned Johnson" w:date="2019-05-12T20:21:00Z">
        <w:r w:rsidRPr="00342D61" w:rsidDel="004F6F43">
          <w:rPr>
            <w:rFonts w:ascii="Cambria Math" w:eastAsia="Times New Roman" w:hAnsi="Cambria Math" w:cs="Cambria Math"/>
            <w:sz w:val="28"/>
            <w:szCs w:val="28"/>
            <w:lang w:val="en-GB" w:eastAsia="fr-FR"/>
          </w:rPr>
          <w:delText>A ⊥</w:delText>
        </w:r>
        <w:r w:rsidR="00034646" w:rsidRPr="00342D61" w:rsidDel="004F6F43">
          <w:rPr>
            <w:rFonts w:ascii="Cambria Math" w:eastAsia="Times New Roman" w:hAnsi="Cambria Math" w:cs="Cambria Math"/>
            <w:sz w:val="28"/>
            <w:szCs w:val="28"/>
            <w:lang w:val="en-GB" w:eastAsia="fr-FR"/>
          </w:rPr>
          <w:delText xml:space="preserve"> B :</w:delText>
        </w:r>
      </w:del>
      <w:ins w:id="604" w:author="herrmannfrancine@gmail.com" w:date="2019-05-10T13:49:00Z">
        <w:del w:id="605" w:author="Ned Johnson" w:date="2019-05-12T20:21:00Z">
          <w:r w:rsidR="00A7363F" w:rsidRPr="00342D61" w:rsidDel="004F6F43">
            <w:rPr>
              <w:rFonts w:ascii="Cambria Math" w:eastAsia="Times New Roman" w:hAnsi="Cambria Math" w:cs="Cambria Math"/>
              <w:sz w:val="28"/>
              <w:szCs w:val="28"/>
              <w:lang w:val="en-GB" w:eastAsia="fr-FR"/>
            </w:rPr>
            <w:delText>B:</w:delText>
          </w:r>
        </w:del>
      </w:ins>
      <w:del w:id="606" w:author="Ned Johnson" w:date="2019-05-12T20:21:00Z">
        <w:r w:rsidR="00034646" w:rsidRPr="00342D61" w:rsidDel="004F6F43">
          <w:rPr>
            <w:rFonts w:ascii="Cambria Math" w:eastAsia="Times New Roman" w:hAnsi="Cambria Math" w:cs="Cambria Math"/>
            <w:sz w:val="28"/>
            <w:szCs w:val="28"/>
            <w:lang w:val="en-GB" w:eastAsia="fr-FR"/>
          </w:rPr>
          <w:delText xml:space="preserve">  </w:delText>
        </w:r>
        <w:r w:rsidRPr="00342D61" w:rsidDel="004F6F43">
          <w:rPr>
            <w:rFonts w:ascii="Cambria Math" w:eastAsia="Times New Roman" w:hAnsi="Cambria Math" w:cs="Cambria Math"/>
            <w:sz w:val="28"/>
            <w:szCs w:val="28"/>
            <w:lang w:val="en-GB" w:eastAsia="fr-FR"/>
          </w:rPr>
          <w:delText xml:space="preserve">A </w:delText>
        </w:r>
        <w:r w:rsidR="00034646" w:rsidRPr="00342D61" w:rsidDel="004F6F43">
          <w:rPr>
            <w:rFonts w:ascii="Cambria Math" w:eastAsia="Times New Roman" w:hAnsi="Cambria Math" w:cs="Cambria Math"/>
            <w:sz w:val="28"/>
            <w:szCs w:val="28"/>
            <w:lang w:val="en-GB" w:eastAsia="fr-FR"/>
          </w:rPr>
          <w:delText>is indenpend</w:delText>
        </w:r>
      </w:del>
      <w:ins w:id="607" w:author="herrmannfrancine@gmail.com" w:date="2019-05-10T13:30:00Z">
        <w:del w:id="608" w:author="Ned Johnson" w:date="2019-05-12T20:21:00Z">
          <w:r w:rsidR="008D2B41" w:rsidRPr="00342D61" w:rsidDel="004F6F43">
            <w:rPr>
              <w:rFonts w:ascii="Cambria Math" w:eastAsia="Times New Roman" w:hAnsi="Cambria Math" w:cs="Cambria Math"/>
              <w:sz w:val="28"/>
              <w:szCs w:val="28"/>
              <w:lang w:val="en-GB" w:eastAsia="fr-FR"/>
            </w:rPr>
            <w:delText>independ</w:delText>
          </w:r>
          <w:r w:rsidR="008D2B41" w:rsidDel="004F6F43">
            <w:rPr>
              <w:rFonts w:ascii="Cambria Math" w:eastAsia="Times New Roman" w:hAnsi="Cambria Math" w:cs="Cambria Math"/>
              <w:sz w:val="28"/>
              <w:szCs w:val="28"/>
              <w:lang w:val="en-GB" w:eastAsia="fr-FR"/>
            </w:rPr>
            <w:delText>ent</w:delText>
          </w:r>
        </w:del>
      </w:ins>
      <w:del w:id="609" w:author="Ned Johnson" w:date="2019-05-12T20:21:00Z">
        <w:r w:rsidR="00034646" w:rsidRPr="00342D61" w:rsidDel="004F6F43">
          <w:rPr>
            <w:rFonts w:ascii="Cambria Math" w:eastAsia="Times New Roman" w:hAnsi="Cambria Math" w:cs="Cambria Math"/>
            <w:sz w:val="28"/>
            <w:szCs w:val="28"/>
            <w:lang w:val="en-GB" w:eastAsia="fr-FR"/>
          </w:rPr>
          <w:delText xml:space="preserve"> of</w:delText>
        </w:r>
        <w:r w:rsidRPr="00342D61" w:rsidDel="004F6F43">
          <w:rPr>
            <w:rFonts w:ascii="Cambria Math" w:eastAsia="Times New Roman" w:hAnsi="Cambria Math" w:cs="Cambria Math"/>
            <w:sz w:val="28"/>
            <w:szCs w:val="28"/>
            <w:lang w:val="en-GB" w:eastAsia="fr-FR"/>
          </w:rPr>
          <w:delText xml:space="preserve"> B</w:delText>
        </w:r>
        <w:commentRangeEnd w:id="595"/>
        <w:r w:rsidR="008D2B41" w:rsidDel="004F6F43">
          <w:rPr>
            <w:rStyle w:val="Marquedecommentaire"/>
          </w:rPr>
          <w:commentReference w:id="595"/>
        </w:r>
        <w:commentRangeEnd w:id="596"/>
        <w:r w:rsidR="00A50358" w:rsidDel="004F6F43">
          <w:rPr>
            <w:rStyle w:val="Marquedecommentaire"/>
          </w:rPr>
          <w:commentReference w:id="596"/>
        </w:r>
      </w:del>
    </w:p>
    <w:p w14:paraId="0EEAEE15" w14:textId="5573ECD8" w:rsidR="000C200D" w:rsidRPr="00342D61" w:rsidDel="008D2B41" w:rsidRDefault="000C200D">
      <w:pPr>
        <w:pStyle w:val="Titre2"/>
        <w:rPr>
          <w:del w:id="610" w:author="herrmannfrancine@gmail.com" w:date="2019-05-10T13:30:00Z"/>
          <w:lang w:val="en-GB"/>
        </w:rPr>
        <w:pPrChange w:id="611" w:author="Ned Johnson" w:date="2019-05-13T01:24:00Z">
          <w:pPr/>
        </w:pPrChange>
      </w:pPr>
      <w:del w:id="612" w:author="herrmannfrancine@gmail.com" w:date="2019-05-10T13:30:00Z">
        <w:r w:rsidRPr="00342D61" w:rsidDel="008D2B41">
          <w:rPr>
            <w:lang w:val="en-GB"/>
          </w:rPr>
          <w:br w:type="page"/>
        </w:r>
      </w:del>
    </w:p>
    <w:p w14:paraId="65BC5F36" w14:textId="3D3DB734" w:rsidR="008422A1" w:rsidRPr="00342D61" w:rsidRDefault="00FF59CE">
      <w:pPr>
        <w:pStyle w:val="Titre2"/>
        <w:rPr>
          <w:lang w:val="en-GB"/>
        </w:rPr>
      </w:pPr>
      <w:bookmarkStart w:id="613" w:name="_Toc8726279"/>
      <w:r w:rsidRPr="00342D61">
        <w:rPr>
          <w:lang w:val="en-GB"/>
        </w:rPr>
        <w:t xml:space="preserve">The MISP </w:t>
      </w:r>
      <w:del w:id="614" w:author="herrmannfrancine@gmail.com" w:date="2019-05-10T13:31:00Z">
        <w:r w:rsidRPr="00342D61" w:rsidDel="008D2B41">
          <w:rPr>
            <w:lang w:val="en-GB"/>
          </w:rPr>
          <w:delText>taxinomy</w:delText>
        </w:r>
      </w:del>
      <w:ins w:id="615" w:author="herrmannfrancine@gmail.com" w:date="2019-05-10T13:31:00Z">
        <w:r w:rsidR="008D2B41" w:rsidRPr="00342D61">
          <w:rPr>
            <w:lang w:val="en-GB"/>
          </w:rPr>
          <w:t>taxonomy</w:t>
        </w:r>
      </w:ins>
      <w:bookmarkEnd w:id="613"/>
      <w:r w:rsidRPr="00342D61">
        <w:rPr>
          <w:lang w:val="en-GB"/>
        </w:rPr>
        <w:t xml:space="preserve"> </w:t>
      </w:r>
    </w:p>
    <w:p w14:paraId="069D94AE" w14:textId="77777777" w:rsidR="00BB65D8" w:rsidRPr="00342D61" w:rsidRDefault="00BB65D8" w:rsidP="00BB65D8">
      <w:pPr>
        <w:rPr>
          <w:lang w:val="en-GB"/>
        </w:rPr>
      </w:pPr>
    </w:p>
    <w:p w14:paraId="665D8690" w14:textId="2E28F648" w:rsidR="00FF59CE" w:rsidRPr="00342D61" w:rsidRDefault="00FF59CE">
      <w:pPr>
        <w:rPr>
          <w:lang w:val="en-GB"/>
        </w:rPr>
        <w:pPrChange w:id="616" w:author="Ned Johnson" w:date="2019-05-14T11:37:00Z">
          <w:pPr>
            <w:pStyle w:val="Titre3"/>
          </w:pPr>
        </w:pPrChange>
      </w:pPr>
      <w:r w:rsidRPr="00342D61">
        <w:rPr>
          <w:lang w:val="en-GB"/>
        </w:rPr>
        <w:t>The MISP’s team have of course create an engine</w:t>
      </w:r>
      <w:del w:id="617" w:author="herrmannfrancine@gmail.com" w:date="2019-05-10T13:32:00Z">
        <w:r w:rsidRPr="00342D61" w:rsidDel="008D2B41">
          <w:rPr>
            <w:lang w:val="en-GB"/>
          </w:rPr>
          <w:delText xml:space="preserve"> of there o</w:delText>
        </w:r>
      </w:del>
      <w:del w:id="618" w:author="herrmannfrancine@gmail.com" w:date="2019-05-10T13:31:00Z">
        <w:r w:rsidRPr="00342D61" w:rsidDel="008D2B41">
          <w:rPr>
            <w:lang w:val="en-GB"/>
          </w:rPr>
          <w:delText>wn</w:delText>
        </w:r>
      </w:del>
      <w:r w:rsidRPr="00342D61">
        <w:rPr>
          <w:lang w:val="en-GB"/>
        </w:rPr>
        <w:t xml:space="preserve"> to manage </w:t>
      </w:r>
      <w:del w:id="619" w:author="herrmannfrancine@gmail.com" w:date="2019-05-10T13:32:00Z">
        <w:r w:rsidRPr="00342D61" w:rsidDel="008D2B41">
          <w:rPr>
            <w:lang w:val="en-GB"/>
          </w:rPr>
          <w:delText>there</w:delText>
        </w:r>
      </w:del>
      <w:ins w:id="620" w:author="herrmannfrancine@gmail.com" w:date="2019-05-10T13:32:00Z">
        <w:r w:rsidR="008D2B41" w:rsidRPr="00342D61">
          <w:rPr>
            <w:lang w:val="en-GB"/>
          </w:rPr>
          <w:t>their</w:t>
        </w:r>
      </w:ins>
      <w:r w:rsidRPr="00342D61">
        <w:rPr>
          <w:lang w:val="en-GB"/>
        </w:rPr>
        <w:t xml:space="preserve"> taxonomies. </w:t>
      </w:r>
    </w:p>
    <w:p w14:paraId="2D003AB9" w14:textId="63686A8C" w:rsidR="00FF59CE" w:rsidRPr="00342D61" w:rsidRDefault="00FF59CE">
      <w:pPr>
        <w:rPr>
          <w:lang w:val="en-GB"/>
        </w:rPr>
        <w:pPrChange w:id="621" w:author="Ned Johnson" w:date="2019-05-14T11:37:00Z">
          <w:pPr>
            <w:pStyle w:val="Titre3"/>
          </w:pPr>
        </w:pPrChange>
      </w:pPr>
      <w:del w:id="622" w:author="herrmannfrancine@gmail.com" w:date="2019-05-10T13:32:00Z">
        <w:r w:rsidRPr="00342D61" w:rsidDel="008D2B41">
          <w:rPr>
            <w:lang w:val="en-GB"/>
          </w:rPr>
          <w:delText>Therefore</w:delText>
        </w:r>
      </w:del>
      <w:ins w:id="623" w:author="herrmannfrancine@gmail.com" w:date="2019-05-10T13:32:00Z">
        <w:r w:rsidR="008D2B41" w:rsidRPr="00342D61">
          <w:rPr>
            <w:lang w:val="en-GB"/>
          </w:rPr>
          <w:t>Therefore,</w:t>
        </w:r>
      </w:ins>
      <w:r w:rsidRPr="00342D61">
        <w:rPr>
          <w:lang w:val="en-GB"/>
        </w:rPr>
        <w:t xml:space="preserve"> we have adapted our taxonomy to best fit their system</w:t>
      </w:r>
    </w:p>
    <w:p w14:paraId="7CD9A112" w14:textId="77777777" w:rsidR="00FF59CE" w:rsidRPr="00342D61" w:rsidRDefault="00FF59CE" w:rsidP="00FF59CE">
      <w:pPr>
        <w:rPr>
          <w:lang w:val="en-GB"/>
        </w:rPr>
      </w:pPr>
    </w:p>
    <w:p w14:paraId="440535E3" w14:textId="77777777" w:rsidR="008013C9" w:rsidRPr="00342D61" w:rsidRDefault="00102A89" w:rsidP="008013C9">
      <w:pPr>
        <w:pStyle w:val="Titre3"/>
        <w:rPr>
          <w:lang w:val="en-GB"/>
        </w:rPr>
      </w:pPr>
      <w:bookmarkStart w:id="624" w:name="_Toc8726280"/>
      <w:r w:rsidRPr="00342D61">
        <w:rPr>
          <w:lang w:val="en-GB"/>
        </w:rPr>
        <w:t>Presentation</w:t>
      </w:r>
      <w:bookmarkEnd w:id="624"/>
    </w:p>
    <w:p w14:paraId="16F1132B" w14:textId="77777777" w:rsidR="008013C9" w:rsidRPr="00342D61" w:rsidRDefault="008013C9" w:rsidP="00BB65D8">
      <w:pPr>
        <w:rPr>
          <w:lang w:val="en-GB"/>
        </w:rPr>
      </w:pPr>
    </w:p>
    <w:p w14:paraId="397919F6" w14:textId="77777777" w:rsidR="00FF59CE" w:rsidRPr="00342D61" w:rsidRDefault="00FF59CE" w:rsidP="00FF59CE">
      <w:pPr>
        <w:rPr>
          <w:lang w:val="en-GB"/>
        </w:rPr>
      </w:pPr>
      <w:r w:rsidRPr="00342D61">
        <w:rPr>
          <w:lang w:val="en-GB"/>
        </w:rPr>
        <w:t>The taxonomies of MISP are in the form:</w:t>
      </w:r>
    </w:p>
    <w:p w14:paraId="75E5B4D3" w14:textId="6C377D89" w:rsidR="005E6A42" w:rsidRPr="00342D61" w:rsidRDefault="009E0AB9" w:rsidP="00FF59CE">
      <w:pPr>
        <w:jc w:val="center"/>
        <w:rPr>
          <w:b/>
          <w:sz w:val="32"/>
          <w:lang w:val="en-GB"/>
        </w:rPr>
      </w:pPr>
      <w:del w:id="625" w:author="herrmannfrancine@gmail.com" w:date="2019-05-10T13:49:00Z">
        <w:r w:rsidRPr="00342D61" w:rsidDel="00A7363F">
          <w:rPr>
            <w:b/>
            <w:sz w:val="32"/>
            <w:lang w:val="en-GB"/>
          </w:rPr>
          <w:delText>Namespace :</w:delText>
        </w:r>
      </w:del>
      <w:ins w:id="626" w:author="herrmannfrancine@gmail.com" w:date="2019-05-10T13:49:00Z">
        <w:r w:rsidR="00A7363F" w:rsidRPr="00342D61">
          <w:rPr>
            <w:b/>
            <w:sz w:val="32"/>
            <w:lang w:val="en-GB"/>
          </w:rPr>
          <w:t>Namespace:</w:t>
        </w:r>
      </w:ins>
      <w:r w:rsidRPr="00342D61">
        <w:rPr>
          <w:b/>
          <w:sz w:val="32"/>
          <w:lang w:val="en-GB"/>
        </w:rPr>
        <w:t xml:space="preserve"> predicate = ``value’’</w:t>
      </w:r>
    </w:p>
    <w:p w14:paraId="08570747" w14:textId="78D68FE8" w:rsidR="009E0AB9" w:rsidRPr="00342D61" w:rsidRDefault="009E0AB9" w:rsidP="009E0AB9">
      <w:pPr>
        <w:pStyle w:val="Paragraphedeliste"/>
        <w:numPr>
          <w:ilvl w:val="0"/>
          <w:numId w:val="1"/>
        </w:numPr>
        <w:rPr>
          <w:lang w:val="en-GB"/>
        </w:rPr>
      </w:pPr>
      <w:r w:rsidRPr="00342D61">
        <w:rPr>
          <w:lang w:val="en-GB"/>
        </w:rPr>
        <w:t>Namespace</w:t>
      </w:r>
      <w:r w:rsidRPr="00342D61">
        <w:rPr>
          <w:lang w:val="en-GB"/>
        </w:rPr>
        <w:tab/>
        <w:t>:</w:t>
      </w:r>
      <w:ins w:id="627" w:author="herrmannfrancine@gmail.com" w:date="2019-05-10T13:32:00Z">
        <w:r w:rsidR="008D2B41">
          <w:rPr>
            <w:lang w:val="en-GB"/>
          </w:rPr>
          <w:t xml:space="preserve"> Name of the</w:t>
        </w:r>
      </w:ins>
      <w:del w:id="628" w:author="herrmannfrancine@gmail.com" w:date="2019-05-10T13:32:00Z">
        <w:r w:rsidRPr="00342D61" w:rsidDel="008D2B41">
          <w:rPr>
            <w:lang w:val="en-GB"/>
          </w:rPr>
          <w:delText xml:space="preserve"> Nom de la</w:delText>
        </w:r>
      </w:del>
      <w:r w:rsidRPr="00342D61">
        <w:rPr>
          <w:lang w:val="en-GB"/>
        </w:rPr>
        <w:t xml:space="preserve"> taxonom</w:t>
      </w:r>
      <w:ins w:id="629" w:author="herrmannfrancine@gmail.com" w:date="2019-05-10T13:33:00Z">
        <w:r w:rsidR="008D2B41">
          <w:rPr>
            <w:lang w:val="en-GB"/>
          </w:rPr>
          <w:t>y</w:t>
        </w:r>
      </w:ins>
      <w:del w:id="630" w:author="herrmannfrancine@gmail.com" w:date="2019-05-10T13:33:00Z">
        <w:r w:rsidRPr="00342D61" w:rsidDel="008D2B41">
          <w:rPr>
            <w:lang w:val="en-GB"/>
          </w:rPr>
          <w:delText>ie</w:delText>
        </w:r>
      </w:del>
    </w:p>
    <w:p w14:paraId="0DBEF5C1" w14:textId="3DF88E4B" w:rsidR="009E0AB9" w:rsidRPr="008D2B41" w:rsidRDefault="009E0AB9" w:rsidP="009E0AB9">
      <w:pPr>
        <w:pStyle w:val="Paragraphedeliste"/>
        <w:numPr>
          <w:ilvl w:val="0"/>
          <w:numId w:val="1"/>
        </w:numPr>
        <w:rPr>
          <w:lang w:val="en-GB"/>
        </w:rPr>
      </w:pPr>
      <w:del w:id="631" w:author="herrmannfrancine@gmail.com" w:date="2019-05-10T13:33:00Z">
        <w:r w:rsidRPr="008D2B41" w:rsidDel="008D2B41">
          <w:rPr>
            <w:lang w:val="en-GB"/>
          </w:rPr>
          <w:delText>Predicate</w:delText>
        </w:r>
      </w:del>
      <w:ins w:id="632" w:author="herrmannfrancine@gmail.com" w:date="2019-05-10T13:33:00Z">
        <w:r w:rsidR="008D2B41" w:rsidRPr="008D2B41">
          <w:rPr>
            <w:lang w:val="en-GB"/>
            <w:rPrChange w:id="633" w:author="herrmannfrancine@gmail.com" w:date="2019-05-10T13:35:00Z">
              <w:rPr/>
            </w:rPrChange>
          </w:rPr>
          <w:t>Pr</w:t>
        </w:r>
      </w:ins>
      <w:ins w:id="634" w:author="herrmannfrancine@gmail.com" w:date="2019-05-10T13:35:00Z">
        <w:r w:rsidR="008D2B41" w:rsidRPr="008D2B41">
          <w:rPr>
            <w:lang w:val="en-GB"/>
            <w:rPrChange w:id="635" w:author="herrmannfrancine@gmail.com" w:date="2019-05-10T13:35:00Z">
              <w:rPr/>
            </w:rPrChange>
          </w:rPr>
          <w:t>e</w:t>
        </w:r>
      </w:ins>
      <w:ins w:id="636" w:author="herrmannfrancine@gmail.com" w:date="2019-05-10T13:33:00Z">
        <w:r w:rsidR="008D2B41" w:rsidRPr="008D2B41">
          <w:rPr>
            <w:lang w:val="en-GB"/>
            <w:rPrChange w:id="637" w:author="herrmannfrancine@gmail.com" w:date="2019-05-10T13:35:00Z">
              <w:rPr/>
            </w:rPrChange>
          </w:rPr>
          <w:t>dicat</w:t>
        </w:r>
      </w:ins>
      <w:ins w:id="638" w:author="herrmannfrancine@gmail.com" w:date="2019-05-10T13:35:00Z">
        <w:r w:rsidR="008D2B41" w:rsidRPr="008D2B41">
          <w:rPr>
            <w:lang w:val="en-GB"/>
            <w:rPrChange w:id="639" w:author="herrmannfrancine@gmail.com" w:date="2019-05-10T13:35:00Z">
              <w:rPr/>
            </w:rPrChange>
          </w:rPr>
          <w:t>e</w:t>
        </w:r>
      </w:ins>
      <w:r w:rsidRPr="008D2B41">
        <w:rPr>
          <w:lang w:val="en-GB"/>
        </w:rPr>
        <w:t xml:space="preserve"> </w:t>
      </w:r>
      <w:r w:rsidRPr="008D2B41">
        <w:rPr>
          <w:lang w:val="en-GB"/>
        </w:rPr>
        <w:tab/>
        <w:t xml:space="preserve">: </w:t>
      </w:r>
      <w:del w:id="640" w:author="herrmannfrancine@gmail.com" w:date="2019-05-10T13:36:00Z">
        <w:r w:rsidRPr="008D2B41" w:rsidDel="008D2B41">
          <w:rPr>
            <w:lang w:val="en-GB"/>
          </w:rPr>
          <w:delText>Objet</w:delText>
        </w:r>
      </w:del>
      <w:ins w:id="641" w:author="herrmannfrancine@gmail.com" w:date="2019-05-10T13:36:00Z">
        <w:r w:rsidR="008D2B41" w:rsidRPr="008D2B41">
          <w:rPr>
            <w:lang w:val="en-GB"/>
          </w:rPr>
          <w:t>Object</w:t>
        </w:r>
      </w:ins>
      <w:r w:rsidRPr="008D2B41">
        <w:rPr>
          <w:lang w:val="en-GB"/>
        </w:rPr>
        <w:t xml:space="preserve"> res</w:t>
      </w:r>
      <w:del w:id="642" w:author="herrmannfrancine@gmail.com" w:date="2019-05-10T13:35:00Z">
        <w:r w:rsidRPr="008D2B41" w:rsidDel="008D2B41">
          <w:rPr>
            <w:lang w:val="en-GB"/>
          </w:rPr>
          <w:delText>s</w:delText>
        </w:r>
      </w:del>
      <w:r w:rsidRPr="008D2B41">
        <w:rPr>
          <w:lang w:val="en-GB"/>
        </w:rPr>
        <w:t xml:space="preserve">ource </w:t>
      </w:r>
      <w:ins w:id="643" w:author="herrmannfrancine@gmail.com" w:date="2019-05-10T13:35:00Z">
        <w:r w:rsidR="008D2B41" w:rsidRPr="008D2B41">
          <w:rPr>
            <w:lang w:val="en-GB"/>
            <w:rPrChange w:id="644" w:author="herrmannfrancine@gmail.com" w:date="2019-05-10T13:35:00Z">
              <w:rPr/>
            </w:rPrChange>
          </w:rPr>
          <w:t>of the</w:t>
        </w:r>
      </w:ins>
      <w:del w:id="645" w:author="herrmannfrancine@gmail.com" w:date="2019-05-10T13:35:00Z">
        <w:r w:rsidRPr="008D2B41" w:rsidDel="008D2B41">
          <w:rPr>
            <w:lang w:val="en-GB"/>
          </w:rPr>
          <w:delText>de la</w:delText>
        </w:r>
      </w:del>
      <w:r w:rsidRPr="008D2B41">
        <w:rPr>
          <w:lang w:val="en-GB"/>
        </w:rPr>
        <w:t xml:space="preserve"> taxonom</w:t>
      </w:r>
      <w:ins w:id="646" w:author="herrmannfrancine@gmail.com" w:date="2019-05-10T13:35:00Z">
        <w:r w:rsidR="008D2B41" w:rsidRPr="008D2B41">
          <w:rPr>
            <w:lang w:val="en-GB"/>
            <w:rPrChange w:id="647" w:author="herrmannfrancine@gmail.com" w:date="2019-05-10T13:35:00Z">
              <w:rPr/>
            </w:rPrChange>
          </w:rPr>
          <w:t>y</w:t>
        </w:r>
      </w:ins>
      <w:del w:id="648" w:author="herrmannfrancine@gmail.com" w:date="2019-05-10T13:35:00Z">
        <w:r w:rsidRPr="008D2B41" w:rsidDel="008D2B41">
          <w:rPr>
            <w:lang w:val="en-GB"/>
          </w:rPr>
          <w:delText>ie</w:delText>
        </w:r>
      </w:del>
    </w:p>
    <w:p w14:paraId="71E6A11C" w14:textId="13CE5946" w:rsidR="009E0AB9" w:rsidRPr="00342D61" w:rsidRDefault="009E0AB9" w:rsidP="009E0AB9">
      <w:pPr>
        <w:pStyle w:val="Paragraphedeliste"/>
        <w:numPr>
          <w:ilvl w:val="0"/>
          <w:numId w:val="1"/>
        </w:numPr>
        <w:rPr>
          <w:lang w:val="en-GB"/>
        </w:rPr>
      </w:pPr>
      <w:r w:rsidRPr="00342D61">
        <w:rPr>
          <w:lang w:val="en-GB"/>
        </w:rPr>
        <w:t xml:space="preserve">Value     </w:t>
      </w:r>
      <w:r w:rsidRPr="00342D61">
        <w:rPr>
          <w:lang w:val="en-GB"/>
        </w:rPr>
        <w:tab/>
        <w:t xml:space="preserve">: </w:t>
      </w:r>
      <w:del w:id="649" w:author="herrmannfrancine@gmail.com" w:date="2019-05-10T13:33:00Z">
        <w:r w:rsidRPr="00342D61" w:rsidDel="008D2B41">
          <w:rPr>
            <w:lang w:val="en-GB"/>
          </w:rPr>
          <w:delText>Valeur</w:delText>
        </w:r>
      </w:del>
      <w:ins w:id="650" w:author="herrmannfrancine@gmail.com" w:date="2019-05-10T13:33:00Z">
        <w:r w:rsidR="008D2B41" w:rsidRPr="00342D61">
          <w:rPr>
            <w:lang w:val="en-GB"/>
          </w:rPr>
          <w:t>Value</w:t>
        </w:r>
      </w:ins>
      <w:r w:rsidRPr="00342D61">
        <w:rPr>
          <w:lang w:val="en-GB"/>
        </w:rPr>
        <w:t xml:space="preserve"> </w:t>
      </w:r>
      <w:ins w:id="651" w:author="herrmannfrancine@gmail.com" w:date="2019-05-10T13:33:00Z">
        <w:r w:rsidR="008D2B41">
          <w:rPr>
            <w:lang w:val="en-GB"/>
          </w:rPr>
          <w:t>of the</w:t>
        </w:r>
      </w:ins>
      <w:del w:id="652" w:author="herrmannfrancine@gmail.com" w:date="2019-05-10T13:33:00Z">
        <w:r w:rsidRPr="00342D61" w:rsidDel="008D2B41">
          <w:rPr>
            <w:lang w:val="en-GB"/>
          </w:rPr>
          <w:delText>de la</w:delText>
        </w:r>
      </w:del>
      <w:r w:rsidRPr="00342D61">
        <w:rPr>
          <w:lang w:val="en-GB"/>
        </w:rPr>
        <w:t xml:space="preserve"> </w:t>
      </w:r>
      <w:del w:id="653" w:author="herrmannfrancine@gmail.com" w:date="2019-05-10T13:33:00Z">
        <w:r w:rsidRPr="00342D61" w:rsidDel="008D2B41">
          <w:rPr>
            <w:lang w:val="en-GB"/>
          </w:rPr>
          <w:delText>ressource</w:delText>
        </w:r>
      </w:del>
      <w:ins w:id="654" w:author="herrmannfrancine@gmail.com" w:date="2019-05-10T13:33:00Z">
        <w:r w:rsidR="008D2B41" w:rsidRPr="00342D61">
          <w:rPr>
            <w:lang w:val="en-GB"/>
          </w:rPr>
          <w:t>resource</w:t>
        </w:r>
      </w:ins>
    </w:p>
    <w:p w14:paraId="37BFB19F" w14:textId="77777777" w:rsidR="00034646" w:rsidRPr="00342D61" w:rsidRDefault="00034646" w:rsidP="00BB65D8">
      <w:pPr>
        <w:rPr>
          <w:lang w:val="en-GB"/>
        </w:rPr>
      </w:pPr>
    </w:p>
    <w:p w14:paraId="500E03BE" w14:textId="53B46F30" w:rsidR="00034646" w:rsidRPr="00342D61" w:rsidRDefault="00034646" w:rsidP="00BB65D8">
      <w:pPr>
        <w:rPr>
          <w:lang w:val="en-GB"/>
        </w:rPr>
      </w:pPr>
      <w:r w:rsidRPr="00342D61">
        <w:rPr>
          <w:lang w:val="en-GB"/>
        </w:rPr>
        <w:t>As a result of these rule</w:t>
      </w:r>
      <w:r w:rsidR="0048221F" w:rsidRPr="00342D61">
        <w:rPr>
          <w:lang w:val="en-GB"/>
        </w:rPr>
        <w:t xml:space="preserve">s, we </w:t>
      </w:r>
      <w:del w:id="655" w:author="herrmannfrancine@gmail.com" w:date="2019-05-10T13:34:00Z">
        <w:r w:rsidR="0048221F" w:rsidRPr="00342D61" w:rsidDel="008D2B41">
          <w:rPr>
            <w:lang w:val="en-GB"/>
          </w:rPr>
          <w:delText>makes</w:delText>
        </w:r>
      </w:del>
      <w:ins w:id="656" w:author="herrmannfrancine@gmail.com" w:date="2019-05-10T13:34:00Z">
        <w:r w:rsidR="008D2B41" w:rsidRPr="00342D61">
          <w:rPr>
            <w:lang w:val="en-GB"/>
          </w:rPr>
          <w:t>make</w:t>
        </w:r>
      </w:ins>
      <w:r w:rsidR="0048221F" w:rsidRPr="00342D61">
        <w:rPr>
          <w:lang w:val="en-GB"/>
        </w:rPr>
        <w:t xml:space="preserve"> the </w:t>
      </w:r>
      <w:proofErr w:type="spellStart"/>
      <w:r w:rsidR="0048221F" w:rsidRPr="00342D61">
        <w:rPr>
          <w:lang w:val="en-GB"/>
        </w:rPr>
        <w:t>json</w:t>
      </w:r>
      <w:proofErr w:type="spellEnd"/>
      <w:r w:rsidR="0048221F" w:rsidRPr="00342D61">
        <w:rPr>
          <w:lang w:val="en-GB"/>
        </w:rPr>
        <w:t xml:space="preserve"> in annexe 2</w:t>
      </w:r>
      <w:r w:rsidRPr="00342D61">
        <w:rPr>
          <w:lang w:val="en-GB"/>
        </w:rPr>
        <w:t xml:space="preserve"> </w:t>
      </w:r>
      <w:del w:id="657" w:author="herrmannfrancine@gmail.com" w:date="2019-05-10T13:34:00Z">
        <w:r w:rsidRPr="00342D61" w:rsidDel="008D2B41">
          <w:rPr>
            <w:lang w:val="en-GB"/>
          </w:rPr>
          <w:delText>these annexe</w:delText>
        </w:r>
      </w:del>
      <w:ins w:id="658" w:author="herrmannfrancine@gmail.com" w:date="2019-05-10T13:34:00Z">
        <w:r w:rsidR="008D2B41" w:rsidRPr="00342D61">
          <w:rPr>
            <w:lang w:val="en-GB"/>
          </w:rPr>
          <w:t>this annexe</w:t>
        </w:r>
      </w:ins>
      <w:r w:rsidRPr="00342D61">
        <w:rPr>
          <w:lang w:val="en-GB"/>
        </w:rPr>
        <w:t xml:space="preserve"> is here to describe how a </w:t>
      </w:r>
      <w:proofErr w:type="spellStart"/>
      <w:r w:rsidRPr="00342D61">
        <w:rPr>
          <w:lang w:val="en-GB"/>
        </w:rPr>
        <w:t>generical</w:t>
      </w:r>
      <w:proofErr w:type="spellEnd"/>
      <w:r w:rsidRPr="00342D61">
        <w:rPr>
          <w:lang w:val="en-GB"/>
        </w:rPr>
        <w:t xml:space="preserve"> taxonomy </w:t>
      </w:r>
      <w:del w:id="659" w:author="herrmannfrancine@gmail.com" w:date="2019-05-10T13:36:00Z">
        <w:r w:rsidRPr="00342D61" w:rsidDel="0090701B">
          <w:rPr>
            <w:lang w:val="en-GB"/>
          </w:rPr>
          <w:delText xml:space="preserve">are </w:delText>
        </w:r>
      </w:del>
      <w:ins w:id="660" w:author="herrmannfrancine@gmail.com" w:date="2019-05-10T13:36:00Z">
        <w:r w:rsidR="0090701B">
          <w:rPr>
            <w:lang w:val="en-GB"/>
          </w:rPr>
          <w:t>is</w:t>
        </w:r>
        <w:r w:rsidR="0090701B" w:rsidRPr="00342D61">
          <w:rPr>
            <w:lang w:val="en-GB"/>
          </w:rPr>
          <w:t xml:space="preserve"> </w:t>
        </w:r>
      </w:ins>
      <w:r w:rsidRPr="00342D61">
        <w:rPr>
          <w:lang w:val="en-GB"/>
        </w:rPr>
        <w:t xml:space="preserve">written in order to be implemented </w:t>
      </w:r>
      <w:del w:id="661" w:author="herrmannfrancine@gmail.com" w:date="2019-05-10T13:33:00Z">
        <w:r w:rsidRPr="00342D61" w:rsidDel="008D2B41">
          <w:rPr>
            <w:lang w:val="en-GB"/>
          </w:rPr>
          <w:delText>derectly</w:delText>
        </w:r>
      </w:del>
      <w:ins w:id="662" w:author="herrmannfrancine@gmail.com" w:date="2019-05-10T13:33:00Z">
        <w:r w:rsidR="008D2B41" w:rsidRPr="00342D61">
          <w:rPr>
            <w:lang w:val="en-GB"/>
          </w:rPr>
          <w:t>directly</w:t>
        </w:r>
      </w:ins>
      <w:r w:rsidRPr="00342D61">
        <w:rPr>
          <w:lang w:val="en-GB"/>
        </w:rPr>
        <w:t xml:space="preserve"> in the MISP project. </w:t>
      </w:r>
    </w:p>
    <w:p w14:paraId="44B267D7" w14:textId="77777777" w:rsidR="00034646" w:rsidRPr="00342D61" w:rsidRDefault="00034646" w:rsidP="00BB65D8">
      <w:pPr>
        <w:rPr>
          <w:lang w:val="en-GB"/>
        </w:rPr>
      </w:pPr>
    </w:p>
    <w:p w14:paraId="0B467874" w14:textId="77777777" w:rsidR="00034646" w:rsidRPr="00342D61" w:rsidRDefault="00034646" w:rsidP="00034646">
      <w:pPr>
        <w:pStyle w:val="Titre3"/>
        <w:jc w:val="both"/>
        <w:rPr>
          <w:lang w:val="en-GB"/>
        </w:rPr>
      </w:pPr>
      <w:bookmarkStart w:id="663" w:name="_Toc8726281"/>
      <w:r w:rsidRPr="00342D61">
        <w:rPr>
          <w:lang w:val="en-GB"/>
        </w:rPr>
        <w:t>Main Advantages</w:t>
      </w:r>
      <w:bookmarkEnd w:id="663"/>
    </w:p>
    <w:p w14:paraId="2987A959" w14:textId="65B3A8B7" w:rsidR="009E0AB9" w:rsidRPr="00342D61" w:rsidRDefault="00034646" w:rsidP="00BB65D8">
      <w:pPr>
        <w:rPr>
          <w:lang w:val="en-GB"/>
        </w:rPr>
      </w:pPr>
      <w:proofErr w:type="spellStart"/>
      <w:r w:rsidRPr="00342D61">
        <w:rPr>
          <w:lang w:val="en-GB"/>
        </w:rPr>
        <w:t>Misp</w:t>
      </w:r>
      <w:proofErr w:type="spellEnd"/>
      <w:r w:rsidRPr="00342D61">
        <w:rPr>
          <w:lang w:val="en-GB"/>
        </w:rPr>
        <w:t xml:space="preserve"> use</w:t>
      </w:r>
      <w:ins w:id="664" w:author="herrmannfrancine@gmail.com" w:date="2019-05-10T13:34:00Z">
        <w:r w:rsidR="008D2B41">
          <w:rPr>
            <w:lang w:val="en-GB"/>
          </w:rPr>
          <w:t>s</w:t>
        </w:r>
      </w:ins>
      <w:r w:rsidRPr="00342D61">
        <w:rPr>
          <w:lang w:val="en-GB"/>
        </w:rPr>
        <w:t xml:space="preserve"> taxonomies engine to create statistics, rate and classify events </w:t>
      </w:r>
    </w:p>
    <w:p w14:paraId="54787F71" w14:textId="77777777" w:rsidR="00034646" w:rsidRPr="00342D61" w:rsidRDefault="00034646" w:rsidP="00BB65D8">
      <w:pPr>
        <w:rPr>
          <w:lang w:val="en-GB"/>
        </w:rPr>
      </w:pPr>
    </w:p>
    <w:p w14:paraId="2DBDF02A" w14:textId="77777777" w:rsidR="00034646" w:rsidRPr="00342D61" w:rsidRDefault="00034646" w:rsidP="00034646">
      <w:pPr>
        <w:pStyle w:val="Titre3"/>
        <w:jc w:val="both"/>
        <w:rPr>
          <w:lang w:val="en-GB"/>
        </w:rPr>
      </w:pPr>
      <w:bookmarkStart w:id="665" w:name="_Toc8726282"/>
      <w:r w:rsidRPr="00342D61">
        <w:rPr>
          <w:lang w:val="en-GB"/>
        </w:rPr>
        <w:t>Main Drawback</w:t>
      </w:r>
      <w:r w:rsidR="00102A89" w:rsidRPr="00342D61">
        <w:rPr>
          <w:lang w:val="en-GB"/>
        </w:rPr>
        <w:t>s</w:t>
      </w:r>
      <w:bookmarkEnd w:id="665"/>
      <w:r w:rsidRPr="00342D61">
        <w:rPr>
          <w:lang w:val="en-GB"/>
        </w:rPr>
        <w:t xml:space="preserve"> </w:t>
      </w:r>
    </w:p>
    <w:p w14:paraId="6AB33420" w14:textId="48C48583" w:rsidR="009E0AB9" w:rsidRPr="00342D61" w:rsidRDefault="00034646" w:rsidP="00034646">
      <w:pPr>
        <w:pStyle w:val="Paragraphedeliste"/>
        <w:numPr>
          <w:ilvl w:val="0"/>
          <w:numId w:val="3"/>
        </w:numPr>
        <w:rPr>
          <w:lang w:val="en-GB"/>
        </w:rPr>
      </w:pPr>
      <w:r w:rsidRPr="00342D61">
        <w:rPr>
          <w:lang w:val="en-GB"/>
        </w:rPr>
        <w:t xml:space="preserve">Without </w:t>
      </w:r>
      <w:del w:id="666" w:author="herrmannfrancine@gmail.com" w:date="2019-05-10T13:34:00Z">
        <w:r w:rsidRPr="00342D61" w:rsidDel="008D2B41">
          <w:rPr>
            <w:lang w:val="en-GB"/>
          </w:rPr>
          <w:delText>predicat</w:delText>
        </w:r>
      </w:del>
      <w:ins w:id="667" w:author="herrmannfrancine@gmail.com" w:date="2019-05-10T13:34:00Z">
        <w:r w:rsidR="008D2B41" w:rsidRPr="00342D61">
          <w:rPr>
            <w:lang w:val="en-GB"/>
          </w:rPr>
          <w:t>predicate</w:t>
        </w:r>
      </w:ins>
      <w:r w:rsidRPr="00342D61">
        <w:rPr>
          <w:lang w:val="en-GB"/>
        </w:rPr>
        <w:t xml:space="preserve"> parsing</w:t>
      </w:r>
      <w:r w:rsidR="00054B8A" w:rsidRPr="00342D61">
        <w:rPr>
          <w:lang w:val="en-GB"/>
        </w:rPr>
        <w:t xml:space="preserve">, </w:t>
      </w:r>
      <w:r w:rsidRPr="00342D61">
        <w:rPr>
          <w:lang w:val="en-GB"/>
        </w:rPr>
        <w:t>the depth is limited to 1.</w:t>
      </w:r>
    </w:p>
    <w:p w14:paraId="77E3AAA7" w14:textId="0BA2E687" w:rsidR="008916D3" w:rsidRPr="00342D61" w:rsidRDefault="00034646" w:rsidP="008916D3">
      <w:pPr>
        <w:ind w:firstLine="360"/>
        <w:rPr>
          <w:lang w:val="en-GB"/>
        </w:rPr>
      </w:pPr>
      <w:r w:rsidRPr="00342D61">
        <w:rPr>
          <w:lang w:val="en-GB"/>
        </w:rPr>
        <w:t xml:space="preserve">To avoid these </w:t>
      </w:r>
      <w:del w:id="668" w:author="herrmannfrancine@gmail.com" w:date="2019-05-10T13:34:00Z">
        <w:r w:rsidRPr="00342D61" w:rsidDel="008D2B41">
          <w:rPr>
            <w:lang w:val="en-GB"/>
          </w:rPr>
          <w:delText>drawback</w:delText>
        </w:r>
        <w:r w:rsidR="008916D3" w:rsidRPr="00342D61" w:rsidDel="008D2B41">
          <w:rPr>
            <w:lang w:val="en-GB"/>
          </w:rPr>
          <w:delText> :</w:delText>
        </w:r>
      </w:del>
      <w:ins w:id="669" w:author="herrmannfrancine@gmail.com" w:date="2019-05-10T13:34:00Z">
        <w:r w:rsidR="008D2B41" w:rsidRPr="00342D61">
          <w:rPr>
            <w:lang w:val="en-GB"/>
          </w:rPr>
          <w:t>drawback:</w:t>
        </w:r>
      </w:ins>
    </w:p>
    <w:p w14:paraId="7416D29C" w14:textId="645FF9F9" w:rsidR="008916D3" w:rsidRPr="00342D61" w:rsidRDefault="008916D3" w:rsidP="008916D3">
      <w:pPr>
        <w:pStyle w:val="Paragraphedeliste"/>
        <w:numPr>
          <w:ilvl w:val="1"/>
          <w:numId w:val="3"/>
        </w:numPr>
        <w:rPr>
          <w:lang w:val="en-GB"/>
        </w:rPr>
      </w:pPr>
      <w:r w:rsidRPr="00342D61">
        <w:rPr>
          <w:lang w:val="en-GB"/>
        </w:rPr>
        <w:t>A</w:t>
      </w:r>
      <w:r w:rsidR="00034646" w:rsidRPr="00342D61">
        <w:rPr>
          <w:lang w:val="en-GB"/>
        </w:rPr>
        <w:t xml:space="preserve"> predicate could be parse to create multiple levels of tags and create a deeper taxonomy.</w:t>
      </w:r>
      <w:r w:rsidRPr="00342D61">
        <w:rPr>
          <w:lang w:val="en-GB"/>
        </w:rPr>
        <w:t xml:space="preserve"> Due to our need to depth, our</w:t>
      </w:r>
      <w:r w:rsidR="00034646" w:rsidRPr="00342D61">
        <w:rPr>
          <w:lang w:val="en-GB"/>
        </w:rPr>
        <w:t xml:space="preserve"> parser will be </w:t>
      </w:r>
      <w:del w:id="670" w:author="herrmannfrancine@gmail.com" w:date="2019-05-10T13:34:00Z">
        <w:r w:rsidR="00034646" w:rsidRPr="00342D61" w:rsidDel="008D2B41">
          <w:rPr>
            <w:lang w:val="en-GB"/>
          </w:rPr>
          <w:delText>the :</w:delText>
        </w:r>
      </w:del>
      <w:ins w:id="671" w:author="herrmannfrancine@gmail.com" w:date="2019-05-10T13:34:00Z">
        <w:r w:rsidR="008D2B41" w:rsidRPr="00342D61">
          <w:rPr>
            <w:lang w:val="en-GB"/>
          </w:rPr>
          <w:t>the</w:t>
        </w:r>
      </w:ins>
      <w:del w:id="672" w:author="herrmannfrancine@gmail.com" w:date="2019-05-10T13:37:00Z">
        <w:r w:rsidR="00034646" w:rsidRPr="00342D61" w:rsidDel="0090701B">
          <w:rPr>
            <w:lang w:val="en-GB"/>
          </w:rPr>
          <w:delText xml:space="preserve">  ‘</w:delText>
        </w:r>
      </w:del>
      <w:ins w:id="673" w:author="herrmannfrancine@gmail.com" w:date="2019-05-10T13:37:00Z">
        <w:r w:rsidR="0090701B" w:rsidRPr="00342D61">
          <w:rPr>
            <w:lang w:val="en-GB"/>
          </w:rPr>
          <w:t>: ‘</w:t>
        </w:r>
      </w:ins>
      <w:r w:rsidR="00034646" w:rsidRPr="00342D61">
        <w:rPr>
          <w:lang w:val="en-GB"/>
        </w:rPr>
        <w:t xml:space="preserve">’_ ‘’ </w:t>
      </w:r>
    </w:p>
    <w:p w14:paraId="2A9A93F3" w14:textId="198855F0" w:rsidR="00034646" w:rsidRPr="00342D61" w:rsidRDefault="0090701B" w:rsidP="008916D3">
      <w:pPr>
        <w:pStyle w:val="Paragraphedeliste"/>
        <w:numPr>
          <w:ilvl w:val="2"/>
          <w:numId w:val="3"/>
        </w:numPr>
        <w:rPr>
          <w:lang w:val="en-GB"/>
        </w:rPr>
      </w:pPr>
      <w:del w:id="674" w:author="herrmannfrancine@gmail.com" w:date="2019-05-10T13:38:00Z">
        <w:r w:rsidRPr="00342D61" w:rsidDel="0090701B">
          <w:rPr>
            <w:lang w:val="en-GB"/>
          </w:rPr>
          <w:delText>P</w:delText>
        </w:r>
        <w:r w:rsidR="00034646" w:rsidRPr="00342D61" w:rsidDel="0090701B">
          <w:rPr>
            <w:lang w:val="en-GB"/>
          </w:rPr>
          <w:delText>redicat</w:delText>
        </w:r>
      </w:del>
      <w:ins w:id="675" w:author="herrmannfrancine@gmail.com" w:date="2019-05-10T13:38:00Z">
        <w:r w:rsidRPr="00342D61">
          <w:rPr>
            <w:lang w:val="en-GB"/>
          </w:rPr>
          <w:t>Predicate</w:t>
        </w:r>
        <w:r>
          <w:rPr>
            <w:lang w:val="en-GB"/>
          </w:rPr>
          <w:t>:</w:t>
        </w:r>
      </w:ins>
      <w:ins w:id="676" w:author="herrmannfrancine@gmail.com" w:date="2019-05-10T13:37:00Z">
        <w:r>
          <w:rPr>
            <w:lang w:val="en-GB"/>
          </w:rPr>
          <w:t xml:space="preserve"> </w:t>
        </w:r>
      </w:ins>
      <w:del w:id="677" w:author="herrmannfrancine@gmail.com" w:date="2019-05-10T13:37:00Z">
        <w:r w:rsidR="00034646" w:rsidRPr="00342D61" w:rsidDel="0090701B">
          <w:rPr>
            <w:lang w:val="en-GB"/>
          </w:rPr>
          <w:delText>_</w:delText>
        </w:r>
      </w:del>
      <w:del w:id="678" w:author="herrmannfrancine@gmail.com" w:date="2019-05-10T13:38:00Z">
        <w:r w:rsidR="00034646" w:rsidRPr="00342D61" w:rsidDel="0090701B">
          <w:rPr>
            <w:lang w:val="en-GB"/>
          </w:rPr>
          <w:delText>predicat</w:delText>
        </w:r>
      </w:del>
      <w:ins w:id="679" w:author="herrmannfrancine@gmail.com" w:date="2019-05-10T13:38:00Z">
        <w:r w:rsidRPr="00342D61">
          <w:rPr>
            <w:lang w:val="en-GB"/>
          </w:rPr>
          <w:t>predicate</w:t>
        </w:r>
      </w:ins>
      <w:r w:rsidR="00034646" w:rsidRPr="00342D61">
        <w:rPr>
          <w:lang w:val="en-GB"/>
        </w:rPr>
        <w:t xml:space="preserve"> = ‘’value’’ </w:t>
      </w:r>
    </w:p>
    <w:p w14:paraId="072A8CB3" w14:textId="77777777" w:rsidR="008916D3" w:rsidRPr="00342D61" w:rsidRDefault="008916D3" w:rsidP="008916D3">
      <w:pPr>
        <w:pStyle w:val="Paragraphedeliste"/>
        <w:ind w:left="2160"/>
        <w:rPr>
          <w:lang w:val="en-GB"/>
        </w:rPr>
      </w:pPr>
    </w:p>
    <w:p w14:paraId="06646415" w14:textId="77777777" w:rsidR="008916D3" w:rsidRPr="00342D61" w:rsidRDefault="008916D3" w:rsidP="008916D3">
      <w:pPr>
        <w:pStyle w:val="Paragraphedeliste"/>
        <w:numPr>
          <w:ilvl w:val="0"/>
          <w:numId w:val="3"/>
        </w:numPr>
        <w:rPr>
          <w:lang w:val="en-GB"/>
        </w:rPr>
      </w:pPr>
      <w:r w:rsidRPr="00342D61">
        <w:rPr>
          <w:lang w:val="en-GB"/>
        </w:rPr>
        <w:t>Long taxonomy can be problematic to use</w:t>
      </w:r>
    </w:p>
    <w:p w14:paraId="54601DD1" w14:textId="77777777" w:rsidR="008916D3" w:rsidRPr="00342D61" w:rsidRDefault="008916D3" w:rsidP="008916D3">
      <w:pPr>
        <w:pStyle w:val="Paragraphedeliste"/>
        <w:rPr>
          <w:lang w:val="en-GB"/>
        </w:rPr>
      </w:pPr>
    </w:p>
    <w:p w14:paraId="0664D0DE" w14:textId="533AB1AA" w:rsidR="008916D3" w:rsidRPr="00342D61" w:rsidRDefault="008916D3" w:rsidP="008916D3">
      <w:pPr>
        <w:ind w:firstLine="360"/>
        <w:rPr>
          <w:lang w:val="en-GB"/>
        </w:rPr>
      </w:pPr>
      <w:r w:rsidRPr="00342D61">
        <w:rPr>
          <w:lang w:val="en-GB"/>
        </w:rPr>
        <w:t xml:space="preserve">To avoid these </w:t>
      </w:r>
      <w:del w:id="680" w:author="herrmannfrancine@gmail.com" w:date="2019-05-10T13:38:00Z">
        <w:r w:rsidRPr="00342D61" w:rsidDel="0090701B">
          <w:rPr>
            <w:lang w:val="en-GB"/>
          </w:rPr>
          <w:delText>drawback :</w:delText>
        </w:r>
      </w:del>
      <w:ins w:id="681" w:author="herrmannfrancine@gmail.com" w:date="2019-05-10T13:38:00Z">
        <w:r w:rsidR="0090701B" w:rsidRPr="00342D61">
          <w:rPr>
            <w:lang w:val="en-GB"/>
          </w:rPr>
          <w:t>drawback:</w:t>
        </w:r>
      </w:ins>
    </w:p>
    <w:p w14:paraId="64AD8460" w14:textId="77777777" w:rsidR="008916D3" w:rsidRPr="00342D61" w:rsidRDefault="008916D3" w:rsidP="008916D3">
      <w:pPr>
        <w:pStyle w:val="Paragraphedeliste"/>
        <w:numPr>
          <w:ilvl w:val="1"/>
          <w:numId w:val="3"/>
        </w:numPr>
        <w:rPr>
          <w:lang w:val="en-GB"/>
        </w:rPr>
      </w:pPr>
      <w:r w:rsidRPr="00342D61">
        <w:rPr>
          <w:lang w:val="en-GB"/>
        </w:rPr>
        <w:t>A long taxonomy should have an interface for proper use</w:t>
      </w:r>
    </w:p>
    <w:p w14:paraId="6FBC4BC3" w14:textId="157897C9" w:rsidR="008916D3" w:rsidRPr="00342D61" w:rsidRDefault="008916D3" w:rsidP="008916D3">
      <w:pPr>
        <w:pStyle w:val="Paragraphedeliste"/>
        <w:numPr>
          <w:ilvl w:val="1"/>
          <w:numId w:val="3"/>
        </w:numPr>
        <w:rPr>
          <w:lang w:val="en-GB"/>
        </w:rPr>
      </w:pPr>
      <w:r w:rsidRPr="00342D61">
        <w:rPr>
          <w:lang w:val="en-GB"/>
        </w:rPr>
        <w:t xml:space="preserve">A </w:t>
      </w:r>
      <w:del w:id="682" w:author="herrmannfrancine@gmail.com" w:date="2019-05-10T13:38:00Z">
        <w:r w:rsidRPr="00342D61" w:rsidDel="0090701B">
          <w:rPr>
            <w:lang w:val="en-GB"/>
          </w:rPr>
          <w:delText>complexe</w:delText>
        </w:r>
      </w:del>
      <w:ins w:id="683" w:author="herrmannfrancine@gmail.com" w:date="2019-05-10T13:38:00Z">
        <w:r w:rsidR="0090701B" w:rsidRPr="00342D61">
          <w:rPr>
            <w:lang w:val="en-GB"/>
          </w:rPr>
          <w:t>complex</w:t>
        </w:r>
      </w:ins>
      <w:r w:rsidRPr="00342D61">
        <w:rPr>
          <w:lang w:val="en-GB"/>
        </w:rPr>
        <w:t xml:space="preserve"> need </w:t>
      </w:r>
      <w:del w:id="684" w:author="herrmannfrancine@gmail.com" w:date="2019-05-10T13:38:00Z">
        <w:r w:rsidRPr="00342D61" w:rsidDel="0090701B">
          <w:rPr>
            <w:lang w:val="en-GB"/>
          </w:rPr>
          <w:delText>taxinomy</w:delText>
        </w:r>
      </w:del>
      <w:ins w:id="685" w:author="herrmannfrancine@gmail.com" w:date="2019-05-10T13:38:00Z">
        <w:r w:rsidR="0090701B" w:rsidRPr="00342D61">
          <w:rPr>
            <w:lang w:val="en-GB"/>
          </w:rPr>
          <w:t>taxonomy</w:t>
        </w:r>
      </w:ins>
      <w:r w:rsidRPr="00342D61">
        <w:rPr>
          <w:lang w:val="en-GB"/>
        </w:rPr>
        <w:t xml:space="preserve"> need structuration to be used properly that why we will </w:t>
      </w:r>
      <w:del w:id="686" w:author="herrmannfrancine@gmail.com" w:date="2019-05-10T13:38:00Z">
        <w:r w:rsidRPr="00342D61" w:rsidDel="0090701B">
          <w:rPr>
            <w:lang w:val="en-GB"/>
          </w:rPr>
          <w:delText>inspired</w:delText>
        </w:r>
      </w:del>
      <w:ins w:id="687" w:author="herrmannfrancine@gmail.com" w:date="2019-05-10T13:38:00Z">
        <w:r w:rsidR="0090701B" w:rsidRPr="00342D61">
          <w:rPr>
            <w:lang w:val="en-GB"/>
          </w:rPr>
          <w:t>be inspired</w:t>
        </w:r>
      </w:ins>
      <w:r w:rsidRPr="00342D61">
        <w:rPr>
          <w:lang w:val="en-GB"/>
        </w:rPr>
        <w:t xml:space="preserve"> by other taxonomy in order to achieve that goal.</w:t>
      </w:r>
    </w:p>
    <w:p w14:paraId="25B35F78" w14:textId="77777777" w:rsidR="00102A89" w:rsidRPr="00342D61" w:rsidRDefault="00102A89" w:rsidP="00102A89">
      <w:pPr>
        <w:pStyle w:val="Paragraphedeliste"/>
        <w:jc w:val="both"/>
        <w:rPr>
          <w:lang w:val="en-GB"/>
        </w:rPr>
      </w:pPr>
    </w:p>
    <w:p w14:paraId="6D623A29" w14:textId="77777777" w:rsidR="00102A89" w:rsidRPr="00342D61" w:rsidRDefault="00102A89" w:rsidP="00102A89">
      <w:pPr>
        <w:pStyle w:val="Paragraphedeliste"/>
        <w:jc w:val="both"/>
        <w:rPr>
          <w:lang w:val="en-GB"/>
        </w:rPr>
      </w:pPr>
    </w:p>
    <w:p w14:paraId="0D16E169" w14:textId="51B19E18" w:rsidR="002417E4" w:rsidRPr="001266F8" w:rsidDel="002417E4" w:rsidRDefault="00102A89" w:rsidP="002417E4">
      <w:pPr>
        <w:pStyle w:val="Paragraphedeliste"/>
        <w:ind w:left="0"/>
        <w:jc w:val="both"/>
        <w:rPr>
          <w:del w:id="688" w:author="Ned Johnson" w:date="2019-05-14T11:13:00Z"/>
        </w:rPr>
      </w:pPr>
      <w:del w:id="689" w:author="Ned Johnson" w:date="2019-05-14T11:13:00Z">
        <w:r w:rsidRPr="001266F8" w:rsidDel="002417E4">
          <w:lastRenderedPageBreak/>
          <w:delText xml:space="preserve">Source : </w:delText>
        </w:r>
        <w:r w:rsidR="00C905A1" w:rsidDel="002417E4">
          <w:fldChar w:fldCharType="begin"/>
        </w:r>
        <w:r w:rsidR="00C905A1" w:rsidDel="002417E4">
          <w:delInstrText xml:space="preserve"> HYPERLINK "https://www.misp-project.org" </w:delInstrText>
        </w:r>
        <w:r w:rsidR="00C905A1" w:rsidDel="002417E4">
          <w:fldChar w:fldCharType="separate"/>
        </w:r>
        <w:r w:rsidRPr="001266F8" w:rsidDel="002417E4">
          <w:rPr>
            <w:rStyle w:val="Lienhypertexte"/>
          </w:rPr>
          <w:delText>https://www.misp-project.org</w:delText>
        </w:r>
        <w:r w:rsidR="00C905A1" w:rsidDel="002417E4">
          <w:rPr>
            <w:rStyle w:val="Lienhypertexte"/>
          </w:rPr>
          <w:fldChar w:fldCharType="end"/>
        </w:r>
      </w:del>
      <w:moveToRangeStart w:id="690" w:author="Ned Johnson" w:date="2019-05-14T11:13:00Z" w:name="move8724842"/>
      <w:moveTo w:id="691" w:author="Ned Johnson" w:date="2019-05-14T11:13:00Z">
        <w:del w:id="692" w:author="Ned Johnson" w:date="2019-05-14T11:13:00Z">
          <w:r w:rsidR="002417E4" w:rsidRPr="00342D61" w:rsidDel="002417E4">
            <w:rPr>
              <w:lang w:val="en-GB"/>
            </w:rPr>
            <w:delText>Source : Mr Djamel KHADRAOUI</w:delText>
          </w:r>
        </w:del>
      </w:moveTo>
      <w:moveToRangeEnd w:id="690"/>
    </w:p>
    <w:p w14:paraId="7207D358" w14:textId="77777777" w:rsidR="00864161" w:rsidRPr="00342D61" w:rsidDel="004F6F43" w:rsidRDefault="00864161" w:rsidP="00864161">
      <w:pPr>
        <w:pStyle w:val="Titre2"/>
        <w:jc w:val="both"/>
        <w:rPr>
          <w:del w:id="693" w:author="Ned Johnson" w:date="2019-05-12T20:21:00Z"/>
          <w:lang w:val="en-GB"/>
        </w:rPr>
      </w:pPr>
      <w:bookmarkStart w:id="694" w:name="_Toc8726283"/>
      <w:r w:rsidRPr="00342D61">
        <w:rPr>
          <w:noProof/>
          <w:lang w:eastAsia="fr-FR"/>
        </w:rPr>
        <w:drawing>
          <wp:anchor distT="0" distB="0" distL="114300" distR="114300" simplePos="0" relativeHeight="251667456" behindDoc="1" locked="0" layoutInCell="1" allowOverlap="1" wp14:anchorId="02D48DDC" wp14:editId="2F52D138">
            <wp:simplePos x="0" y="0"/>
            <wp:positionH relativeFrom="margin">
              <wp:posOffset>2804690</wp:posOffset>
            </wp:positionH>
            <wp:positionV relativeFrom="paragraph">
              <wp:posOffset>55</wp:posOffset>
            </wp:positionV>
            <wp:extent cx="3237865" cy="3336290"/>
            <wp:effectExtent l="0" t="0" r="635" b="0"/>
            <wp:wrapTight wrapText="bothSides">
              <wp:wrapPolygon edited="0">
                <wp:start x="0" y="0"/>
                <wp:lineTo x="0" y="21460"/>
                <wp:lineTo x="21477" y="21460"/>
                <wp:lineTo x="2147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7865" cy="3336290"/>
                    </a:xfrm>
                    <a:prstGeom prst="rect">
                      <a:avLst/>
                    </a:prstGeom>
                    <a:noFill/>
                  </pic:spPr>
                </pic:pic>
              </a:graphicData>
            </a:graphic>
            <wp14:sizeRelH relativeFrom="page">
              <wp14:pctWidth>0</wp14:pctWidth>
            </wp14:sizeRelH>
            <wp14:sizeRelV relativeFrom="page">
              <wp14:pctHeight>0</wp14:pctHeight>
            </wp14:sizeRelV>
          </wp:anchor>
        </w:drawing>
      </w:r>
      <w:bookmarkStart w:id="695" w:name="_Toc3580927"/>
      <w:proofErr w:type="spellStart"/>
      <w:r w:rsidRPr="00342D61">
        <w:rPr>
          <w:lang w:val="en-GB"/>
        </w:rPr>
        <w:t>Bugyuo</w:t>
      </w:r>
      <w:proofErr w:type="spellEnd"/>
      <w:r w:rsidRPr="00342D61">
        <w:rPr>
          <w:lang w:val="en-GB"/>
        </w:rPr>
        <w:t xml:space="preserve"> Methodology</w:t>
      </w:r>
      <w:bookmarkEnd w:id="694"/>
      <w:bookmarkEnd w:id="695"/>
    </w:p>
    <w:p w14:paraId="3143DBAB" w14:textId="77777777" w:rsidR="00102A89" w:rsidRPr="00342D61" w:rsidRDefault="00102A89">
      <w:pPr>
        <w:pStyle w:val="Titre2"/>
        <w:jc w:val="both"/>
        <w:rPr>
          <w:lang w:val="en-GB"/>
        </w:rPr>
        <w:pPrChange w:id="696" w:author="Ned Johnson" w:date="2019-05-12T20:21:00Z">
          <w:pPr>
            <w:pStyle w:val="Titre3"/>
            <w:jc w:val="both"/>
          </w:pPr>
        </w:pPrChange>
      </w:pPr>
    </w:p>
    <w:p w14:paraId="134EFCFA" w14:textId="77777777" w:rsidR="00864161" w:rsidRPr="00342D61" w:rsidRDefault="00102A89" w:rsidP="00864161">
      <w:pPr>
        <w:pStyle w:val="Titre3"/>
        <w:jc w:val="both"/>
        <w:rPr>
          <w:lang w:val="en-GB"/>
        </w:rPr>
      </w:pPr>
      <w:bookmarkStart w:id="697" w:name="_Toc8726284"/>
      <w:r w:rsidRPr="00342D61">
        <w:rPr>
          <w:lang w:val="en-GB"/>
        </w:rPr>
        <w:t>Presentation</w:t>
      </w:r>
      <w:bookmarkEnd w:id="697"/>
    </w:p>
    <w:p w14:paraId="584BABBB" w14:textId="77777777" w:rsidR="00864161" w:rsidRPr="00342D61" w:rsidDel="004F6F43" w:rsidRDefault="00102A89" w:rsidP="00864161">
      <w:pPr>
        <w:jc w:val="both"/>
        <w:rPr>
          <w:del w:id="698" w:author="Ned Johnson" w:date="2019-05-12T20:21:00Z"/>
          <w:lang w:val="en-GB"/>
        </w:rPr>
      </w:pPr>
      <w:r w:rsidRPr="00342D61">
        <w:rPr>
          <w:lang w:val="en-GB"/>
        </w:rPr>
        <w:t>Security Methodology Project for Telecom Operators</w:t>
      </w:r>
    </w:p>
    <w:p w14:paraId="6A080584" w14:textId="77777777" w:rsidR="00864161" w:rsidRPr="00342D61" w:rsidRDefault="00864161" w:rsidP="00864161">
      <w:pPr>
        <w:jc w:val="both"/>
        <w:rPr>
          <w:lang w:val="en-GB"/>
        </w:rPr>
      </w:pPr>
    </w:p>
    <w:p w14:paraId="50C877F6" w14:textId="77777777" w:rsidR="00864161" w:rsidRPr="00342D61" w:rsidRDefault="00102A89" w:rsidP="00864161">
      <w:pPr>
        <w:jc w:val="both"/>
        <w:rPr>
          <w:lang w:val="en-GB"/>
        </w:rPr>
      </w:pPr>
      <w:r w:rsidRPr="00342D61">
        <w:rPr>
          <w:lang w:val="en-GB"/>
        </w:rPr>
        <w:t>The infrastructure is generated by metrics that generate evidence that serves to minimize the risks that give a level of confidence on countermeasures that minimize risk.</w:t>
      </w:r>
    </w:p>
    <w:p w14:paraId="35AEFE7F" w14:textId="77777777" w:rsidR="00864161" w:rsidRPr="00342D61" w:rsidRDefault="00864161" w:rsidP="00864161">
      <w:pPr>
        <w:jc w:val="both"/>
        <w:rPr>
          <w:lang w:val="en-GB"/>
        </w:rPr>
      </w:pPr>
    </w:p>
    <w:p w14:paraId="156617B8" w14:textId="6E212335" w:rsidR="00A80472" w:rsidRPr="00342D61" w:rsidDel="004F6F43" w:rsidRDefault="00A80472" w:rsidP="00864161">
      <w:pPr>
        <w:jc w:val="both"/>
        <w:rPr>
          <w:del w:id="699" w:author="Ned Johnson" w:date="2019-05-12T20:21:00Z"/>
          <w:lang w:val="en-GB"/>
        </w:rPr>
      </w:pPr>
      <w:r w:rsidRPr="00342D61">
        <w:rPr>
          <w:lang w:val="en-GB"/>
        </w:rPr>
        <w:t xml:space="preserve">See the modification annexe to see the </w:t>
      </w:r>
      <w:proofErr w:type="spellStart"/>
      <w:r w:rsidRPr="00342D61">
        <w:rPr>
          <w:lang w:val="en-GB"/>
        </w:rPr>
        <w:t>bugyo</w:t>
      </w:r>
      <w:proofErr w:type="spellEnd"/>
      <w:r w:rsidRPr="00342D61">
        <w:rPr>
          <w:lang w:val="en-GB"/>
        </w:rPr>
        <w:t xml:space="preserve"> </w:t>
      </w:r>
      <w:del w:id="700" w:author="herrmannfrancine@gmail.com" w:date="2019-05-10T13:39:00Z">
        <w:r w:rsidRPr="00342D61" w:rsidDel="0090701B">
          <w:rPr>
            <w:lang w:val="en-GB"/>
          </w:rPr>
          <w:delText>dendogramm</w:delText>
        </w:r>
      </w:del>
      <w:ins w:id="701" w:author="herrmannfrancine@gmail.com" w:date="2019-05-10T13:39:00Z">
        <w:r w:rsidR="0090701B" w:rsidRPr="00342D61">
          <w:rPr>
            <w:lang w:val="en-GB"/>
          </w:rPr>
          <w:t>dendrogram</w:t>
        </w:r>
      </w:ins>
      <w:r w:rsidRPr="00342D61">
        <w:rPr>
          <w:lang w:val="en-GB"/>
        </w:rPr>
        <w:t xml:space="preserve"> </w:t>
      </w:r>
      <w:r w:rsidR="00754E9E" w:rsidRPr="00342D61">
        <w:rPr>
          <w:lang w:val="en-GB"/>
        </w:rPr>
        <w:t xml:space="preserve">use for this </w:t>
      </w:r>
      <w:del w:id="702" w:author="herrmannfrancine@gmail.com" w:date="2019-05-10T13:39:00Z">
        <w:r w:rsidR="00754E9E" w:rsidRPr="00342D61" w:rsidDel="0090701B">
          <w:rPr>
            <w:lang w:val="en-GB"/>
          </w:rPr>
          <w:delText>taxinomy</w:delText>
        </w:r>
      </w:del>
      <w:ins w:id="703" w:author="herrmannfrancine@gmail.com" w:date="2019-05-10T13:39:00Z">
        <w:r w:rsidR="0090701B" w:rsidRPr="00342D61">
          <w:rPr>
            <w:lang w:val="en-GB"/>
          </w:rPr>
          <w:t>taxonomy</w:t>
        </w:r>
      </w:ins>
      <w:r w:rsidR="00754E9E" w:rsidRPr="00342D61">
        <w:rPr>
          <w:lang w:val="en-GB"/>
        </w:rPr>
        <w:t>.</w:t>
      </w:r>
    </w:p>
    <w:p w14:paraId="08A8AF8F" w14:textId="77777777" w:rsidR="00102A89" w:rsidRPr="00342D61" w:rsidRDefault="00102A89" w:rsidP="00864161">
      <w:pPr>
        <w:jc w:val="both"/>
        <w:rPr>
          <w:lang w:val="en-GB"/>
        </w:rPr>
      </w:pPr>
    </w:p>
    <w:p w14:paraId="4A63BFE4" w14:textId="77777777" w:rsidR="00102A89" w:rsidRPr="00342D61" w:rsidRDefault="00102A89" w:rsidP="00102A89">
      <w:pPr>
        <w:pStyle w:val="Titre3"/>
        <w:jc w:val="both"/>
        <w:rPr>
          <w:lang w:val="en-GB"/>
        </w:rPr>
      </w:pPr>
      <w:bookmarkStart w:id="704" w:name="_Toc8726285"/>
      <w:r w:rsidRPr="00342D61">
        <w:rPr>
          <w:lang w:val="en-GB"/>
        </w:rPr>
        <w:t>Main Advantages</w:t>
      </w:r>
      <w:bookmarkEnd w:id="704"/>
      <w:r w:rsidRPr="00342D61">
        <w:rPr>
          <w:lang w:val="en-GB"/>
        </w:rPr>
        <w:t xml:space="preserve"> </w:t>
      </w:r>
    </w:p>
    <w:p w14:paraId="6FC5577B" w14:textId="77777777" w:rsidR="00102A89" w:rsidRPr="00342D61" w:rsidRDefault="00102A89" w:rsidP="00102A89">
      <w:pPr>
        <w:pStyle w:val="Paragraphedeliste"/>
        <w:numPr>
          <w:ilvl w:val="0"/>
          <w:numId w:val="10"/>
        </w:numPr>
        <w:rPr>
          <w:lang w:val="en-GB"/>
        </w:rPr>
      </w:pPr>
      <w:r w:rsidRPr="00342D61">
        <w:rPr>
          <w:lang w:val="en-GB"/>
        </w:rPr>
        <w:t>Gives an interesting approach on the methodology of a security policy, security assurance and their different implementation and operation.</w:t>
      </w:r>
    </w:p>
    <w:p w14:paraId="00B9F8BB" w14:textId="77777777" w:rsidR="00102A89" w:rsidRPr="00342D61" w:rsidRDefault="00102A89" w:rsidP="00102A89">
      <w:pPr>
        <w:pStyle w:val="Paragraphedeliste"/>
        <w:numPr>
          <w:ilvl w:val="0"/>
          <w:numId w:val="7"/>
        </w:numPr>
        <w:spacing w:line="256" w:lineRule="auto"/>
        <w:jc w:val="both"/>
        <w:rPr>
          <w:lang w:val="en-GB"/>
        </w:rPr>
      </w:pPr>
      <w:r w:rsidRPr="00342D61">
        <w:rPr>
          <w:lang w:val="en-GB"/>
        </w:rPr>
        <w:t xml:space="preserve">Created with the collaboration of one of our security teachers who come from Luxembourg. </w:t>
      </w:r>
    </w:p>
    <w:p w14:paraId="7987D8E6" w14:textId="09927A63" w:rsidR="00864161" w:rsidRPr="00342D61" w:rsidRDefault="00102A89" w:rsidP="00102A89">
      <w:pPr>
        <w:pStyle w:val="Paragraphedeliste"/>
        <w:numPr>
          <w:ilvl w:val="0"/>
          <w:numId w:val="7"/>
        </w:numPr>
        <w:spacing w:line="256" w:lineRule="auto"/>
        <w:jc w:val="both"/>
        <w:rPr>
          <w:lang w:val="en-GB"/>
        </w:rPr>
      </w:pPr>
      <w:r w:rsidRPr="00342D61">
        <w:rPr>
          <w:lang w:val="en-GB"/>
        </w:rPr>
        <w:t>Parallel approach to common criteria and</w:t>
      </w:r>
      <w:r w:rsidR="00A80472" w:rsidRPr="00342D61">
        <w:rPr>
          <w:lang w:val="en-GB"/>
        </w:rPr>
        <w:t xml:space="preserve"> </w:t>
      </w:r>
      <w:del w:id="705" w:author="herrmannfrancine@gmail.com" w:date="2019-05-10T13:39:00Z">
        <w:r w:rsidR="00A80472" w:rsidRPr="00342D61" w:rsidDel="0090701B">
          <w:rPr>
            <w:lang w:val="en-GB"/>
          </w:rPr>
          <w:delText>deploy</w:delText>
        </w:r>
      </w:del>
      <w:ins w:id="706" w:author="herrmannfrancine@gmail.com" w:date="2019-05-10T13:39:00Z">
        <w:r w:rsidR="0090701B" w:rsidRPr="00342D61">
          <w:rPr>
            <w:lang w:val="en-GB"/>
          </w:rPr>
          <w:t>deploys</w:t>
        </w:r>
      </w:ins>
      <w:r w:rsidR="00A80472" w:rsidRPr="00342D61">
        <w:rPr>
          <w:lang w:val="en-GB"/>
        </w:rPr>
        <w:t xml:space="preserve"> an</w:t>
      </w:r>
      <w:r w:rsidRPr="00342D61">
        <w:rPr>
          <w:lang w:val="en-GB"/>
        </w:rPr>
        <w:t xml:space="preserve"> </w:t>
      </w:r>
      <w:r w:rsidR="00A80472" w:rsidRPr="00342D61">
        <w:rPr>
          <w:lang w:val="en-GB"/>
        </w:rPr>
        <w:t>interesting risks approach.</w:t>
      </w:r>
    </w:p>
    <w:p w14:paraId="6B98EDE2" w14:textId="77777777" w:rsidR="00102A89" w:rsidRPr="00342D61" w:rsidRDefault="00102A89" w:rsidP="00102A89">
      <w:pPr>
        <w:pStyle w:val="Paragraphedeliste"/>
        <w:spacing w:line="256" w:lineRule="auto"/>
        <w:jc w:val="both"/>
        <w:rPr>
          <w:lang w:val="en-GB"/>
        </w:rPr>
      </w:pPr>
    </w:p>
    <w:p w14:paraId="64EAE5EB" w14:textId="77777777" w:rsidR="00102A89" w:rsidRPr="00342D61" w:rsidRDefault="00102A89" w:rsidP="00102A89">
      <w:pPr>
        <w:pStyle w:val="Titre3"/>
        <w:jc w:val="both"/>
        <w:rPr>
          <w:lang w:val="en-GB"/>
        </w:rPr>
      </w:pPr>
      <w:bookmarkStart w:id="707" w:name="_Toc8726286"/>
      <w:r w:rsidRPr="00342D61">
        <w:rPr>
          <w:lang w:val="en-GB"/>
        </w:rPr>
        <w:t>Main Drawbacks</w:t>
      </w:r>
      <w:bookmarkEnd w:id="707"/>
      <w:r w:rsidRPr="00342D61">
        <w:rPr>
          <w:lang w:val="en-GB"/>
        </w:rPr>
        <w:t xml:space="preserve"> </w:t>
      </w:r>
    </w:p>
    <w:p w14:paraId="22835B17" w14:textId="77777777" w:rsidR="00102A89" w:rsidRPr="00342D61" w:rsidRDefault="00102A89" w:rsidP="00102A89">
      <w:pPr>
        <w:pStyle w:val="Paragraphedeliste"/>
        <w:numPr>
          <w:ilvl w:val="0"/>
          <w:numId w:val="8"/>
        </w:numPr>
        <w:spacing w:line="256" w:lineRule="auto"/>
        <w:jc w:val="both"/>
        <w:rPr>
          <w:lang w:val="en-GB"/>
        </w:rPr>
      </w:pPr>
      <w:r w:rsidRPr="00342D61">
        <w:rPr>
          <w:lang w:val="en-GB"/>
        </w:rPr>
        <w:t>Abstract concept which only give indications on how to proceed an engineer to securing a system</w:t>
      </w:r>
    </w:p>
    <w:p w14:paraId="244A385B" w14:textId="77777777" w:rsidR="00864161" w:rsidRPr="00342D61" w:rsidRDefault="00102A89" w:rsidP="00102A89">
      <w:pPr>
        <w:pStyle w:val="Paragraphedeliste"/>
        <w:numPr>
          <w:ilvl w:val="0"/>
          <w:numId w:val="8"/>
        </w:numPr>
        <w:spacing w:line="256" w:lineRule="auto"/>
        <w:jc w:val="both"/>
        <w:rPr>
          <w:lang w:val="en-GB"/>
        </w:rPr>
      </w:pPr>
      <w:r w:rsidRPr="00342D61">
        <w:rPr>
          <w:lang w:val="en-GB"/>
        </w:rPr>
        <w:t>The notions are very high in the methodological approach.</w:t>
      </w:r>
    </w:p>
    <w:p w14:paraId="4E60BAF9" w14:textId="37016150" w:rsidR="00A80472" w:rsidRPr="00342D61" w:rsidRDefault="00A80472" w:rsidP="00C91770">
      <w:pPr>
        <w:pStyle w:val="Paragraphedeliste"/>
        <w:numPr>
          <w:ilvl w:val="0"/>
          <w:numId w:val="8"/>
        </w:numPr>
        <w:spacing w:line="256" w:lineRule="auto"/>
        <w:jc w:val="both"/>
        <w:rPr>
          <w:lang w:val="en-GB"/>
        </w:rPr>
      </w:pPr>
      <w:bookmarkStart w:id="708" w:name="_Toc3580931"/>
      <w:r w:rsidRPr="00342D61">
        <w:rPr>
          <w:lang w:val="en-GB"/>
        </w:rPr>
        <w:t>Even though t</w:t>
      </w:r>
      <w:r w:rsidR="00C91770" w:rsidRPr="00342D61">
        <w:rPr>
          <w:lang w:val="en-GB"/>
        </w:rPr>
        <w:t>his representation is</w:t>
      </w:r>
      <w:r w:rsidRPr="00342D61">
        <w:rPr>
          <w:lang w:val="en-GB"/>
        </w:rPr>
        <w:t xml:space="preserve"> </w:t>
      </w:r>
      <w:del w:id="709" w:author="herrmannfrancine@gmail.com" w:date="2019-05-10T13:39:00Z">
        <w:r w:rsidRPr="00342D61" w:rsidDel="0090701B">
          <w:rPr>
            <w:lang w:val="en-GB"/>
          </w:rPr>
          <w:delText>powerfull</w:delText>
        </w:r>
      </w:del>
      <w:ins w:id="710" w:author="herrmannfrancine@gmail.com" w:date="2019-05-10T13:39:00Z">
        <w:r w:rsidR="0090701B" w:rsidRPr="00342D61">
          <w:rPr>
            <w:lang w:val="en-GB"/>
          </w:rPr>
          <w:t>powerful</w:t>
        </w:r>
      </w:ins>
      <w:r w:rsidRPr="00342D61">
        <w:rPr>
          <w:lang w:val="en-GB"/>
        </w:rPr>
        <w:t>, it is</w:t>
      </w:r>
      <w:r w:rsidR="00C91770" w:rsidRPr="00342D61">
        <w:rPr>
          <w:lang w:val="en-GB"/>
        </w:rPr>
        <w:t xml:space="preserve"> unknown to the general public</w:t>
      </w:r>
    </w:p>
    <w:p w14:paraId="6FF1B9F8" w14:textId="77777777" w:rsidR="00A80472" w:rsidRPr="00342D61" w:rsidRDefault="00A80472" w:rsidP="00A80472">
      <w:pPr>
        <w:pStyle w:val="Paragraphedeliste"/>
        <w:spacing w:line="256" w:lineRule="auto"/>
        <w:jc w:val="both"/>
        <w:rPr>
          <w:lang w:val="en-GB"/>
        </w:rPr>
      </w:pPr>
    </w:p>
    <w:p w14:paraId="2778654B" w14:textId="77777777" w:rsidR="00864161" w:rsidRPr="00342D61" w:rsidRDefault="00864161" w:rsidP="00A80472">
      <w:pPr>
        <w:pStyle w:val="Titre3"/>
        <w:rPr>
          <w:lang w:val="en-GB"/>
        </w:rPr>
      </w:pPr>
      <w:bookmarkStart w:id="711" w:name="_Toc8726287"/>
      <w:r w:rsidRPr="00342D61">
        <w:rPr>
          <w:lang w:val="en-GB"/>
        </w:rPr>
        <w:t>Conclusion</w:t>
      </w:r>
      <w:bookmarkEnd w:id="708"/>
      <w:bookmarkEnd w:id="711"/>
      <w:r w:rsidRPr="00342D61">
        <w:rPr>
          <w:lang w:val="en-GB"/>
        </w:rPr>
        <w:t> </w:t>
      </w:r>
    </w:p>
    <w:p w14:paraId="50D2AE02" w14:textId="345B313B" w:rsidR="00102A89" w:rsidRPr="00342D61" w:rsidRDefault="00102A89" w:rsidP="00864161">
      <w:pPr>
        <w:jc w:val="both"/>
        <w:rPr>
          <w:lang w:val="en-GB"/>
        </w:rPr>
      </w:pPr>
      <w:r w:rsidRPr="00342D61">
        <w:rPr>
          <w:lang w:val="en-GB"/>
        </w:rPr>
        <w:t xml:space="preserve">To better understand the needs of an ISS, this methodology can help us to see if an event </w:t>
      </w:r>
      <w:del w:id="712" w:author="herrmannfrancine@gmail.com" w:date="2019-05-10T13:39:00Z">
        <w:r w:rsidRPr="00342D61" w:rsidDel="0090701B">
          <w:rPr>
            <w:lang w:val="en-GB"/>
          </w:rPr>
          <w:delText>are</w:delText>
        </w:r>
      </w:del>
      <w:ins w:id="713" w:author="herrmannfrancine@gmail.com" w:date="2019-05-10T13:39:00Z">
        <w:r w:rsidR="0090701B" w:rsidRPr="00342D61">
          <w:rPr>
            <w:lang w:val="en-GB"/>
          </w:rPr>
          <w:t>is</w:t>
        </w:r>
      </w:ins>
      <w:r w:rsidRPr="00342D61">
        <w:rPr>
          <w:lang w:val="en-GB"/>
        </w:rPr>
        <w:t xml:space="preserve"> responding to its needs.</w:t>
      </w:r>
    </w:p>
    <w:p w14:paraId="3D6A72AB" w14:textId="1F3809FD" w:rsidR="00102A89" w:rsidRPr="00342D61" w:rsidRDefault="00102A89" w:rsidP="00864161">
      <w:pPr>
        <w:jc w:val="both"/>
        <w:rPr>
          <w:lang w:val="en-GB"/>
        </w:rPr>
      </w:pPr>
      <w:r w:rsidRPr="00342D61">
        <w:rPr>
          <w:lang w:val="en-GB"/>
        </w:rPr>
        <w:t xml:space="preserve">These is a </w:t>
      </w:r>
      <w:del w:id="714" w:author="herrmannfrancine@gmail.com" w:date="2019-05-10T13:39:00Z">
        <w:r w:rsidRPr="00342D61" w:rsidDel="0090701B">
          <w:rPr>
            <w:lang w:val="en-GB"/>
          </w:rPr>
          <w:delText>common criteria</w:delText>
        </w:r>
      </w:del>
      <w:ins w:id="715" w:author="herrmannfrancine@gmail.com" w:date="2019-05-10T13:39:00Z">
        <w:r w:rsidR="0090701B" w:rsidRPr="00342D61">
          <w:rPr>
            <w:lang w:val="en-GB"/>
          </w:rPr>
          <w:t>common criterion</w:t>
        </w:r>
      </w:ins>
      <w:r w:rsidRPr="00342D61">
        <w:rPr>
          <w:lang w:val="en-GB"/>
        </w:rPr>
        <w:t xml:space="preserve"> </w:t>
      </w:r>
      <w:del w:id="716" w:author="herrmannfrancine@gmail.com" w:date="2019-05-10T13:39:00Z">
        <w:r w:rsidRPr="00342D61" w:rsidDel="0090701B">
          <w:rPr>
            <w:lang w:val="en-GB"/>
          </w:rPr>
          <w:delText>approach,</w:delText>
        </w:r>
      </w:del>
      <w:ins w:id="717" w:author="herrmannfrancine@gmail.com" w:date="2019-05-10T13:39:00Z">
        <w:r w:rsidR="0090701B" w:rsidRPr="00342D61">
          <w:rPr>
            <w:lang w:val="en-GB"/>
          </w:rPr>
          <w:t>approach;</w:t>
        </w:r>
      </w:ins>
      <w:r w:rsidRPr="00342D61">
        <w:rPr>
          <w:lang w:val="en-GB"/>
        </w:rPr>
        <w:t xml:space="preserve"> these criteria have none really main methodology or program to applied them. </w:t>
      </w:r>
    </w:p>
    <w:p w14:paraId="37BDF233" w14:textId="28ECB32D" w:rsidR="00C91770" w:rsidRPr="00342D61" w:rsidRDefault="00102A89" w:rsidP="00864161">
      <w:pPr>
        <w:jc w:val="both"/>
        <w:rPr>
          <w:lang w:val="en-GB"/>
        </w:rPr>
      </w:pPr>
      <w:r w:rsidRPr="00342D61">
        <w:rPr>
          <w:lang w:val="en-GB"/>
        </w:rPr>
        <w:t xml:space="preserve">In that goal, a methodology like </w:t>
      </w:r>
      <w:proofErr w:type="spellStart"/>
      <w:r w:rsidRPr="00342D61">
        <w:rPr>
          <w:lang w:val="en-GB"/>
        </w:rPr>
        <w:t>bugyo</w:t>
      </w:r>
      <w:proofErr w:type="spellEnd"/>
      <w:r w:rsidRPr="00342D61">
        <w:rPr>
          <w:lang w:val="en-GB"/>
        </w:rPr>
        <w:t xml:space="preserve"> could be </w:t>
      </w:r>
      <w:del w:id="718" w:author="herrmannfrancine@gmail.com" w:date="2019-05-10T13:39:00Z">
        <w:r w:rsidRPr="00342D61" w:rsidDel="0090701B">
          <w:rPr>
            <w:lang w:val="en-GB"/>
          </w:rPr>
          <w:delText>usefull</w:delText>
        </w:r>
      </w:del>
      <w:ins w:id="719" w:author="herrmannfrancine@gmail.com" w:date="2019-05-10T13:39:00Z">
        <w:r w:rsidR="0090701B" w:rsidRPr="00342D61">
          <w:rPr>
            <w:lang w:val="en-GB"/>
          </w:rPr>
          <w:t>useful</w:t>
        </w:r>
      </w:ins>
      <w:r w:rsidRPr="00342D61">
        <w:rPr>
          <w:lang w:val="en-GB"/>
        </w:rPr>
        <w:t xml:space="preserve"> to check the advanced of these methodology in their enterprise</w:t>
      </w:r>
      <w:r w:rsidR="00C91770" w:rsidRPr="00342D61">
        <w:rPr>
          <w:lang w:val="en-GB"/>
        </w:rPr>
        <w:t xml:space="preserve">. Many security events could be marked to follow the proper application of these stuff, furthermore a sharing </w:t>
      </w:r>
      <w:del w:id="720" w:author="herrmannfrancine@gmail.com" w:date="2019-05-10T13:39:00Z">
        <w:r w:rsidR="00C91770" w:rsidRPr="00342D61" w:rsidDel="0090701B">
          <w:rPr>
            <w:lang w:val="en-GB"/>
          </w:rPr>
          <w:delText>plateform</w:delText>
        </w:r>
      </w:del>
      <w:ins w:id="721" w:author="herrmannfrancine@gmail.com" w:date="2019-05-10T13:39:00Z">
        <w:r w:rsidR="0090701B" w:rsidRPr="00342D61">
          <w:rPr>
            <w:lang w:val="en-GB"/>
          </w:rPr>
          <w:t>platform</w:t>
        </w:r>
      </w:ins>
      <w:r w:rsidR="00C91770" w:rsidRPr="00342D61">
        <w:rPr>
          <w:lang w:val="en-GB"/>
        </w:rPr>
        <w:t xml:space="preserve"> could be </w:t>
      </w:r>
      <w:del w:id="722" w:author="herrmannfrancine@gmail.com" w:date="2019-05-10T13:39:00Z">
        <w:r w:rsidR="00C91770" w:rsidRPr="00342D61" w:rsidDel="0090701B">
          <w:rPr>
            <w:lang w:val="en-GB"/>
          </w:rPr>
          <w:delText>usefull</w:delText>
        </w:r>
      </w:del>
      <w:ins w:id="723" w:author="herrmannfrancine@gmail.com" w:date="2019-05-10T13:39:00Z">
        <w:r w:rsidR="0090701B" w:rsidRPr="00342D61">
          <w:rPr>
            <w:lang w:val="en-GB"/>
          </w:rPr>
          <w:t>useful</w:t>
        </w:r>
      </w:ins>
      <w:r w:rsidR="00C91770" w:rsidRPr="00342D61">
        <w:rPr>
          <w:lang w:val="en-GB"/>
        </w:rPr>
        <w:t xml:space="preserve"> to see how properly manage it.</w:t>
      </w:r>
    </w:p>
    <w:p w14:paraId="0D014D78" w14:textId="77777777" w:rsidR="00102A89" w:rsidRPr="00342D61" w:rsidRDefault="00C91770" w:rsidP="00864161">
      <w:pPr>
        <w:jc w:val="both"/>
        <w:rPr>
          <w:lang w:val="en-GB"/>
        </w:rPr>
      </w:pPr>
      <w:r w:rsidRPr="00342D61">
        <w:rPr>
          <w:lang w:val="en-GB"/>
        </w:rPr>
        <w:t>The more the number of companies using it and sharing their ways of proceeding will increase,</w:t>
      </w:r>
      <w:r w:rsidRPr="00342D61">
        <w:rPr>
          <w:lang w:val="en-GB"/>
        </w:rPr>
        <w:br/>
        <w:t>the more it will be applied properly and understandable.</w:t>
      </w:r>
    </w:p>
    <w:p w14:paraId="0605BE41" w14:textId="77777777" w:rsidR="00A80472" w:rsidRPr="00342D61" w:rsidRDefault="00A80472" w:rsidP="00864161">
      <w:pPr>
        <w:jc w:val="both"/>
        <w:rPr>
          <w:lang w:val="en-GB"/>
        </w:rPr>
      </w:pPr>
    </w:p>
    <w:p w14:paraId="256065EF" w14:textId="27DB59C0" w:rsidR="00201D52" w:rsidRPr="00342D61" w:rsidRDefault="00864161" w:rsidP="00A80472">
      <w:pPr>
        <w:jc w:val="both"/>
        <w:rPr>
          <w:lang w:val="en-GB"/>
        </w:rPr>
      </w:pPr>
      <w:moveFromRangeStart w:id="724" w:author="Ned Johnson" w:date="2019-05-14T11:13:00Z" w:name="move8724842"/>
      <w:moveFrom w:id="725" w:author="Ned Johnson" w:date="2019-05-14T11:13:00Z">
        <w:r w:rsidRPr="00342D61" w:rsidDel="002417E4">
          <w:rPr>
            <w:lang w:val="en-GB"/>
          </w:rPr>
          <w:t>Source : Mr Djamel KHADRAOUI</w:t>
        </w:r>
        <w:r w:rsidR="00A80472" w:rsidRPr="00342D61" w:rsidDel="002417E4">
          <w:rPr>
            <w:lang w:val="en-GB"/>
          </w:rPr>
          <w:t xml:space="preserve"> </w:t>
        </w:r>
      </w:moveFrom>
      <w:moveFromRangeEnd w:id="724"/>
      <w:r w:rsidR="00A80472" w:rsidRPr="00342D61">
        <w:rPr>
          <w:lang w:val="en-GB"/>
        </w:rPr>
        <w:br w:type="page"/>
      </w:r>
    </w:p>
    <w:p w14:paraId="7E333CA4" w14:textId="00EC0993" w:rsidR="00BB65D8" w:rsidRPr="00342D61" w:rsidRDefault="00835154" w:rsidP="008422A1">
      <w:pPr>
        <w:pStyle w:val="Titre2"/>
        <w:rPr>
          <w:lang w:val="en-GB"/>
        </w:rPr>
      </w:pPr>
      <w:ins w:id="726" w:author="Ned Johnson" w:date="2019-05-14T08:56:00Z">
        <w:r w:rsidRPr="00342D61">
          <w:rPr>
            <w:lang w:val="en-GB"/>
          </w:rPr>
          <w:lastRenderedPageBreak/>
          <w:t xml:space="preserve"> </w:t>
        </w:r>
      </w:ins>
      <w:bookmarkStart w:id="727" w:name="_Toc8726288"/>
      <w:r w:rsidR="00BB65D8" w:rsidRPr="00342D61">
        <w:rPr>
          <w:lang w:val="en-GB"/>
        </w:rPr>
        <w:t xml:space="preserve">ERCOT Faceted </w:t>
      </w:r>
      <w:del w:id="728" w:author="herrmannfrancine@gmail.com" w:date="2019-05-10T13:40:00Z">
        <w:r w:rsidR="00BB65D8" w:rsidRPr="00342D61" w:rsidDel="0090701B">
          <w:rPr>
            <w:lang w:val="en-GB"/>
          </w:rPr>
          <w:delText>Classifaction</w:delText>
        </w:r>
      </w:del>
      <w:ins w:id="729" w:author="herrmannfrancine@gmail.com" w:date="2019-05-10T13:40:00Z">
        <w:r w:rsidR="0090701B" w:rsidRPr="00342D61">
          <w:rPr>
            <w:lang w:val="en-GB"/>
          </w:rPr>
          <w:t>Classification</w:t>
        </w:r>
      </w:ins>
      <w:bookmarkEnd w:id="727"/>
      <w:r w:rsidR="00BB65D8" w:rsidRPr="00342D61">
        <w:rPr>
          <w:lang w:val="en-GB"/>
        </w:rPr>
        <w:t xml:space="preserve"> </w:t>
      </w:r>
    </w:p>
    <w:tbl>
      <w:tblPr>
        <w:tblpPr w:leftFromText="141" w:rightFromText="141" w:vertAnchor="page" w:horzAnchor="margin" w:tblpY="2487"/>
        <w:tblW w:w="14193" w:type="dxa"/>
        <w:tblCellMar>
          <w:left w:w="70" w:type="dxa"/>
          <w:right w:w="70" w:type="dxa"/>
        </w:tblCellMar>
        <w:tblLook w:val="04A0" w:firstRow="1" w:lastRow="0" w:firstColumn="1" w:lastColumn="0" w:noHBand="0" w:noVBand="1"/>
        <w:tblPrChange w:id="730" w:author="Ned Johnson" w:date="2019-05-14T08:54:00Z">
          <w:tblPr>
            <w:tblW w:w="10845" w:type="dxa"/>
            <w:jc w:val="center"/>
            <w:tblCellMar>
              <w:left w:w="70" w:type="dxa"/>
              <w:right w:w="70" w:type="dxa"/>
            </w:tblCellMar>
            <w:tblLook w:val="04A0" w:firstRow="1" w:lastRow="0" w:firstColumn="1" w:lastColumn="0" w:noHBand="0" w:noVBand="1"/>
          </w:tblPr>
        </w:tblPrChange>
      </w:tblPr>
      <w:tblGrid>
        <w:gridCol w:w="1540"/>
        <w:gridCol w:w="2208"/>
        <w:gridCol w:w="2351"/>
        <w:gridCol w:w="1839"/>
        <w:gridCol w:w="3110"/>
        <w:gridCol w:w="1540"/>
        <w:gridCol w:w="1605"/>
        <w:tblGridChange w:id="731">
          <w:tblGrid>
            <w:gridCol w:w="1540"/>
            <w:gridCol w:w="2208"/>
            <w:gridCol w:w="2351"/>
            <w:gridCol w:w="1540"/>
            <w:gridCol w:w="2351"/>
            <w:gridCol w:w="1540"/>
            <w:gridCol w:w="1605"/>
          </w:tblGrid>
        </w:tblGridChange>
      </w:tblGrid>
      <w:tr w:rsidR="00567DF4" w:rsidRPr="001266F8" w:rsidDel="00835154" w14:paraId="57F859DD" w14:textId="60CC6780" w:rsidTr="00835154">
        <w:trPr>
          <w:trHeight w:val="675"/>
          <w:del w:id="732" w:author="Ned Johnson" w:date="2019-05-14T08:56:00Z"/>
          <w:trPrChange w:id="733" w:author="Ned Johnson" w:date="2019-05-14T08:54:00Z">
            <w:trPr>
              <w:trHeight w:val="675"/>
              <w:jc w:val="center"/>
            </w:trPr>
          </w:trPrChange>
        </w:trPr>
        <w:tc>
          <w:tcPr>
            <w:tcW w:w="1540" w:type="dxa"/>
            <w:tcBorders>
              <w:top w:val="nil"/>
              <w:left w:val="nil"/>
              <w:bottom w:val="nil"/>
              <w:right w:val="nil"/>
            </w:tcBorders>
            <w:shd w:val="clear" w:color="auto" w:fill="auto"/>
            <w:noWrap/>
            <w:vAlign w:val="center"/>
            <w:tcPrChange w:id="734" w:author="Ned Johnson" w:date="2019-05-14T08:54:00Z">
              <w:tcPr>
                <w:tcW w:w="1540" w:type="dxa"/>
                <w:tcBorders>
                  <w:top w:val="nil"/>
                  <w:left w:val="nil"/>
                  <w:bottom w:val="nil"/>
                  <w:right w:val="nil"/>
                </w:tcBorders>
                <w:shd w:val="clear" w:color="auto" w:fill="auto"/>
                <w:noWrap/>
                <w:vAlign w:val="center"/>
              </w:tcPr>
            </w:tcPrChange>
          </w:tcPr>
          <w:p w14:paraId="0EAA4FF9" w14:textId="04166CAA" w:rsidR="00567DF4" w:rsidRPr="004F6F43" w:rsidDel="00AE179A" w:rsidRDefault="00567DF4">
            <w:pPr>
              <w:spacing w:after="0" w:line="240" w:lineRule="auto"/>
              <w:rPr>
                <w:del w:id="735" w:author="Ned Johnson" w:date="2019-05-12T21:02:00Z"/>
                <w:rFonts w:ascii="Times New Roman" w:eastAsia="Times New Roman" w:hAnsi="Times New Roman" w:cs="Times New Roman"/>
                <w:sz w:val="20"/>
                <w:szCs w:val="24"/>
                <w:lang w:val="en-GB" w:eastAsia="fr-FR"/>
                <w:rPrChange w:id="736" w:author="Ned Johnson" w:date="2019-05-12T20:20:00Z">
                  <w:rPr>
                    <w:del w:id="737" w:author="Ned Johnson" w:date="2019-05-12T21:02:00Z"/>
                    <w:rFonts w:ascii="Times New Roman" w:eastAsia="Times New Roman" w:hAnsi="Times New Roman" w:cs="Times New Roman"/>
                    <w:sz w:val="24"/>
                    <w:szCs w:val="24"/>
                    <w:lang w:val="en-GB" w:eastAsia="fr-FR"/>
                  </w:rPr>
                </w:rPrChange>
              </w:rPr>
              <w:pPrChange w:id="738" w:author="Ned Johnson" w:date="2019-05-14T08:56:00Z">
                <w:pPr>
                  <w:framePr w:hSpace="141" w:wrap="around" w:vAnchor="page" w:hAnchor="margin" w:y="2487"/>
                  <w:spacing w:after="0" w:line="240" w:lineRule="auto"/>
                  <w:jc w:val="center"/>
                </w:pPr>
              </w:pPrChange>
            </w:pPr>
          </w:p>
          <w:p w14:paraId="36CAC89E" w14:textId="69E3AA95" w:rsidR="00034646" w:rsidRPr="004F6F43" w:rsidDel="00835154" w:rsidRDefault="00034646">
            <w:pPr>
              <w:spacing w:after="0" w:line="240" w:lineRule="auto"/>
              <w:rPr>
                <w:del w:id="739" w:author="Ned Johnson" w:date="2019-05-14T08:56:00Z"/>
                <w:rFonts w:ascii="Times New Roman" w:eastAsia="Times New Roman" w:hAnsi="Times New Roman" w:cs="Times New Roman"/>
                <w:sz w:val="20"/>
                <w:szCs w:val="24"/>
                <w:lang w:val="en-GB" w:eastAsia="fr-FR"/>
                <w:rPrChange w:id="740" w:author="Ned Johnson" w:date="2019-05-12T20:20:00Z">
                  <w:rPr>
                    <w:del w:id="741" w:author="Ned Johnson" w:date="2019-05-14T08:56:00Z"/>
                    <w:rFonts w:ascii="Times New Roman" w:eastAsia="Times New Roman" w:hAnsi="Times New Roman" w:cs="Times New Roman"/>
                    <w:sz w:val="24"/>
                    <w:szCs w:val="24"/>
                    <w:lang w:val="en-GB" w:eastAsia="fr-FR"/>
                  </w:rPr>
                </w:rPrChange>
              </w:rPr>
              <w:pPrChange w:id="742" w:author="Ned Johnson" w:date="2019-05-14T08:56:00Z">
                <w:pPr>
                  <w:framePr w:hSpace="141" w:wrap="around" w:vAnchor="page" w:hAnchor="margin" w:y="2487"/>
                  <w:spacing w:after="0" w:line="240" w:lineRule="auto"/>
                  <w:jc w:val="center"/>
                </w:pPr>
              </w:pPrChange>
            </w:pPr>
          </w:p>
        </w:tc>
        <w:tc>
          <w:tcPr>
            <w:tcW w:w="2208" w:type="dxa"/>
            <w:tcBorders>
              <w:top w:val="nil"/>
              <w:left w:val="nil"/>
              <w:bottom w:val="nil"/>
              <w:right w:val="nil"/>
            </w:tcBorders>
            <w:shd w:val="clear" w:color="auto" w:fill="auto"/>
            <w:noWrap/>
            <w:vAlign w:val="center"/>
            <w:tcPrChange w:id="743" w:author="Ned Johnson" w:date="2019-05-14T08:54:00Z">
              <w:tcPr>
                <w:tcW w:w="1540" w:type="dxa"/>
                <w:tcBorders>
                  <w:top w:val="nil"/>
                  <w:left w:val="nil"/>
                  <w:bottom w:val="nil"/>
                  <w:right w:val="nil"/>
                </w:tcBorders>
                <w:shd w:val="clear" w:color="auto" w:fill="auto"/>
                <w:noWrap/>
                <w:vAlign w:val="center"/>
              </w:tcPr>
            </w:tcPrChange>
          </w:tcPr>
          <w:p w14:paraId="1C7F21FA" w14:textId="5E140745" w:rsidR="00567DF4" w:rsidRPr="004F6F43" w:rsidDel="00835154" w:rsidRDefault="00567DF4" w:rsidP="00835154">
            <w:pPr>
              <w:spacing w:after="0" w:line="240" w:lineRule="auto"/>
              <w:jc w:val="center"/>
              <w:rPr>
                <w:del w:id="744" w:author="Ned Johnson" w:date="2019-05-14T08:56:00Z"/>
                <w:rFonts w:ascii="Times New Roman" w:eastAsia="Times New Roman" w:hAnsi="Times New Roman" w:cs="Times New Roman"/>
                <w:sz w:val="20"/>
                <w:szCs w:val="20"/>
                <w:lang w:val="en-GB" w:eastAsia="fr-FR"/>
              </w:rPr>
            </w:pPr>
          </w:p>
        </w:tc>
        <w:tc>
          <w:tcPr>
            <w:tcW w:w="2351" w:type="dxa"/>
            <w:tcBorders>
              <w:top w:val="nil"/>
              <w:left w:val="nil"/>
              <w:bottom w:val="nil"/>
              <w:right w:val="nil"/>
            </w:tcBorders>
            <w:shd w:val="clear" w:color="auto" w:fill="auto"/>
            <w:noWrap/>
            <w:vAlign w:val="center"/>
            <w:tcPrChange w:id="745" w:author="Ned Johnson" w:date="2019-05-14T08:54:00Z">
              <w:tcPr>
                <w:tcW w:w="1540" w:type="dxa"/>
                <w:tcBorders>
                  <w:top w:val="nil"/>
                  <w:left w:val="nil"/>
                  <w:bottom w:val="nil"/>
                  <w:right w:val="nil"/>
                </w:tcBorders>
                <w:shd w:val="clear" w:color="auto" w:fill="auto"/>
                <w:noWrap/>
                <w:vAlign w:val="center"/>
              </w:tcPr>
            </w:tcPrChange>
          </w:tcPr>
          <w:p w14:paraId="54473FB9" w14:textId="4167C68C" w:rsidR="00567DF4" w:rsidRPr="004F6F43" w:rsidDel="00835154" w:rsidRDefault="00567DF4" w:rsidP="00835154">
            <w:pPr>
              <w:spacing w:after="0" w:line="240" w:lineRule="auto"/>
              <w:jc w:val="center"/>
              <w:rPr>
                <w:del w:id="746" w:author="Ned Johnson" w:date="2019-05-14T08:56:00Z"/>
                <w:rFonts w:ascii="Times New Roman" w:eastAsia="Times New Roman" w:hAnsi="Times New Roman" w:cs="Times New Roman"/>
                <w:sz w:val="20"/>
                <w:szCs w:val="20"/>
                <w:lang w:val="en-GB" w:eastAsia="fr-FR"/>
              </w:rPr>
            </w:pPr>
          </w:p>
        </w:tc>
        <w:tc>
          <w:tcPr>
            <w:tcW w:w="1839" w:type="dxa"/>
            <w:tcBorders>
              <w:top w:val="nil"/>
              <w:left w:val="nil"/>
              <w:bottom w:val="nil"/>
              <w:right w:val="nil"/>
            </w:tcBorders>
            <w:shd w:val="clear" w:color="auto" w:fill="auto"/>
            <w:noWrap/>
            <w:vAlign w:val="center"/>
            <w:tcPrChange w:id="747" w:author="Ned Johnson" w:date="2019-05-14T08:54:00Z">
              <w:tcPr>
                <w:tcW w:w="1540" w:type="dxa"/>
                <w:tcBorders>
                  <w:top w:val="nil"/>
                  <w:left w:val="nil"/>
                  <w:bottom w:val="nil"/>
                  <w:right w:val="nil"/>
                </w:tcBorders>
                <w:shd w:val="clear" w:color="auto" w:fill="auto"/>
                <w:noWrap/>
                <w:vAlign w:val="center"/>
              </w:tcPr>
            </w:tcPrChange>
          </w:tcPr>
          <w:p w14:paraId="4C64761F" w14:textId="4538B297" w:rsidR="00567DF4" w:rsidRPr="004F6F43" w:rsidDel="00835154" w:rsidRDefault="00567DF4" w:rsidP="00835154">
            <w:pPr>
              <w:spacing w:after="0" w:line="240" w:lineRule="auto"/>
              <w:jc w:val="center"/>
              <w:rPr>
                <w:del w:id="748" w:author="Ned Johnson" w:date="2019-05-14T08:56:00Z"/>
                <w:rFonts w:ascii="Times New Roman" w:eastAsia="Times New Roman" w:hAnsi="Times New Roman" w:cs="Times New Roman"/>
                <w:sz w:val="20"/>
                <w:szCs w:val="20"/>
                <w:lang w:val="en-GB" w:eastAsia="fr-FR"/>
              </w:rPr>
            </w:pPr>
          </w:p>
        </w:tc>
        <w:tc>
          <w:tcPr>
            <w:tcW w:w="3110" w:type="dxa"/>
            <w:tcBorders>
              <w:top w:val="nil"/>
              <w:left w:val="nil"/>
              <w:bottom w:val="nil"/>
              <w:right w:val="nil"/>
            </w:tcBorders>
            <w:shd w:val="clear" w:color="auto" w:fill="auto"/>
            <w:noWrap/>
            <w:vAlign w:val="center"/>
            <w:hideMark/>
            <w:tcPrChange w:id="749" w:author="Ned Johnson" w:date="2019-05-14T08:54:00Z">
              <w:tcPr>
                <w:tcW w:w="1540" w:type="dxa"/>
                <w:tcBorders>
                  <w:top w:val="nil"/>
                  <w:left w:val="nil"/>
                  <w:bottom w:val="nil"/>
                  <w:right w:val="nil"/>
                </w:tcBorders>
                <w:shd w:val="clear" w:color="auto" w:fill="auto"/>
                <w:noWrap/>
                <w:vAlign w:val="center"/>
                <w:hideMark/>
              </w:tcPr>
            </w:tcPrChange>
          </w:tcPr>
          <w:p w14:paraId="45145BE7" w14:textId="2B281A81" w:rsidR="00567DF4" w:rsidRPr="004F6F43" w:rsidDel="00835154" w:rsidRDefault="00567DF4" w:rsidP="00835154">
            <w:pPr>
              <w:spacing w:after="0" w:line="240" w:lineRule="auto"/>
              <w:jc w:val="center"/>
              <w:rPr>
                <w:del w:id="750" w:author="Ned Johnson" w:date="2019-05-14T08:56:00Z"/>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center"/>
            <w:hideMark/>
            <w:tcPrChange w:id="751" w:author="Ned Johnson" w:date="2019-05-14T08:54:00Z">
              <w:tcPr>
                <w:tcW w:w="1540" w:type="dxa"/>
                <w:tcBorders>
                  <w:top w:val="nil"/>
                  <w:left w:val="nil"/>
                  <w:bottom w:val="nil"/>
                  <w:right w:val="nil"/>
                </w:tcBorders>
                <w:shd w:val="clear" w:color="auto" w:fill="auto"/>
                <w:noWrap/>
                <w:vAlign w:val="center"/>
                <w:hideMark/>
              </w:tcPr>
            </w:tcPrChange>
          </w:tcPr>
          <w:p w14:paraId="39168230" w14:textId="3C8DA3ED" w:rsidR="00567DF4" w:rsidRPr="004F6F43" w:rsidDel="00835154" w:rsidRDefault="00567DF4" w:rsidP="00835154">
            <w:pPr>
              <w:spacing w:after="0" w:line="240" w:lineRule="auto"/>
              <w:jc w:val="center"/>
              <w:rPr>
                <w:del w:id="752" w:author="Ned Johnson" w:date="2019-05-14T08:56:00Z"/>
                <w:rFonts w:ascii="Times New Roman" w:eastAsia="Times New Roman" w:hAnsi="Times New Roman" w:cs="Times New Roman"/>
                <w:sz w:val="20"/>
                <w:szCs w:val="20"/>
                <w:lang w:val="en-GB" w:eastAsia="fr-FR"/>
              </w:rPr>
            </w:pPr>
          </w:p>
        </w:tc>
        <w:tc>
          <w:tcPr>
            <w:tcW w:w="1605" w:type="dxa"/>
            <w:tcBorders>
              <w:top w:val="nil"/>
              <w:left w:val="nil"/>
              <w:bottom w:val="nil"/>
              <w:right w:val="nil"/>
            </w:tcBorders>
            <w:shd w:val="clear" w:color="auto" w:fill="auto"/>
            <w:noWrap/>
            <w:vAlign w:val="center"/>
            <w:hideMark/>
            <w:tcPrChange w:id="753" w:author="Ned Johnson" w:date="2019-05-14T08:54:00Z">
              <w:tcPr>
                <w:tcW w:w="1605" w:type="dxa"/>
                <w:tcBorders>
                  <w:top w:val="nil"/>
                  <w:left w:val="nil"/>
                  <w:bottom w:val="nil"/>
                  <w:right w:val="nil"/>
                </w:tcBorders>
                <w:shd w:val="clear" w:color="auto" w:fill="auto"/>
                <w:noWrap/>
                <w:vAlign w:val="center"/>
                <w:hideMark/>
              </w:tcPr>
            </w:tcPrChange>
          </w:tcPr>
          <w:p w14:paraId="2F8D3A0A" w14:textId="20D68581" w:rsidR="00567DF4" w:rsidRPr="00342D61" w:rsidDel="00835154" w:rsidRDefault="00567DF4" w:rsidP="00835154">
            <w:pPr>
              <w:spacing w:after="0" w:line="240" w:lineRule="auto"/>
              <w:jc w:val="center"/>
              <w:rPr>
                <w:del w:id="754" w:author="Ned Johnson" w:date="2019-05-14T08:56:00Z"/>
                <w:rFonts w:ascii="Times New Roman" w:eastAsia="Times New Roman" w:hAnsi="Times New Roman" w:cs="Times New Roman"/>
                <w:sz w:val="20"/>
                <w:szCs w:val="20"/>
                <w:lang w:val="en-GB" w:eastAsia="fr-FR"/>
              </w:rPr>
            </w:pPr>
          </w:p>
        </w:tc>
      </w:tr>
      <w:tr w:rsidR="00567DF4" w:rsidRPr="00342D61" w:rsidDel="00835154" w14:paraId="138B06D9" w14:textId="5565DB4C" w:rsidTr="00835154">
        <w:trPr>
          <w:trHeight w:val="675"/>
          <w:del w:id="755" w:author="Ned Johnson" w:date="2019-05-14T08:56:00Z"/>
          <w:trPrChange w:id="756" w:author="Ned Johnson" w:date="2019-05-14T08:54:00Z">
            <w:trPr>
              <w:trHeight w:val="675"/>
              <w:jc w:val="center"/>
            </w:trPr>
          </w:trPrChange>
        </w:trPr>
        <w:tc>
          <w:tcPr>
            <w:tcW w:w="15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Change w:id="757" w:author="Ned Johnson" w:date="2019-05-14T08:54:00Z">
              <w:tcPr>
                <w:tcW w:w="15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tcPrChange>
          </w:tcPr>
          <w:p w14:paraId="6D9C5105" w14:textId="1CAB77D6" w:rsidR="00567DF4" w:rsidRPr="004F6F43" w:rsidDel="00835154" w:rsidRDefault="00567DF4" w:rsidP="00835154">
            <w:pPr>
              <w:spacing w:after="0" w:line="240" w:lineRule="auto"/>
              <w:jc w:val="center"/>
              <w:rPr>
                <w:del w:id="758" w:author="Ned Johnson" w:date="2019-05-14T08:56:00Z"/>
                <w:rFonts w:ascii="Arial" w:eastAsia="Times New Roman" w:hAnsi="Arial" w:cs="Arial"/>
                <w:b/>
                <w:bCs/>
                <w:sz w:val="20"/>
                <w:szCs w:val="24"/>
                <w:lang w:val="en-GB" w:eastAsia="fr-FR"/>
                <w:rPrChange w:id="759" w:author="Ned Johnson" w:date="2019-05-12T20:20:00Z">
                  <w:rPr>
                    <w:del w:id="760" w:author="Ned Johnson" w:date="2019-05-14T08:56:00Z"/>
                    <w:rFonts w:ascii="Arial" w:eastAsia="Times New Roman" w:hAnsi="Arial" w:cs="Arial"/>
                    <w:b/>
                    <w:bCs/>
                    <w:sz w:val="24"/>
                    <w:szCs w:val="24"/>
                    <w:lang w:val="en-GB" w:eastAsia="fr-FR"/>
                  </w:rPr>
                </w:rPrChange>
              </w:rPr>
            </w:pPr>
            <w:del w:id="761" w:author="Ned Johnson" w:date="2019-05-14T08:56:00Z">
              <w:r w:rsidRPr="004F6F43" w:rsidDel="00835154">
                <w:rPr>
                  <w:rFonts w:ascii="Arial" w:eastAsia="Times New Roman" w:hAnsi="Arial" w:cs="Arial"/>
                  <w:b/>
                  <w:bCs/>
                  <w:sz w:val="20"/>
                  <w:szCs w:val="24"/>
                  <w:lang w:val="en-GB" w:eastAsia="fr-FR"/>
                  <w:rPrChange w:id="762" w:author="Ned Johnson" w:date="2019-05-12T20:20:00Z">
                    <w:rPr>
                      <w:rFonts w:ascii="Arial" w:eastAsia="Times New Roman" w:hAnsi="Arial" w:cs="Arial"/>
                      <w:b/>
                      <w:bCs/>
                      <w:sz w:val="24"/>
                      <w:szCs w:val="24"/>
                      <w:lang w:val="en-GB" w:eastAsia="fr-FR"/>
                    </w:rPr>
                  </w:rPrChange>
                </w:rPr>
                <w:delText>Function</w:delText>
              </w:r>
            </w:del>
          </w:p>
        </w:tc>
        <w:tc>
          <w:tcPr>
            <w:tcW w:w="2208" w:type="dxa"/>
            <w:tcBorders>
              <w:top w:val="single" w:sz="4" w:space="0" w:color="000000"/>
              <w:left w:val="nil"/>
              <w:bottom w:val="single" w:sz="4" w:space="0" w:color="000000"/>
              <w:right w:val="single" w:sz="4" w:space="0" w:color="000000"/>
            </w:tcBorders>
            <w:shd w:val="clear" w:color="auto" w:fill="auto"/>
            <w:noWrap/>
            <w:vAlign w:val="center"/>
            <w:hideMark/>
            <w:tcPrChange w:id="763" w:author="Ned Johnson" w:date="2019-05-14T08:54: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20DD0F93" w14:textId="79211A84" w:rsidR="00567DF4" w:rsidRPr="004F6F43" w:rsidDel="00835154" w:rsidRDefault="00567DF4" w:rsidP="00835154">
            <w:pPr>
              <w:spacing w:after="0" w:line="240" w:lineRule="auto"/>
              <w:jc w:val="center"/>
              <w:rPr>
                <w:del w:id="764" w:author="Ned Johnson" w:date="2019-05-14T08:56:00Z"/>
                <w:rFonts w:ascii="Arial" w:eastAsia="Times New Roman" w:hAnsi="Arial" w:cs="Arial"/>
                <w:b/>
                <w:bCs/>
                <w:sz w:val="20"/>
                <w:szCs w:val="24"/>
                <w:lang w:val="en-GB" w:eastAsia="fr-FR"/>
                <w:rPrChange w:id="765" w:author="Ned Johnson" w:date="2019-05-12T20:20:00Z">
                  <w:rPr>
                    <w:del w:id="766" w:author="Ned Johnson" w:date="2019-05-14T08:56:00Z"/>
                    <w:rFonts w:ascii="Arial" w:eastAsia="Times New Roman" w:hAnsi="Arial" w:cs="Arial"/>
                    <w:b/>
                    <w:bCs/>
                    <w:sz w:val="24"/>
                    <w:szCs w:val="24"/>
                    <w:lang w:val="en-GB" w:eastAsia="fr-FR"/>
                  </w:rPr>
                </w:rPrChange>
              </w:rPr>
            </w:pPr>
            <w:del w:id="767" w:author="Ned Johnson" w:date="2019-05-14T08:56:00Z">
              <w:r w:rsidRPr="004F6F43" w:rsidDel="00835154">
                <w:rPr>
                  <w:rFonts w:ascii="Arial" w:eastAsia="Times New Roman" w:hAnsi="Arial" w:cs="Arial"/>
                  <w:b/>
                  <w:bCs/>
                  <w:sz w:val="20"/>
                  <w:szCs w:val="24"/>
                  <w:lang w:val="en-GB" w:eastAsia="fr-FR"/>
                  <w:rPrChange w:id="768" w:author="Ned Johnson" w:date="2019-05-12T20:20:00Z">
                    <w:rPr>
                      <w:rFonts w:ascii="Arial" w:eastAsia="Times New Roman" w:hAnsi="Arial" w:cs="Arial"/>
                      <w:b/>
                      <w:bCs/>
                      <w:sz w:val="24"/>
                      <w:szCs w:val="24"/>
                      <w:lang w:val="en-GB" w:eastAsia="fr-FR"/>
                    </w:rPr>
                  </w:rPrChange>
                </w:rPr>
                <w:delText>Activity</w:delText>
              </w:r>
            </w:del>
          </w:p>
        </w:tc>
        <w:tc>
          <w:tcPr>
            <w:tcW w:w="2351" w:type="dxa"/>
            <w:tcBorders>
              <w:top w:val="single" w:sz="4" w:space="0" w:color="000000"/>
              <w:left w:val="nil"/>
              <w:bottom w:val="single" w:sz="4" w:space="0" w:color="000000"/>
              <w:right w:val="single" w:sz="4" w:space="0" w:color="000000"/>
            </w:tcBorders>
            <w:shd w:val="clear" w:color="auto" w:fill="auto"/>
            <w:noWrap/>
            <w:vAlign w:val="center"/>
            <w:hideMark/>
            <w:tcPrChange w:id="769" w:author="Ned Johnson" w:date="2019-05-14T08:54: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5BAB3D76" w14:textId="060328A0" w:rsidR="00567DF4" w:rsidRPr="004F6F43" w:rsidDel="00835154" w:rsidRDefault="00567DF4" w:rsidP="00835154">
            <w:pPr>
              <w:spacing w:after="0" w:line="240" w:lineRule="auto"/>
              <w:jc w:val="center"/>
              <w:rPr>
                <w:del w:id="770" w:author="Ned Johnson" w:date="2019-05-14T08:56:00Z"/>
                <w:rFonts w:ascii="Arial" w:eastAsia="Times New Roman" w:hAnsi="Arial" w:cs="Arial"/>
                <w:b/>
                <w:bCs/>
                <w:sz w:val="20"/>
                <w:szCs w:val="24"/>
                <w:lang w:val="en-GB" w:eastAsia="fr-FR"/>
                <w:rPrChange w:id="771" w:author="Ned Johnson" w:date="2019-05-12T20:20:00Z">
                  <w:rPr>
                    <w:del w:id="772" w:author="Ned Johnson" w:date="2019-05-14T08:56:00Z"/>
                    <w:rFonts w:ascii="Arial" w:eastAsia="Times New Roman" w:hAnsi="Arial" w:cs="Arial"/>
                    <w:b/>
                    <w:bCs/>
                    <w:sz w:val="24"/>
                    <w:szCs w:val="24"/>
                    <w:lang w:val="en-GB" w:eastAsia="fr-FR"/>
                  </w:rPr>
                </w:rPrChange>
              </w:rPr>
            </w:pPr>
            <w:del w:id="773" w:author="Ned Johnson" w:date="2019-05-14T08:56:00Z">
              <w:r w:rsidRPr="004F6F43" w:rsidDel="00835154">
                <w:rPr>
                  <w:rFonts w:ascii="Arial" w:eastAsia="Times New Roman" w:hAnsi="Arial" w:cs="Arial"/>
                  <w:b/>
                  <w:bCs/>
                  <w:sz w:val="20"/>
                  <w:szCs w:val="24"/>
                  <w:lang w:val="en-GB" w:eastAsia="fr-FR"/>
                  <w:rPrChange w:id="774" w:author="Ned Johnson" w:date="2019-05-12T20:20:00Z">
                    <w:rPr>
                      <w:rFonts w:ascii="Arial" w:eastAsia="Times New Roman" w:hAnsi="Arial" w:cs="Arial"/>
                      <w:b/>
                      <w:bCs/>
                      <w:sz w:val="24"/>
                      <w:szCs w:val="24"/>
                      <w:lang w:val="en-GB" w:eastAsia="fr-FR"/>
                    </w:rPr>
                  </w:rPrChange>
                </w:rPr>
                <w:delText>Type</w:delText>
              </w:r>
            </w:del>
          </w:p>
        </w:tc>
        <w:tc>
          <w:tcPr>
            <w:tcW w:w="1839" w:type="dxa"/>
            <w:tcBorders>
              <w:top w:val="single" w:sz="4" w:space="0" w:color="000000"/>
              <w:left w:val="nil"/>
              <w:bottom w:val="single" w:sz="4" w:space="0" w:color="000000"/>
              <w:right w:val="single" w:sz="4" w:space="0" w:color="000000"/>
            </w:tcBorders>
            <w:shd w:val="clear" w:color="auto" w:fill="auto"/>
            <w:noWrap/>
            <w:vAlign w:val="center"/>
            <w:hideMark/>
            <w:tcPrChange w:id="775" w:author="Ned Johnson" w:date="2019-05-14T08:54: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5361C782" w14:textId="423A408A" w:rsidR="00567DF4" w:rsidRPr="004F6F43" w:rsidDel="00835154" w:rsidRDefault="00567DF4" w:rsidP="00835154">
            <w:pPr>
              <w:spacing w:after="0" w:line="240" w:lineRule="auto"/>
              <w:jc w:val="center"/>
              <w:rPr>
                <w:del w:id="776" w:author="Ned Johnson" w:date="2019-05-14T08:56:00Z"/>
                <w:rFonts w:ascii="Arial" w:eastAsia="Times New Roman" w:hAnsi="Arial" w:cs="Arial"/>
                <w:b/>
                <w:bCs/>
                <w:sz w:val="20"/>
                <w:szCs w:val="24"/>
                <w:lang w:val="en-GB" w:eastAsia="fr-FR"/>
                <w:rPrChange w:id="777" w:author="Ned Johnson" w:date="2019-05-12T20:20:00Z">
                  <w:rPr>
                    <w:del w:id="778" w:author="Ned Johnson" w:date="2019-05-14T08:56:00Z"/>
                    <w:rFonts w:ascii="Arial" w:eastAsia="Times New Roman" w:hAnsi="Arial" w:cs="Arial"/>
                    <w:b/>
                    <w:bCs/>
                    <w:sz w:val="24"/>
                    <w:szCs w:val="24"/>
                    <w:lang w:val="en-GB" w:eastAsia="fr-FR"/>
                  </w:rPr>
                </w:rPrChange>
              </w:rPr>
            </w:pPr>
            <w:del w:id="779" w:author="Ned Johnson" w:date="2019-05-14T08:56:00Z">
              <w:r w:rsidRPr="004F6F43" w:rsidDel="00835154">
                <w:rPr>
                  <w:rFonts w:ascii="Arial" w:eastAsia="Times New Roman" w:hAnsi="Arial" w:cs="Arial"/>
                  <w:b/>
                  <w:bCs/>
                  <w:sz w:val="20"/>
                  <w:szCs w:val="24"/>
                  <w:lang w:val="en-GB" w:eastAsia="fr-FR"/>
                  <w:rPrChange w:id="780" w:author="Ned Johnson" w:date="2019-05-12T20:20:00Z">
                    <w:rPr>
                      <w:rFonts w:ascii="Arial" w:eastAsia="Times New Roman" w:hAnsi="Arial" w:cs="Arial"/>
                      <w:b/>
                      <w:bCs/>
                      <w:sz w:val="24"/>
                      <w:szCs w:val="24"/>
                      <w:lang w:val="en-GB" w:eastAsia="fr-FR"/>
                    </w:rPr>
                  </w:rPrChange>
                </w:rPr>
                <w:delText>Entity Type</w:delText>
              </w:r>
            </w:del>
          </w:p>
        </w:tc>
        <w:tc>
          <w:tcPr>
            <w:tcW w:w="3110" w:type="dxa"/>
            <w:tcBorders>
              <w:top w:val="single" w:sz="4" w:space="0" w:color="000000"/>
              <w:left w:val="nil"/>
              <w:bottom w:val="single" w:sz="4" w:space="0" w:color="000000"/>
              <w:right w:val="single" w:sz="4" w:space="0" w:color="000000"/>
            </w:tcBorders>
            <w:shd w:val="clear" w:color="auto" w:fill="auto"/>
            <w:noWrap/>
            <w:vAlign w:val="center"/>
            <w:hideMark/>
            <w:tcPrChange w:id="781" w:author="Ned Johnson" w:date="2019-05-14T08:54: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692FB8CA" w14:textId="4FCAD3BC" w:rsidR="00567DF4" w:rsidRPr="004F6F43" w:rsidDel="00835154" w:rsidRDefault="00567DF4" w:rsidP="00835154">
            <w:pPr>
              <w:spacing w:after="0" w:line="240" w:lineRule="auto"/>
              <w:jc w:val="center"/>
              <w:rPr>
                <w:del w:id="782" w:author="Ned Johnson" w:date="2019-05-14T08:56:00Z"/>
                <w:rFonts w:ascii="Arial" w:eastAsia="Times New Roman" w:hAnsi="Arial" w:cs="Arial"/>
                <w:b/>
                <w:bCs/>
                <w:sz w:val="20"/>
                <w:szCs w:val="24"/>
                <w:lang w:val="en-GB" w:eastAsia="fr-FR"/>
                <w:rPrChange w:id="783" w:author="Ned Johnson" w:date="2019-05-12T20:20:00Z">
                  <w:rPr>
                    <w:del w:id="784" w:author="Ned Johnson" w:date="2019-05-14T08:56:00Z"/>
                    <w:rFonts w:ascii="Arial" w:eastAsia="Times New Roman" w:hAnsi="Arial" w:cs="Arial"/>
                    <w:b/>
                    <w:bCs/>
                    <w:sz w:val="24"/>
                    <w:szCs w:val="24"/>
                    <w:lang w:val="en-GB" w:eastAsia="fr-FR"/>
                  </w:rPr>
                </w:rPrChange>
              </w:rPr>
            </w:pPr>
            <w:del w:id="785" w:author="Ned Johnson" w:date="2019-05-14T08:56:00Z">
              <w:r w:rsidRPr="004F6F43" w:rsidDel="00835154">
                <w:rPr>
                  <w:rFonts w:ascii="Arial" w:eastAsia="Times New Roman" w:hAnsi="Arial" w:cs="Arial"/>
                  <w:b/>
                  <w:bCs/>
                  <w:sz w:val="20"/>
                  <w:szCs w:val="24"/>
                  <w:lang w:val="en-GB" w:eastAsia="fr-FR"/>
                  <w:rPrChange w:id="786" w:author="Ned Johnson" w:date="2019-05-12T20:20:00Z">
                    <w:rPr>
                      <w:rFonts w:ascii="Arial" w:eastAsia="Times New Roman" w:hAnsi="Arial" w:cs="Arial"/>
                      <w:b/>
                      <w:bCs/>
                      <w:sz w:val="24"/>
                      <w:szCs w:val="24"/>
                      <w:lang w:val="en-GB" w:eastAsia="fr-FR"/>
                    </w:rPr>
                  </w:rPrChange>
                </w:rPr>
                <w:delText>Entity</w:delText>
              </w:r>
            </w:del>
          </w:p>
        </w:tc>
        <w:tc>
          <w:tcPr>
            <w:tcW w:w="1540" w:type="dxa"/>
            <w:tcBorders>
              <w:top w:val="single" w:sz="4" w:space="0" w:color="000000"/>
              <w:left w:val="nil"/>
              <w:bottom w:val="single" w:sz="4" w:space="0" w:color="000000"/>
              <w:right w:val="single" w:sz="4" w:space="0" w:color="000000"/>
            </w:tcBorders>
            <w:shd w:val="clear" w:color="auto" w:fill="auto"/>
            <w:noWrap/>
            <w:vAlign w:val="center"/>
            <w:hideMark/>
            <w:tcPrChange w:id="787" w:author="Ned Johnson" w:date="2019-05-14T08:54: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66D1132B" w14:textId="3329B8D3" w:rsidR="00567DF4" w:rsidRPr="004F6F43" w:rsidDel="00835154" w:rsidRDefault="00567DF4" w:rsidP="00835154">
            <w:pPr>
              <w:spacing w:after="0" w:line="240" w:lineRule="auto"/>
              <w:jc w:val="center"/>
              <w:rPr>
                <w:del w:id="788" w:author="Ned Johnson" w:date="2019-05-14T08:56:00Z"/>
                <w:rFonts w:ascii="Arial" w:eastAsia="Times New Roman" w:hAnsi="Arial" w:cs="Arial"/>
                <w:b/>
                <w:bCs/>
                <w:sz w:val="20"/>
                <w:szCs w:val="24"/>
                <w:lang w:val="en-GB" w:eastAsia="fr-FR"/>
                <w:rPrChange w:id="789" w:author="Ned Johnson" w:date="2019-05-12T20:20:00Z">
                  <w:rPr>
                    <w:del w:id="790" w:author="Ned Johnson" w:date="2019-05-14T08:56:00Z"/>
                    <w:rFonts w:ascii="Arial" w:eastAsia="Times New Roman" w:hAnsi="Arial" w:cs="Arial"/>
                    <w:b/>
                    <w:bCs/>
                    <w:sz w:val="24"/>
                    <w:szCs w:val="24"/>
                    <w:lang w:val="en-GB" w:eastAsia="fr-FR"/>
                  </w:rPr>
                </w:rPrChange>
              </w:rPr>
            </w:pPr>
            <w:del w:id="791" w:author="Ned Johnson" w:date="2019-05-14T08:56:00Z">
              <w:r w:rsidRPr="004F6F43" w:rsidDel="00835154">
                <w:rPr>
                  <w:rFonts w:ascii="Arial" w:eastAsia="Times New Roman" w:hAnsi="Arial" w:cs="Arial"/>
                  <w:b/>
                  <w:bCs/>
                  <w:sz w:val="20"/>
                  <w:szCs w:val="24"/>
                  <w:lang w:val="en-GB" w:eastAsia="fr-FR"/>
                  <w:rPrChange w:id="792" w:author="Ned Johnson" w:date="2019-05-12T20:20:00Z">
                    <w:rPr>
                      <w:rFonts w:ascii="Arial" w:eastAsia="Times New Roman" w:hAnsi="Arial" w:cs="Arial"/>
                      <w:b/>
                      <w:bCs/>
                      <w:sz w:val="24"/>
                      <w:szCs w:val="24"/>
                      <w:lang w:val="en-GB" w:eastAsia="fr-FR"/>
                    </w:rPr>
                  </w:rPrChange>
                </w:rPr>
                <w:delText>Rule Type</w:delText>
              </w:r>
            </w:del>
          </w:p>
        </w:tc>
        <w:tc>
          <w:tcPr>
            <w:tcW w:w="1605" w:type="dxa"/>
            <w:tcBorders>
              <w:top w:val="single" w:sz="4" w:space="0" w:color="000000"/>
              <w:left w:val="nil"/>
              <w:bottom w:val="single" w:sz="4" w:space="0" w:color="000000"/>
              <w:right w:val="single" w:sz="4" w:space="0" w:color="000000"/>
            </w:tcBorders>
            <w:shd w:val="clear" w:color="auto" w:fill="auto"/>
            <w:noWrap/>
            <w:vAlign w:val="center"/>
            <w:hideMark/>
            <w:tcPrChange w:id="793" w:author="Ned Johnson" w:date="2019-05-14T08:54:00Z">
              <w:tcPr>
                <w:tcW w:w="1605"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7DD94723" w14:textId="62A45536" w:rsidR="00567DF4" w:rsidRPr="00342D61" w:rsidDel="00835154" w:rsidRDefault="00567DF4" w:rsidP="00835154">
            <w:pPr>
              <w:spacing w:after="0" w:line="240" w:lineRule="auto"/>
              <w:jc w:val="center"/>
              <w:rPr>
                <w:del w:id="794" w:author="Ned Johnson" w:date="2019-05-14T08:56:00Z"/>
                <w:rFonts w:ascii="Arial" w:eastAsia="Times New Roman" w:hAnsi="Arial" w:cs="Arial"/>
                <w:b/>
                <w:bCs/>
                <w:sz w:val="24"/>
                <w:szCs w:val="24"/>
                <w:lang w:val="en-GB" w:eastAsia="fr-FR"/>
              </w:rPr>
            </w:pPr>
            <w:del w:id="795" w:author="Ned Johnson" w:date="2019-05-14T08:56:00Z">
              <w:r w:rsidRPr="00342D61" w:rsidDel="00835154">
                <w:rPr>
                  <w:rFonts w:ascii="Arial" w:eastAsia="Times New Roman" w:hAnsi="Arial" w:cs="Arial"/>
                  <w:b/>
                  <w:bCs/>
                  <w:sz w:val="24"/>
                  <w:szCs w:val="24"/>
                  <w:lang w:val="en-GB" w:eastAsia="fr-FR"/>
                </w:rPr>
                <w:delText>System Name</w:delText>
              </w:r>
            </w:del>
          </w:p>
        </w:tc>
      </w:tr>
      <w:tr w:rsidR="00567DF4" w:rsidRPr="00342D61" w:rsidDel="00835154" w14:paraId="1FD19519" w14:textId="4A2498B3" w:rsidTr="00835154">
        <w:trPr>
          <w:trHeight w:val="750"/>
          <w:del w:id="796" w:author="Ned Johnson" w:date="2019-05-14T08:56:00Z"/>
          <w:trPrChange w:id="797" w:author="Ned Johnson" w:date="2019-05-14T08:54:00Z">
            <w:trPr>
              <w:trHeight w:val="750"/>
              <w:jc w:val="center"/>
            </w:trPr>
          </w:trPrChange>
        </w:trPr>
        <w:tc>
          <w:tcPr>
            <w:tcW w:w="1540" w:type="dxa"/>
            <w:tcBorders>
              <w:top w:val="nil"/>
              <w:left w:val="single" w:sz="4" w:space="0" w:color="000000"/>
              <w:bottom w:val="single" w:sz="4" w:space="0" w:color="000000"/>
              <w:right w:val="single" w:sz="4" w:space="0" w:color="000000"/>
            </w:tcBorders>
            <w:shd w:val="clear" w:color="auto" w:fill="auto"/>
            <w:vAlign w:val="center"/>
            <w:hideMark/>
            <w:tcPrChange w:id="798" w:author="Ned Johnson" w:date="2019-05-14T08:54:00Z">
              <w:tcPr>
                <w:tcW w:w="1540" w:type="dxa"/>
                <w:tcBorders>
                  <w:top w:val="nil"/>
                  <w:left w:val="single" w:sz="4" w:space="0" w:color="000000"/>
                  <w:bottom w:val="single" w:sz="4" w:space="0" w:color="000000"/>
                  <w:right w:val="single" w:sz="4" w:space="0" w:color="000000"/>
                </w:tcBorders>
                <w:shd w:val="clear" w:color="auto" w:fill="auto"/>
                <w:vAlign w:val="center"/>
                <w:hideMark/>
              </w:tcPr>
            </w:tcPrChange>
          </w:tcPr>
          <w:p w14:paraId="5792737E" w14:textId="3F9AD4EA" w:rsidR="00567DF4" w:rsidRPr="004F6F43" w:rsidDel="00835154" w:rsidRDefault="00567DF4" w:rsidP="00835154">
            <w:pPr>
              <w:spacing w:after="0" w:line="240" w:lineRule="auto"/>
              <w:jc w:val="center"/>
              <w:rPr>
                <w:del w:id="799" w:author="Ned Johnson" w:date="2019-05-14T08:56:00Z"/>
                <w:rFonts w:ascii="Arial" w:eastAsia="Times New Roman" w:hAnsi="Arial" w:cs="Arial"/>
                <w:sz w:val="20"/>
                <w:szCs w:val="20"/>
                <w:lang w:val="en-GB" w:eastAsia="fr-FR"/>
              </w:rPr>
            </w:pPr>
            <w:del w:id="800" w:author="Ned Johnson" w:date="2019-05-14T08:56:00Z">
              <w:r w:rsidRPr="004F6F43" w:rsidDel="00835154">
                <w:rPr>
                  <w:rFonts w:ascii="Arial" w:eastAsia="Times New Roman" w:hAnsi="Arial" w:cs="Arial"/>
                  <w:sz w:val="20"/>
                  <w:szCs w:val="20"/>
                  <w:lang w:val="en-GB" w:eastAsia="fr-FR"/>
                </w:rPr>
                <w:delText>Market Participation</w:delText>
              </w:r>
            </w:del>
          </w:p>
        </w:tc>
        <w:tc>
          <w:tcPr>
            <w:tcW w:w="2208" w:type="dxa"/>
            <w:tcBorders>
              <w:top w:val="nil"/>
              <w:left w:val="nil"/>
              <w:bottom w:val="single" w:sz="4" w:space="0" w:color="000000"/>
              <w:right w:val="single" w:sz="4" w:space="0" w:color="000000"/>
            </w:tcBorders>
            <w:shd w:val="clear" w:color="auto" w:fill="auto"/>
            <w:vAlign w:val="center"/>
            <w:hideMark/>
            <w:tcPrChange w:id="801"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28659F9D" w14:textId="5F6578C2" w:rsidR="00567DF4" w:rsidRPr="004F6F43" w:rsidDel="00835154" w:rsidRDefault="00567DF4" w:rsidP="00835154">
            <w:pPr>
              <w:spacing w:after="0" w:line="240" w:lineRule="auto"/>
              <w:jc w:val="center"/>
              <w:rPr>
                <w:del w:id="802" w:author="Ned Johnson" w:date="2019-05-14T08:56:00Z"/>
                <w:rFonts w:ascii="Arial" w:eastAsia="Times New Roman" w:hAnsi="Arial" w:cs="Arial"/>
                <w:sz w:val="20"/>
                <w:szCs w:val="20"/>
                <w:lang w:val="en-GB" w:eastAsia="fr-FR"/>
              </w:rPr>
            </w:pPr>
            <w:del w:id="803" w:author="Ned Johnson" w:date="2019-05-14T08:56:00Z">
              <w:r w:rsidRPr="004F6F43" w:rsidDel="00835154">
                <w:rPr>
                  <w:rFonts w:ascii="Arial" w:eastAsia="Times New Roman" w:hAnsi="Arial" w:cs="Arial"/>
                  <w:sz w:val="20"/>
                  <w:szCs w:val="20"/>
                  <w:lang w:val="en-GB" w:eastAsia="fr-FR"/>
                </w:rPr>
                <w:delText>Registation</w:delText>
              </w:r>
            </w:del>
            <w:ins w:id="804" w:author="herrmannfrancine@gmail.com" w:date="2019-05-10T13:40:00Z">
              <w:del w:id="805" w:author="Ned Johnson" w:date="2019-05-14T08:56:00Z">
                <w:r w:rsidR="0090701B" w:rsidRPr="004F6F43" w:rsidDel="00835154">
                  <w:rPr>
                    <w:rFonts w:ascii="Arial" w:eastAsia="Times New Roman" w:hAnsi="Arial" w:cs="Arial"/>
                    <w:sz w:val="20"/>
                    <w:szCs w:val="20"/>
                    <w:lang w:val="en-GB" w:eastAsia="fr-FR"/>
                  </w:rPr>
                  <w:delText>Registration</w:delText>
                </w:r>
              </w:del>
            </w:ins>
            <w:del w:id="806" w:author="Ned Johnson" w:date="2019-05-14T08:56:00Z">
              <w:r w:rsidRPr="004F6F43" w:rsidDel="00835154">
                <w:rPr>
                  <w:rFonts w:ascii="Arial" w:eastAsia="Times New Roman" w:hAnsi="Arial" w:cs="Arial"/>
                  <w:sz w:val="20"/>
                  <w:szCs w:val="20"/>
                  <w:lang w:val="en-GB" w:eastAsia="fr-FR"/>
                </w:rPr>
                <w:delText xml:space="preserve"> and Qualification</w:delText>
              </w:r>
            </w:del>
          </w:p>
        </w:tc>
        <w:tc>
          <w:tcPr>
            <w:tcW w:w="2351" w:type="dxa"/>
            <w:tcBorders>
              <w:top w:val="nil"/>
              <w:left w:val="nil"/>
              <w:bottom w:val="single" w:sz="4" w:space="0" w:color="000000"/>
              <w:right w:val="single" w:sz="4" w:space="0" w:color="000000"/>
            </w:tcBorders>
            <w:shd w:val="clear" w:color="auto" w:fill="auto"/>
            <w:vAlign w:val="center"/>
            <w:hideMark/>
            <w:tcPrChange w:id="807"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5DA900A8" w14:textId="52D68E48" w:rsidR="00567DF4" w:rsidRPr="004F6F43" w:rsidDel="00835154" w:rsidRDefault="00567DF4" w:rsidP="00835154">
            <w:pPr>
              <w:spacing w:after="0" w:line="240" w:lineRule="auto"/>
              <w:jc w:val="center"/>
              <w:rPr>
                <w:del w:id="808" w:author="Ned Johnson" w:date="2019-05-14T08:56:00Z"/>
                <w:rFonts w:ascii="Arial" w:eastAsia="Times New Roman" w:hAnsi="Arial" w:cs="Arial"/>
                <w:sz w:val="20"/>
                <w:szCs w:val="20"/>
                <w:lang w:val="en-GB" w:eastAsia="fr-FR"/>
              </w:rPr>
            </w:pPr>
            <w:del w:id="809" w:author="Ned Johnson" w:date="2019-05-14T08:56:00Z">
              <w:r w:rsidRPr="004F6F43" w:rsidDel="00835154">
                <w:rPr>
                  <w:rFonts w:ascii="Arial" w:eastAsia="Times New Roman" w:hAnsi="Arial" w:cs="Arial"/>
                  <w:sz w:val="20"/>
                  <w:szCs w:val="20"/>
                  <w:lang w:val="en-GB" w:eastAsia="fr-FR"/>
                </w:rPr>
                <w:delText>Registration Documents</w:delText>
              </w:r>
            </w:del>
          </w:p>
        </w:tc>
        <w:tc>
          <w:tcPr>
            <w:tcW w:w="1839" w:type="dxa"/>
            <w:tcBorders>
              <w:top w:val="nil"/>
              <w:left w:val="nil"/>
              <w:bottom w:val="single" w:sz="4" w:space="0" w:color="000000"/>
              <w:right w:val="single" w:sz="4" w:space="0" w:color="000000"/>
            </w:tcBorders>
            <w:shd w:val="clear" w:color="auto" w:fill="auto"/>
            <w:vAlign w:val="center"/>
            <w:hideMark/>
            <w:tcPrChange w:id="810"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378B16D5" w14:textId="57F640EE" w:rsidR="00567DF4" w:rsidRPr="004F6F43" w:rsidDel="00835154" w:rsidRDefault="00567DF4" w:rsidP="00835154">
            <w:pPr>
              <w:spacing w:after="0" w:line="240" w:lineRule="auto"/>
              <w:jc w:val="center"/>
              <w:rPr>
                <w:del w:id="811" w:author="Ned Johnson" w:date="2019-05-14T08:56:00Z"/>
                <w:rFonts w:ascii="Arial" w:eastAsia="Times New Roman" w:hAnsi="Arial" w:cs="Arial"/>
                <w:sz w:val="20"/>
                <w:szCs w:val="20"/>
                <w:lang w:val="en-GB" w:eastAsia="fr-FR"/>
              </w:rPr>
            </w:pPr>
            <w:del w:id="812" w:author="Ned Johnson" w:date="2019-05-14T08:56:00Z">
              <w:r w:rsidRPr="004F6F43" w:rsidDel="00835154">
                <w:rPr>
                  <w:rFonts w:ascii="Arial" w:eastAsia="Times New Roman" w:hAnsi="Arial" w:cs="Arial"/>
                  <w:sz w:val="20"/>
                  <w:szCs w:val="20"/>
                  <w:lang w:val="en-GB" w:eastAsia="fr-FR"/>
                </w:rPr>
                <w:delText>Market Participant</w:delText>
              </w:r>
            </w:del>
          </w:p>
        </w:tc>
        <w:tc>
          <w:tcPr>
            <w:tcW w:w="3110" w:type="dxa"/>
            <w:tcBorders>
              <w:top w:val="nil"/>
              <w:left w:val="nil"/>
              <w:bottom w:val="single" w:sz="4" w:space="0" w:color="000000"/>
              <w:right w:val="single" w:sz="4" w:space="0" w:color="000000"/>
            </w:tcBorders>
            <w:shd w:val="clear" w:color="auto" w:fill="auto"/>
            <w:vAlign w:val="center"/>
            <w:hideMark/>
            <w:tcPrChange w:id="813"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6DF7AF22" w14:textId="1D25C427" w:rsidR="00567DF4" w:rsidRPr="004F6F43" w:rsidDel="00835154" w:rsidRDefault="00567DF4" w:rsidP="00835154">
            <w:pPr>
              <w:spacing w:after="0" w:line="240" w:lineRule="auto"/>
              <w:jc w:val="center"/>
              <w:rPr>
                <w:del w:id="814" w:author="Ned Johnson" w:date="2019-05-14T08:56:00Z"/>
                <w:rFonts w:ascii="Arial" w:eastAsia="Times New Roman" w:hAnsi="Arial" w:cs="Arial"/>
                <w:sz w:val="20"/>
                <w:szCs w:val="20"/>
                <w:lang w:val="en-GB" w:eastAsia="fr-FR"/>
              </w:rPr>
            </w:pPr>
          </w:p>
        </w:tc>
        <w:tc>
          <w:tcPr>
            <w:tcW w:w="1540" w:type="dxa"/>
            <w:tcBorders>
              <w:top w:val="nil"/>
              <w:left w:val="nil"/>
              <w:bottom w:val="single" w:sz="4" w:space="0" w:color="000000"/>
              <w:right w:val="single" w:sz="4" w:space="0" w:color="000000"/>
            </w:tcBorders>
            <w:shd w:val="clear" w:color="auto" w:fill="auto"/>
            <w:vAlign w:val="center"/>
            <w:hideMark/>
            <w:tcPrChange w:id="815"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5206AFAD" w14:textId="4CE2CFE7" w:rsidR="00567DF4" w:rsidRPr="004F6F43" w:rsidDel="00835154" w:rsidRDefault="00567DF4" w:rsidP="00835154">
            <w:pPr>
              <w:spacing w:after="0" w:line="240" w:lineRule="auto"/>
              <w:jc w:val="center"/>
              <w:rPr>
                <w:del w:id="816" w:author="Ned Johnson" w:date="2019-05-14T08:56:00Z"/>
                <w:rFonts w:ascii="Arial" w:eastAsia="Times New Roman" w:hAnsi="Arial" w:cs="Arial"/>
                <w:sz w:val="20"/>
                <w:szCs w:val="20"/>
                <w:lang w:val="en-GB" w:eastAsia="fr-FR"/>
              </w:rPr>
            </w:pPr>
            <w:del w:id="817" w:author="Ned Johnson" w:date="2019-05-14T08:56:00Z">
              <w:r w:rsidRPr="004F6F43" w:rsidDel="00835154">
                <w:rPr>
                  <w:rFonts w:ascii="Arial" w:eastAsia="Times New Roman" w:hAnsi="Arial" w:cs="Arial"/>
                  <w:sz w:val="20"/>
                  <w:szCs w:val="20"/>
                  <w:lang w:val="en-GB" w:eastAsia="fr-FR"/>
                </w:rPr>
                <w:delText>Protocol</w:delText>
              </w:r>
            </w:del>
          </w:p>
        </w:tc>
        <w:tc>
          <w:tcPr>
            <w:tcW w:w="1605" w:type="dxa"/>
            <w:tcBorders>
              <w:top w:val="nil"/>
              <w:left w:val="nil"/>
              <w:bottom w:val="single" w:sz="4" w:space="0" w:color="000000"/>
              <w:right w:val="single" w:sz="4" w:space="0" w:color="000000"/>
            </w:tcBorders>
            <w:shd w:val="clear" w:color="auto" w:fill="auto"/>
            <w:vAlign w:val="center"/>
            <w:hideMark/>
            <w:tcPrChange w:id="818" w:author="Ned Johnson" w:date="2019-05-14T08:54:00Z">
              <w:tcPr>
                <w:tcW w:w="1605" w:type="dxa"/>
                <w:tcBorders>
                  <w:top w:val="nil"/>
                  <w:left w:val="nil"/>
                  <w:bottom w:val="single" w:sz="4" w:space="0" w:color="000000"/>
                  <w:right w:val="single" w:sz="4" w:space="0" w:color="000000"/>
                </w:tcBorders>
                <w:shd w:val="clear" w:color="auto" w:fill="auto"/>
                <w:vAlign w:val="center"/>
                <w:hideMark/>
              </w:tcPr>
            </w:tcPrChange>
          </w:tcPr>
          <w:p w14:paraId="658E514B" w14:textId="344EB28D" w:rsidR="00567DF4" w:rsidRPr="00342D61" w:rsidDel="00835154" w:rsidRDefault="00567DF4" w:rsidP="00835154">
            <w:pPr>
              <w:spacing w:after="0" w:line="240" w:lineRule="auto"/>
              <w:jc w:val="center"/>
              <w:rPr>
                <w:del w:id="819" w:author="Ned Johnson" w:date="2019-05-14T08:56:00Z"/>
                <w:rFonts w:ascii="Arial" w:eastAsia="Times New Roman" w:hAnsi="Arial" w:cs="Arial"/>
                <w:sz w:val="20"/>
                <w:szCs w:val="20"/>
                <w:lang w:val="en-GB" w:eastAsia="fr-FR"/>
              </w:rPr>
            </w:pPr>
          </w:p>
        </w:tc>
      </w:tr>
      <w:tr w:rsidR="00567DF4" w:rsidRPr="00342D61" w:rsidDel="00835154" w14:paraId="6EDFCAC5" w14:textId="1FACD9AE" w:rsidTr="00835154">
        <w:trPr>
          <w:trHeight w:val="780"/>
          <w:del w:id="820" w:author="Ned Johnson" w:date="2019-05-14T08:56:00Z"/>
          <w:trPrChange w:id="821" w:author="Ned Johnson" w:date="2019-05-14T08:54:00Z">
            <w:trPr>
              <w:trHeight w:val="780"/>
              <w:jc w:val="center"/>
            </w:trPr>
          </w:trPrChange>
        </w:trPr>
        <w:tc>
          <w:tcPr>
            <w:tcW w:w="1540" w:type="dxa"/>
            <w:tcBorders>
              <w:top w:val="nil"/>
              <w:left w:val="single" w:sz="4" w:space="0" w:color="000000"/>
              <w:bottom w:val="single" w:sz="4" w:space="0" w:color="000000"/>
              <w:right w:val="single" w:sz="4" w:space="0" w:color="000000"/>
            </w:tcBorders>
            <w:shd w:val="clear" w:color="auto" w:fill="auto"/>
            <w:vAlign w:val="center"/>
            <w:hideMark/>
            <w:tcPrChange w:id="822" w:author="Ned Johnson" w:date="2019-05-14T08:54:00Z">
              <w:tcPr>
                <w:tcW w:w="1540" w:type="dxa"/>
                <w:tcBorders>
                  <w:top w:val="nil"/>
                  <w:left w:val="single" w:sz="4" w:space="0" w:color="000000"/>
                  <w:bottom w:val="single" w:sz="4" w:space="0" w:color="000000"/>
                  <w:right w:val="single" w:sz="4" w:space="0" w:color="000000"/>
                </w:tcBorders>
                <w:shd w:val="clear" w:color="auto" w:fill="auto"/>
                <w:vAlign w:val="center"/>
                <w:hideMark/>
              </w:tcPr>
            </w:tcPrChange>
          </w:tcPr>
          <w:p w14:paraId="4651944F" w14:textId="7902DDD2" w:rsidR="00567DF4" w:rsidRPr="004F6F43" w:rsidDel="00835154" w:rsidRDefault="00567DF4" w:rsidP="00835154">
            <w:pPr>
              <w:spacing w:after="0" w:line="240" w:lineRule="auto"/>
              <w:jc w:val="center"/>
              <w:rPr>
                <w:del w:id="823" w:author="Ned Johnson" w:date="2019-05-14T08:56:00Z"/>
                <w:rFonts w:ascii="Arial" w:eastAsia="Times New Roman" w:hAnsi="Arial" w:cs="Arial"/>
                <w:sz w:val="20"/>
                <w:szCs w:val="20"/>
                <w:lang w:val="en-GB" w:eastAsia="fr-FR"/>
              </w:rPr>
            </w:pPr>
            <w:del w:id="824" w:author="Ned Johnson" w:date="2019-05-14T08:56:00Z">
              <w:r w:rsidRPr="004F6F43" w:rsidDel="00835154">
                <w:rPr>
                  <w:rFonts w:ascii="Arial" w:eastAsia="Times New Roman" w:hAnsi="Arial" w:cs="Arial"/>
                  <w:sz w:val="20"/>
                  <w:szCs w:val="20"/>
                  <w:lang w:val="en-GB" w:eastAsia="fr-FR"/>
                </w:rPr>
                <w:delText>Information Technology</w:delText>
              </w:r>
            </w:del>
          </w:p>
        </w:tc>
        <w:tc>
          <w:tcPr>
            <w:tcW w:w="2208" w:type="dxa"/>
            <w:tcBorders>
              <w:top w:val="nil"/>
              <w:left w:val="nil"/>
              <w:bottom w:val="single" w:sz="4" w:space="0" w:color="000000"/>
              <w:right w:val="single" w:sz="4" w:space="0" w:color="000000"/>
            </w:tcBorders>
            <w:shd w:val="clear" w:color="auto" w:fill="auto"/>
            <w:vAlign w:val="center"/>
            <w:hideMark/>
            <w:tcPrChange w:id="825"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42B36554" w14:textId="7E04B679" w:rsidR="00567DF4" w:rsidRPr="004F6F43" w:rsidDel="00835154" w:rsidRDefault="00567DF4" w:rsidP="00835154">
            <w:pPr>
              <w:spacing w:after="0" w:line="240" w:lineRule="auto"/>
              <w:jc w:val="center"/>
              <w:rPr>
                <w:del w:id="826" w:author="Ned Johnson" w:date="2019-05-14T08:56:00Z"/>
                <w:rFonts w:ascii="Arial" w:eastAsia="Times New Roman" w:hAnsi="Arial" w:cs="Arial"/>
                <w:sz w:val="20"/>
                <w:szCs w:val="20"/>
                <w:lang w:val="en-GB" w:eastAsia="fr-FR"/>
              </w:rPr>
            </w:pPr>
            <w:del w:id="827" w:author="Ned Johnson" w:date="2019-05-14T08:56:00Z">
              <w:r w:rsidRPr="004F6F43" w:rsidDel="00835154">
                <w:rPr>
                  <w:rFonts w:ascii="Arial" w:eastAsia="Times New Roman" w:hAnsi="Arial" w:cs="Arial"/>
                  <w:sz w:val="20"/>
                  <w:szCs w:val="20"/>
                  <w:lang w:val="en-GB" w:eastAsia="fr-FR"/>
                </w:rPr>
                <w:delText>System and Application Development</w:delText>
              </w:r>
            </w:del>
          </w:p>
        </w:tc>
        <w:tc>
          <w:tcPr>
            <w:tcW w:w="2351" w:type="dxa"/>
            <w:tcBorders>
              <w:top w:val="nil"/>
              <w:left w:val="nil"/>
              <w:bottom w:val="single" w:sz="4" w:space="0" w:color="000000"/>
              <w:right w:val="single" w:sz="4" w:space="0" w:color="000000"/>
            </w:tcBorders>
            <w:shd w:val="clear" w:color="auto" w:fill="auto"/>
            <w:vAlign w:val="center"/>
            <w:hideMark/>
            <w:tcPrChange w:id="828"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77431E0E" w14:textId="15D94376" w:rsidR="00567DF4" w:rsidRPr="004F6F43" w:rsidDel="00835154" w:rsidRDefault="00567DF4" w:rsidP="00835154">
            <w:pPr>
              <w:spacing w:after="0" w:line="240" w:lineRule="auto"/>
              <w:jc w:val="center"/>
              <w:rPr>
                <w:del w:id="829" w:author="Ned Johnson" w:date="2019-05-14T08:56:00Z"/>
                <w:rFonts w:ascii="Arial" w:eastAsia="Times New Roman" w:hAnsi="Arial" w:cs="Arial"/>
                <w:sz w:val="20"/>
                <w:szCs w:val="20"/>
                <w:lang w:val="en-GB" w:eastAsia="fr-FR"/>
              </w:rPr>
            </w:pPr>
            <w:del w:id="830" w:author="Ned Johnson" w:date="2019-05-14T08:56:00Z">
              <w:r w:rsidRPr="004F6F43" w:rsidDel="00835154">
                <w:rPr>
                  <w:rFonts w:ascii="Arial" w:eastAsia="Times New Roman" w:hAnsi="Arial" w:cs="Arial"/>
                  <w:sz w:val="20"/>
                  <w:szCs w:val="20"/>
                  <w:lang w:val="en-GB" w:eastAsia="fr-FR"/>
                </w:rPr>
                <w:delText>Revision and Change Request</w:delText>
              </w:r>
            </w:del>
          </w:p>
        </w:tc>
        <w:tc>
          <w:tcPr>
            <w:tcW w:w="1839" w:type="dxa"/>
            <w:tcBorders>
              <w:top w:val="nil"/>
              <w:left w:val="nil"/>
              <w:bottom w:val="single" w:sz="4" w:space="0" w:color="000000"/>
              <w:right w:val="single" w:sz="4" w:space="0" w:color="000000"/>
            </w:tcBorders>
            <w:shd w:val="clear" w:color="auto" w:fill="auto"/>
            <w:vAlign w:val="center"/>
            <w:hideMark/>
            <w:tcPrChange w:id="831"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64E4F76B" w14:textId="4AFDB0F3" w:rsidR="00567DF4" w:rsidRPr="004F6F43" w:rsidDel="00835154" w:rsidRDefault="00567DF4" w:rsidP="00835154">
            <w:pPr>
              <w:spacing w:after="0" w:line="240" w:lineRule="auto"/>
              <w:jc w:val="center"/>
              <w:rPr>
                <w:del w:id="832" w:author="Ned Johnson" w:date="2019-05-14T08:56:00Z"/>
                <w:rFonts w:ascii="Arial" w:eastAsia="Times New Roman" w:hAnsi="Arial" w:cs="Arial"/>
                <w:sz w:val="20"/>
                <w:szCs w:val="20"/>
                <w:lang w:val="en-GB" w:eastAsia="fr-FR"/>
              </w:rPr>
            </w:pPr>
            <w:del w:id="833" w:author="Ned Johnson" w:date="2019-05-14T08:56:00Z">
              <w:r w:rsidRPr="004F6F43" w:rsidDel="00835154">
                <w:rPr>
                  <w:rFonts w:ascii="Arial" w:eastAsia="Times New Roman" w:hAnsi="Arial" w:cs="Arial"/>
                  <w:sz w:val="20"/>
                  <w:szCs w:val="20"/>
                  <w:lang w:val="en-GB" w:eastAsia="fr-FR"/>
                </w:rPr>
                <w:delText>Market Participant</w:delText>
              </w:r>
            </w:del>
          </w:p>
        </w:tc>
        <w:tc>
          <w:tcPr>
            <w:tcW w:w="3110" w:type="dxa"/>
            <w:tcBorders>
              <w:top w:val="nil"/>
              <w:left w:val="nil"/>
              <w:bottom w:val="single" w:sz="4" w:space="0" w:color="000000"/>
              <w:right w:val="single" w:sz="4" w:space="0" w:color="000000"/>
            </w:tcBorders>
            <w:shd w:val="clear" w:color="auto" w:fill="auto"/>
            <w:vAlign w:val="center"/>
            <w:hideMark/>
            <w:tcPrChange w:id="834"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3EF4B949" w14:textId="017A4521" w:rsidR="00567DF4" w:rsidRPr="004F6F43" w:rsidDel="00835154" w:rsidRDefault="00567DF4" w:rsidP="00835154">
            <w:pPr>
              <w:spacing w:after="0" w:line="240" w:lineRule="auto"/>
              <w:jc w:val="center"/>
              <w:rPr>
                <w:del w:id="835" w:author="Ned Johnson" w:date="2019-05-14T08:56:00Z"/>
                <w:rFonts w:ascii="Arial" w:eastAsia="Times New Roman" w:hAnsi="Arial" w:cs="Arial"/>
                <w:sz w:val="20"/>
                <w:szCs w:val="20"/>
                <w:lang w:val="en-GB" w:eastAsia="fr-FR"/>
              </w:rPr>
            </w:pPr>
            <w:del w:id="836" w:author="Ned Johnson" w:date="2019-05-14T08:56:00Z">
              <w:r w:rsidRPr="004F6F43" w:rsidDel="00835154">
                <w:rPr>
                  <w:rFonts w:ascii="Arial" w:eastAsia="Times New Roman" w:hAnsi="Arial" w:cs="Arial"/>
                  <w:sz w:val="20"/>
                  <w:szCs w:val="20"/>
                  <w:lang w:val="en-GB" w:eastAsia="fr-FR"/>
                </w:rPr>
                <w:delText>TDSP</w:delText>
              </w:r>
            </w:del>
          </w:p>
        </w:tc>
        <w:tc>
          <w:tcPr>
            <w:tcW w:w="1540" w:type="dxa"/>
            <w:tcBorders>
              <w:top w:val="nil"/>
              <w:left w:val="nil"/>
              <w:bottom w:val="single" w:sz="4" w:space="0" w:color="000000"/>
              <w:right w:val="single" w:sz="4" w:space="0" w:color="000000"/>
            </w:tcBorders>
            <w:shd w:val="clear" w:color="auto" w:fill="auto"/>
            <w:vAlign w:val="center"/>
            <w:hideMark/>
            <w:tcPrChange w:id="837"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4D74F132" w14:textId="4ABAB737" w:rsidR="00567DF4" w:rsidRPr="004F6F43" w:rsidDel="00835154" w:rsidRDefault="00567DF4" w:rsidP="00835154">
            <w:pPr>
              <w:spacing w:after="0" w:line="240" w:lineRule="auto"/>
              <w:jc w:val="center"/>
              <w:rPr>
                <w:del w:id="838" w:author="Ned Johnson" w:date="2019-05-14T08:56:00Z"/>
                <w:rFonts w:ascii="Arial" w:eastAsia="Times New Roman" w:hAnsi="Arial" w:cs="Arial"/>
                <w:sz w:val="20"/>
                <w:szCs w:val="20"/>
                <w:lang w:val="en-GB" w:eastAsia="fr-FR"/>
              </w:rPr>
            </w:pPr>
          </w:p>
        </w:tc>
        <w:tc>
          <w:tcPr>
            <w:tcW w:w="1605" w:type="dxa"/>
            <w:tcBorders>
              <w:top w:val="nil"/>
              <w:left w:val="nil"/>
              <w:bottom w:val="single" w:sz="4" w:space="0" w:color="000000"/>
              <w:right w:val="single" w:sz="4" w:space="0" w:color="000000"/>
            </w:tcBorders>
            <w:shd w:val="clear" w:color="auto" w:fill="auto"/>
            <w:vAlign w:val="center"/>
            <w:hideMark/>
            <w:tcPrChange w:id="839" w:author="Ned Johnson" w:date="2019-05-14T08:54:00Z">
              <w:tcPr>
                <w:tcW w:w="1605" w:type="dxa"/>
                <w:tcBorders>
                  <w:top w:val="nil"/>
                  <w:left w:val="nil"/>
                  <w:bottom w:val="single" w:sz="4" w:space="0" w:color="000000"/>
                  <w:right w:val="single" w:sz="4" w:space="0" w:color="000000"/>
                </w:tcBorders>
                <w:shd w:val="clear" w:color="auto" w:fill="auto"/>
                <w:vAlign w:val="center"/>
                <w:hideMark/>
              </w:tcPr>
            </w:tcPrChange>
          </w:tcPr>
          <w:p w14:paraId="1A55F68A" w14:textId="7813839B" w:rsidR="00567DF4" w:rsidRPr="00342D61" w:rsidDel="00835154" w:rsidRDefault="00567DF4" w:rsidP="00835154">
            <w:pPr>
              <w:spacing w:after="0" w:line="240" w:lineRule="auto"/>
              <w:jc w:val="center"/>
              <w:rPr>
                <w:del w:id="840" w:author="Ned Johnson" w:date="2019-05-14T08:56:00Z"/>
                <w:rFonts w:ascii="Arial" w:eastAsia="Times New Roman" w:hAnsi="Arial" w:cs="Arial"/>
                <w:sz w:val="20"/>
                <w:szCs w:val="20"/>
                <w:lang w:val="en-GB" w:eastAsia="fr-FR"/>
              </w:rPr>
            </w:pPr>
            <w:del w:id="841" w:author="Ned Johnson" w:date="2019-05-14T08:56:00Z">
              <w:r w:rsidRPr="00342D61" w:rsidDel="00835154">
                <w:rPr>
                  <w:rFonts w:ascii="Arial" w:eastAsia="Times New Roman" w:hAnsi="Arial" w:cs="Arial"/>
                  <w:sz w:val="20"/>
                  <w:szCs w:val="20"/>
                  <w:lang w:val="en-GB" w:eastAsia="fr-FR"/>
                </w:rPr>
                <w:delText>MarkeTrak</w:delText>
              </w:r>
            </w:del>
          </w:p>
        </w:tc>
      </w:tr>
      <w:tr w:rsidR="00567DF4" w:rsidRPr="00342D61" w:rsidDel="00835154" w14:paraId="201CB5C5" w14:textId="3D99E7C6" w:rsidTr="00835154">
        <w:trPr>
          <w:trHeight w:val="315"/>
          <w:del w:id="842" w:author="Ned Johnson" w:date="2019-05-14T08:56:00Z"/>
          <w:trPrChange w:id="843" w:author="Ned Johnson" w:date="2019-05-14T08:54:00Z">
            <w:trPr>
              <w:trHeight w:val="315"/>
              <w:jc w:val="center"/>
            </w:trPr>
          </w:trPrChange>
        </w:trPr>
        <w:tc>
          <w:tcPr>
            <w:tcW w:w="1540" w:type="dxa"/>
            <w:tcBorders>
              <w:top w:val="nil"/>
              <w:left w:val="nil"/>
              <w:bottom w:val="nil"/>
              <w:right w:val="nil"/>
            </w:tcBorders>
            <w:shd w:val="clear" w:color="auto" w:fill="auto"/>
            <w:noWrap/>
            <w:vAlign w:val="bottom"/>
            <w:hideMark/>
            <w:tcPrChange w:id="844" w:author="Ned Johnson" w:date="2019-05-14T08:54:00Z">
              <w:tcPr>
                <w:tcW w:w="1540" w:type="dxa"/>
                <w:tcBorders>
                  <w:top w:val="nil"/>
                  <w:left w:val="nil"/>
                  <w:bottom w:val="nil"/>
                  <w:right w:val="nil"/>
                </w:tcBorders>
                <w:shd w:val="clear" w:color="auto" w:fill="auto"/>
                <w:noWrap/>
                <w:vAlign w:val="bottom"/>
                <w:hideMark/>
              </w:tcPr>
            </w:tcPrChange>
          </w:tcPr>
          <w:p w14:paraId="1A72E214" w14:textId="4527B22A" w:rsidR="00567DF4" w:rsidRPr="004F6F43" w:rsidDel="00835154" w:rsidRDefault="00567DF4">
            <w:pPr>
              <w:spacing w:after="0" w:line="240" w:lineRule="auto"/>
              <w:rPr>
                <w:del w:id="845" w:author="Ned Johnson" w:date="2019-05-14T08:56:00Z"/>
                <w:rFonts w:ascii="Times New Roman" w:eastAsia="Times New Roman" w:hAnsi="Times New Roman" w:cs="Times New Roman"/>
                <w:sz w:val="20"/>
                <w:szCs w:val="20"/>
                <w:lang w:val="en-GB" w:eastAsia="fr-FR"/>
              </w:rPr>
              <w:pPrChange w:id="846" w:author="Ned Johnson" w:date="2019-05-13T00:45:00Z">
                <w:pPr>
                  <w:framePr w:hSpace="141" w:wrap="around" w:hAnchor="page" w:x="1" w:y="804"/>
                  <w:spacing w:after="0" w:line="240" w:lineRule="auto"/>
                  <w:jc w:val="center"/>
                </w:pPr>
              </w:pPrChange>
            </w:pPr>
          </w:p>
        </w:tc>
        <w:tc>
          <w:tcPr>
            <w:tcW w:w="2208" w:type="dxa"/>
            <w:tcBorders>
              <w:top w:val="nil"/>
              <w:left w:val="nil"/>
              <w:bottom w:val="nil"/>
              <w:right w:val="nil"/>
            </w:tcBorders>
            <w:shd w:val="clear" w:color="auto" w:fill="auto"/>
            <w:noWrap/>
            <w:vAlign w:val="bottom"/>
            <w:hideMark/>
            <w:tcPrChange w:id="847" w:author="Ned Johnson" w:date="2019-05-14T08:54:00Z">
              <w:tcPr>
                <w:tcW w:w="1540" w:type="dxa"/>
                <w:tcBorders>
                  <w:top w:val="nil"/>
                  <w:left w:val="nil"/>
                  <w:bottom w:val="nil"/>
                  <w:right w:val="nil"/>
                </w:tcBorders>
                <w:shd w:val="clear" w:color="auto" w:fill="auto"/>
                <w:noWrap/>
                <w:vAlign w:val="bottom"/>
                <w:hideMark/>
              </w:tcPr>
            </w:tcPrChange>
          </w:tcPr>
          <w:p w14:paraId="4457CC24" w14:textId="1EEAD9D0" w:rsidR="00567DF4" w:rsidRPr="004F6F43" w:rsidDel="00835154" w:rsidRDefault="00567DF4">
            <w:pPr>
              <w:spacing w:after="0" w:line="240" w:lineRule="auto"/>
              <w:rPr>
                <w:del w:id="848" w:author="Ned Johnson" w:date="2019-05-14T08:56:00Z"/>
                <w:rFonts w:ascii="Times New Roman" w:eastAsia="Times New Roman" w:hAnsi="Times New Roman" w:cs="Times New Roman"/>
                <w:sz w:val="20"/>
                <w:szCs w:val="20"/>
                <w:lang w:val="en-GB" w:eastAsia="fr-FR"/>
              </w:rPr>
              <w:pPrChange w:id="849" w:author="Ned Johnson" w:date="2019-05-13T00:45:00Z">
                <w:pPr>
                  <w:framePr w:hSpace="141" w:wrap="around" w:hAnchor="page" w:x="1" w:y="804"/>
                  <w:spacing w:after="0" w:line="240" w:lineRule="auto"/>
                  <w:jc w:val="center"/>
                </w:pPr>
              </w:pPrChange>
            </w:pPr>
          </w:p>
        </w:tc>
        <w:tc>
          <w:tcPr>
            <w:tcW w:w="2351" w:type="dxa"/>
            <w:tcBorders>
              <w:top w:val="nil"/>
              <w:left w:val="nil"/>
              <w:bottom w:val="nil"/>
              <w:right w:val="nil"/>
            </w:tcBorders>
            <w:shd w:val="clear" w:color="auto" w:fill="auto"/>
            <w:noWrap/>
            <w:vAlign w:val="bottom"/>
            <w:hideMark/>
            <w:tcPrChange w:id="850" w:author="Ned Johnson" w:date="2019-05-14T08:54:00Z">
              <w:tcPr>
                <w:tcW w:w="1540" w:type="dxa"/>
                <w:tcBorders>
                  <w:top w:val="nil"/>
                  <w:left w:val="nil"/>
                  <w:bottom w:val="nil"/>
                  <w:right w:val="nil"/>
                </w:tcBorders>
                <w:shd w:val="clear" w:color="auto" w:fill="auto"/>
                <w:noWrap/>
                <w:vAlign w:val="bottom"/>
                <w:hideMark/>
              </w:tcPr>
            </w:tcPrChange>
          </w:tcPr>
          <w:p w14:paraId="773F67BA" w14:textId="32B2D143" w:rsidR="00567DF4" w:rsidRPr="004F6F43" w:rsidDel="00835154" w:rsidRDefault="00567DF4">
            <w:pPr>
              <w:spacing w:after="0" w:line="240" w:lineRule="auto"/>
              <w:rPr>
                <w:del w:id="851" w:author="Ned Johnson" w:date="2019-05-14T08:56:00Z"/>
                <w:rFonts w:ascii="Times New Roman" w:eastAsia="Times New Roman" w:hAnsi="Times New Roman" w:cs="Times New Roman"/>
                <w:sz w:val="20"/>
                <w:szCs w:val="20"/>
                <w:lang w:val="en-GB" w:eastAsia="fr-FR"/>
              </w:rPr>
              <w:pPrChange w:id="852" w:author="Ned Johnson" w:date="2019-05-13T00:45:00Z">
                <w:pPr>
                  <w:framePr w:hSpace="141" w:wrap="around" w:hAnchor="page" w:x="1" w:y="804"/>
                  <w:spacing w:after="0" w:line="240" w:lineRule="auto"/>
                  <w:jc w:val="center"/>
                </w:pPr>
              </w:pPrChange>
            </w:pPr>
          </w:p>
        </w:tc>
        <w:tc>
          <w:tcPr>
            <w:tcW w:w="1839" w:type="dxa"/>
            <w:tcBorders>
              <w:top w:val="nil"/>
              <w:left w:val="nil"/>
              <w:bottom w:val="nil"/>
              <w:right w:val="nil"/>
            </w:tcBorders>
            <w:shd w:val="clear" w:color="auto" w:fill="auto"/>
            <w:noWrap/>
            <w:vAlign w:val="bottom"/>
            <w:hideMark/>
            <w:tcPrChange w:id="853" w:author="Ned Johnson" w:date="2019-05-14T08:54:00Z">
              <w:tcPr>
                <w:tcW w:w="1540" w:type="dxa"/>
                <w:tcBorders>
                  <w:top w:val="nil"/>
                  <w:left w:val="nil"/>
                  <w:bottom w:val="nil"/>
                  <w:right w:val="nil"/>
                </w:tcBorders>
                <w:shd w:val="clear" w:color="auto" w:fill="auto"/>
                <w:noWrap/>
                <w:vAlign w:val="bottom"/>
                <w:hideMark/>
              </w:tcPr>
            </w:tcPrChange>
          </w:tcPr>
          <w:p w14:paraId="567B44ED" w14:textId="1112C2DF" w:rsidR="00567DF4" w:rsidRPr="004F6F43" w:rsidDel="00835154" w:rsidRDefault="00567DF4" w:rsidP="00835154">
            <w:pPr>
              <w:spacing w:after="0" w:line="240" w:lineRule="auto"/>
              <w:jc w:val="center"/>
              <w:rPr>
                <w:del w:id="854" w:author="Ned Johnson" w:date="2019-05-14T08:56:00Z"/>
                <w:rFonts w:ascii="Times New Roman" w:eastAsia="Times New Roman" w:hAnsi="Times New Roman" w:cs="Times New Roman"/>
                <w:sz w:val="20"/>
                <w:szCs w:val="20"/>
                <w:lang w:val="en-GB" w:eastAsia="fr-FR"/>
              </w:rPr>
            </w:pPr>
          </w:p>
        </w:tc>
        <w:tc>
          <w:tcPr>
            <w:tcW w:w="3110" w:type="dxa"/>
            <w:tcBorders>
              <w:top w:val="nil"/>
              <w:left w:val="nil"/>
              <w:bottom w:val="nil"/>
              <w:right w:val="nil"/>
            </w:tcBorders>
            <w:shd w:val="clear" w:color="auto" w:fill="auto"/>
            <w:noWrap/>
            <w:vAlign w:val="bottom"/>
            <w:hideMark/>
            <w:tcPrChange w:id="855" w:author="Ned Johnson" w:date="2019-05-14T08:54:00Z">
              <w:tcPr>
                <w:tcW w:w="1540" w:type="dxa"/>
                <w:tcBorders>
                  <w:top w:val="nil"/>
                  <w:left w:val="nil"/>
                  <w:bottom w:val="nil"/>
                  <w:right w:val="nil"/>
                </w:tcBorders>
                <w:shd w:val="clear" w:color="auto" w:fill="auto"/>
                <w:noWrap/>
                <w:vAlign w:val="bottom"/>
                <w:hideMark/>
              </w:tcPr>
            </w:tcPrChange>
          </w:tcPr>
          <w:p w14:paraId="521029C3" w14:textId="17CA9C16" w:rsidR="00567DF4" w:rsidRPr="004F6F43" w:rsidDel="00835154" w:rsidRDefault="00567DF4" w:rsidP="00835154">
            <w:pPr>
              <w:spacing w:after="0" w:line="240" w:lineRule="auto"/>
              <w:jc w:val="center"/>
              <w:rPr>
                <w:del w:id="856" w:author="Ned Johnson" w:date="2019-05-14T08:56:00Z"/>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857" w:author="Ned Johnson" w:date="2019-05-14T08:54:00Z">
              <w:tcPr>
                <w:tcW w:w="1540" w:type="dxa"/>
                <w:tcBorders>
                  <w:top w:val="nil"/>
                  <w:left w:val="nil"/>
                  <w:bottom w:val="nil"/>
                  <w:right w:val="nil"/>
                </w:tcBorders>
                <w:shd w:val="clear" w:color="auto" w:fill="auto"/>
                <w:noWrap/>
                <w:vAlign w:val="bottom"/>
                <w:hideMark/>
              </w:tcPr>
            </w:tcPrChange>
          </w:tcPr>
          <w:p w14:paraId="511F0CBC" w14:textId="52D2BEE0" w:rsidR="00567DF4" w:rsidRPr="004F6F43" w:rsidDel="00835154" w:rsidRDefault="00567DF4" w:rsidP="00835154">
            <w:pPr>
              <w:spacing w:after="0" w:line="240" w:lineRule="auto"/>
              <w:jc w:val="center"/>
              <w:rPr>
                <w:del w:id="858" w:author="Ned Johnson" w:date="2019-05-14T08:56:00Z"/>
                <w:rFonts w:ascii="Times New Roman" w:eastAsia="Times New Roman" w:hAnsi="Times New Roman" w:cs="Times New Roman"/>
                <w:sz w:val="20"/>
                <w:szCs w:val="20"/>
                <w:lang w:val="en-GB" w:eastAsia="fr-FR"/>
              </w:rPr>
            </w:pPr>
          </w:p>
        </w:tc>
        <w:tc>
          <w:tcPr>
            <w:tcW w:w="1605" w:type="dxa"/>
            <w:tcBorders>
              <w:top w:val="nil"/>
              <w:left w:val="nil"/>
              <w:bottom w:val="nil"/>
              <w:right w:val="nil"/>
            </w:tcBorders>
            <w:shd w:val="clear" w:color="auto" w:fill="auto"/>
            <w:noWrap/>
            <w:vAlign w:val="bottom"/>
            <w:hideMark/>
            <w:tcPrChange w:id="859" w:author="Ned Johnson" w:date="2019-05-14T08:54:00Z">
              <w:tcPr>
                <w:tcW w:w="1605" w:type="dxa"/>
                <w:tcBorders>
                  <w:top w:val="nil"/>
                  <w:left w:val="nil"/>
                  <w:bottom w:val="nil"/>
                  <w:right w:val="nil"/>
                </w:tcBorders>
                <w:shd w:val="clear" w:color="auto" w:fill="auto"/>
                <w:noWrap/>
                <w:vAlign w:val="bottom"/>
                <w:hideMark/>
              </w:tcPr>
            </w:tcPrChange>
          </w:tcPr>
          <w:p w14:paraId="2F385B8B" w14:textId="79F16AC4" w:rsidR="00567DF4" w:rsidRPr="00342D61" w:rsidDel="00835154" w:rsidRDefault="00567DF4" w:rsidP="00835154">
            <w:pPr>
              <w:spacing w:after="0" w:line="240" w:lineRule="auto"/>
              <w:jc w:val="center"/>
              <w:rPr>
                <w:del w:id="860" w:author="Ned Johnson" w:date="2019-05-14T08:56:00Z"/>
                <w:rFonts w:ascii="Times New Roman" w:eastAsia="Times New Roman" w:hAnsi="Times New Roman" w:cs="Times New Roman"/>
                <w:sz w:val="20"/>
                <w:szCs w:val="20"/>
                <w:lang w:val="en-GB" w:eastAsia="fr-FR"/>
              </w:rPr>
            </w:pPr>
          </w:p>
        </w:tc>
      </w:tr>
      <w:tr w:rsidR="00567DF4" w:rsidRPr="00342D61" w:rsidDel="00835154" w14:paraId="001DBE02" w14:textId="0E0193A6" w:rsidTr="00835154">
        <w:trPr>
          <w:trHeight w:val="315"/>
          <w:del w:id="861" w:author="Ned Johnson" w:date="2019-05-14T08:56:00Z"/>
          <w:trPrChange w:id="862" w:author="Ned Johnson" w:date="2019-05-14T08:54:00Z">
            <w:trPr>
              <w:trHeight w:val="315"/>
              <w:jc w:val="center"/>
            </w:trPr>
          </w:trPrChange>
        </w:trPr>
        <w:tc>
          <w:tcPr>
            <w:tcW w:w="1540" w:type="dxa"/>
            <w:tcBorders>
              <w:top w:val="nil"/>
              <w:left w:val="nil"/>
              <w:bottom w:val="nil"/>
              <w:right w:val="nil"/>
            </w:tcBorders>
            <w:shd w:val="clear" w:color="auto" w:fill="auto"/>
            <w:noWrap/>
            <w:vAlign w:val="bottom"/>
            <w:hideMark/>
            <w:tcPrChange w:id="863" w:author="Ned Johnson" w:date="2019-05-14T08:54:00Z">
              <w:tcPr>
                <w:tcW w:w="1540" w:type="dxa"/>
                <w:tcBorders>
                  <w:top w:val="nil"/>
                  <w:left w:val="nil"/>
                  <w:bottom w:val="nil"/>
                  <w:right w:val="nil"/>
                </w:tcBorders>
                <w:shd w:val="clear" w:color="auto" w:fill="auto"/>
                <w:noWrap/>
                <w:vAlign w:val="bottom"/>
                <w:hideMark/>
              </w:tcPr>
            </w:tcPrChange>
          </w:tcPr>
          <w:p w14:paraId="08760AFB" w14:textId="545D7976" w:rsidR="00567DF4" w:rsidRPr="004F6F43" w:rsidDel="00835154" w:rsidRDefault="00567DF4" w:rsidP="00835154">
            <w:pPr>
              <w:spacing w:after="0" w:line="240" w:lineRule="auto"/>
              <w:jc w:val="center"/>
              <w:rPr>
                <w:del w:id="864" w:author="Ned Johnson" w:date="2019-05-14T08:56:00Z"/>
                <w:rFonts w:ascii="Times New Roman" w:eastAsia="Times New Roman" w:hAnsi="Times New Roman" w:cs="Times New Roman"/>
                <w:sz w:val="20"/>
                <w:szCs w:val="20"/>
                <w:lang w:val="en-GB" w:eastAsia="fr-FR"/>
              </w:rPr>
            </w:pPr>
          </w:p>
        </w:tc>
        <w:tc>
          <w:tcPr>
            <w:tcW w:w="2208" w:type="dxa"/>
            <w:tcBorders>
              <w:top w:val="nil"/>
              <w:left w:val="nil"/>
              <w:bottom w:val="nil"/>
              <w:right w:val="nil"/>
            </w:tcBorders>
            <w:shd w:val="clear" w:color="auto" w:fill="auto"/>
            <w:noWrap/>
            <w:vAlign w:val="bottom"/>
            <w:hideMark/>
            <w:tcPrChange w:id="865" w:author="Ned Johnson" w:date="2019-05-14T08:54:00Z">
              <w:tcPr>
                <w:tcW w:w="1540" w:type="dxa"/>
                <w:tcBorders>
                  <w:top w:val="nil"/>
                  <w:left w:val="nil"/>
                  <w:bottom w:val="nil"/>
                  <w:right w:val="nil"/>
                </w:tcBorders>
                <w:shd w:val="clear" w:color="auto" w:fill="auto"/>
                <w:noWrap/>
                <w:vAlign w:val="bottom"/>
                <w:hideMark/>
              </w:tcPr>
            </w:tcPrChange>
          </w:tcPr>
          <w:p w14:paraId="338FEC71" w14:textId="2109783D" w:rsidR="00567DF4" w:rsidRPr="004F6F43" w:rsidDel="00835154" w:rsidRDefault="00567DF4">
            <w:pPr>
              <w:spacing w:after="0" w:line="240" w:lineRule="auto"/>
              <w:rPr>
                <w:del w:id="866" w:author="Ned Johnson" w:date="2019-05-14T08:56:00Z"/>
                <w:rFonts w:ascii="Times New Roman" w:eastAsia="Times New Roman" w:hAnsi="Times New Roman" w:cs="Times New Roman"/>
                <w:sz w:val="20"/>
                <w:szCs w:val="20"/>
                <w:lang w:val="en-GB" w:eastAsia="fr-FR"/>
              </w:rPr>
              <w:pPrChange w:id="867" w:author="Ned Johnson" w:date="2019-05-12T21:03:00Z">
                <w:pPr>
                  <w:framePr w:hSpace="141" w:wrap="around" w:hAnchor="page" w:x="1" w:y="804"/>
                  <w:spacing w:after="0" w:line="240" w:lineRule="auto"/>
                  <w:jc w:val="center"/>
                </w:pPr>
              </w:pPrChange>
            </w:pPr>
          </w:p>
        </w:tc>
        <w:tc>
          <w:tcPr>
            <w:tcW w:w="2351" w:type="dxa"/>
            <w:tcBorders>
              <w:top w:val="nil"/>
              <w:left w:val="nil"/>
              <w:bottom w:val="nil"/>
              <w:right w:val="nil"/>
            </w:tcBorders>
            <w:shd w:val="clear" w:color="auto" w:fill="auto"/>
            <w:noWrap/>
            <w:vAlign w:val="bottom"/>
            <w:hideMark/>
            <w:tcPrChange w:id="868" w:author="Ned Johnson" w:date="2019-05-14T08:54:00Z">
              <w:tcPr>
                <w:tcW w:w="1540" w:type="dxa"/>
                <w:tcBorders>
                  <w:top w:val="nil"/>
                  <w:left w:val="nil"/>
                  <w:bottom w:val="nil"/>
                  <w:right w:val="nil"/>
                </w:tcBorders>
                <w:shd w:val="clear" w:color="auto" w:fill="auto"/>
                <w:noWrap/>
                <w:vAlign w:val="bottom"/>
                <w:hideMark/>
              </w:tcPr>
            </w:tcPrChange>
          </w:tcPr>
          <w:p w14:paraId="336E79CD" w14:textId="035683DF" w:rsidR="00567DF4" w:rsidRPr="004F6F43" w:rsidDel="00835154" w:rsidRDefault="00567DF4">
            <w:pPr>
              <w:spacing w:after="0" w:line="240" w:lineRule="auto"/>
              <w:rPr>
                <w:del w:id="869" w:author="Ned Johnson" w:date="2019-05-14T08:56:00Z"/>
                <w:rFonts w:ascii="Times New Roman" w:eastAsia="Times New Roman" w:hAnsi="Times New Roman" w:cs="Times New Roman"/>
                <w:sz w:val="20"/>
                <w:szCs w:val="20"/>
                <w:lang w:val="en-GB" w:eastAsia="fr-FR"/>
              </w:rPr>
              <w:pPrChange w:id="870" w:author="Ned Johnson" w:date="2019-05-12T21:03:00Z">
                <w:pPr>
                  <w:framePr w:hSpace="141" w:wrap="around" w:hAnchor="page" w:x="1" w:y="804"/>
                  <w:spacing w:after="0" w:line="240" w:lineRule="auto"/>
                  <w:jc w:val="center"/>
                </w:pPr>
              </w:pPrChange>
            </w:pPr>
          </w:p>
        </w:tc>
        <w:tc>
          <w:tcPr>
            <w:tcW w:w="1839" w:type="dxa"/>
            <w:tcBorders>
              <w:top w:val="nil"/>
              <w:left w:val="nil"/>
              <w:bottom w:val="nil"/>
              <w:right w:val="nil"/>
            </w:tcBorders>
            <w:shd w:val="clear" w:color="auto" w:fill="auto"/>
            <w:noWrap/>
            <w:vAlign w:val="bottom"/>
            <w:hideMark/>
            <w:tcPrChange w:id="871" w:author="Ned Johnson" w:date="2019-05-14T08:54:00Z">
              <w:tcPr>
                <w:tcW w:w="1540" w:type="dxa"/>
                <w:tcBorders>
                  <w:top w:val="nil"/>
                  <w:left w:val="nil"/>
                  <w:bottom w:val="nil"/>
                  <w:right w:val="nil"/>
                </w:tcBorders>
                <w:shd w:val="clear" w:color="auto" w:fill="auto"/>
                <w:noWrap/>
                <w:vAlign w:val="bottom"/>
                <w:hideMark/>
              </w:tcPr>
            </w:tcPrChange>
          </w:tcPr>
          <w:p w14:paraId="304383A4" w14:textId="290DAEF8" w:rsidR="00567DF4" w:rsidRPr="004F6F43" w:rsidDel="00835154" w:rsidRDefault="00567DF4" w:rsidP="00835154">
            <w:pPr>
              <w:spacing w:after="0" w:line="240" w:lineRule="auto"/>
              <w:jc w:val="center"/>
              <w:rPr>
                <w:del w:id="872" w:author="Ned Johnson" w:date="2019-05-14T08:56:00Z"/>
                <w:rFonts w:ascii="Times New Roman" w:eastAsia="Times New Roman" w:hAnsi="Times New Roman" w:cs="Times New Roman"/>
                <w:sz w:val="20"/>
                <w:szCs w:val="20"/>
                <w:lang w:val="en-GB" w:eastAsia="fr-FR"/>
              </w:rPr>
            </w:pPr>
          </w:p>
        </w:tc>
        <w:tc>
          <w:tcPr>
            <w:tcW w:w="3110" w:type="dxa"/>
            <w:tcBorders>
              <w:top w:val="nil"/>
              <w:left w:val="nil"/>
              <w:bottom w:val="nil"/>
              <w:right w:val="nil"/>
            </w:tcBorders>
            <w:shd w:val="clear" w:color="auto" w:fill="auto"/>
            <w:noWrap/>
            <w:vAlign w:val="bottom"/>
            <w:hideMark/>
            <w:tcPrChange w:id="873" w:author="Ned Johnson" w:date="2019-05-14T08:54:00Z">
              <w:tcPr>
                <w:tcW w:w="1540" w:type="dxa"/>
                <w:tcBorders>
                  <w:top w:val="nil"/>
                  <w:left w:val="nil"/>
                  <w:bottom w:val="nil"/>
                  <w:right w:val="nil"/>
                </w:tcBorders>
                <w:shd w:val="clear" w:color="auto" w:fill="auto"/>
                <w:noWrap/>
                <w:vAlign w:val="bottom"/>
                <w:hideMark/>
              </w:tcPr>
            </w:tcPrChange>
          </w:tcPr>
          <w:p w14:paraId="291E0013" w14:textId="0CFE3956" w:rsidR="00567DF4" w:rsidRPr="004F6F43" w:rsidDel="00835154" w:rsidRDefault="00567DF4" w:rsidP="00835154">
            <w:pPr>
              <w:spacing w:after="0" w:line="240" w:lineRule="auto"/>
              <w:jc w:val="center"/>
              <w:rPr>
                <w:del w:id="874" w:author="Ned Johnson" w:date="2019-05-14T08:56:00Z"/>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875" w:author="Ned Johnson" w:date="2019-05-14T08:54:00Z">
              <w:tcPr>
                <w:tcW w:w="1540" w:type="dxa"/>
                <w:tcBorders>
                  <w:top w:val="nil"/>
                  <w:left w:val="nil"/>
                  <w:bottom w:val="nil"/>
                  <w:right w:val="nil"/>
                </w:tcBorders>
                <w:shd w:val="clear" w:color="auto" w:fill="auto"/>
                <w:noWrap/>
                <w:vAlign w:val="bottom"/>
                <w:hideMark/>
              </w:tcPr>
            </w:tcPrChange>
          </w:tcPr>
          <w:p w14:paraId="7EF5960A" w14:textId="0FEA5889" w:rsidR="00567DF4" w:rsidRPr="004F6F43" w:rsidDel="00835154" w:rsidRDefault="00567DF4" w:rsidP="00835154">
            <w:pPr>
              <w:spacing w:after="0" w:line="240" w:lineRule="auto"/>
              <w:jc w:val="center"/>
              <w:rPr>
                <w:del w:id="876" w:author="Ned Johnson" w:date="2019-05-14T08:56:00Z"/>
                <w:rFonts w:ascii="Times New Roman" w:eastAsia="Times New Roman" w:hAnsi="Times New Roman" w:cs="Times New Roman"/>
                <w:sz w:val="20"/>
                <w:szCs w:val="20"/>
                <w:lang w:val="en-GB" w:eastAsia="fr-FR"/>
              </w:rPr>
            </w:pPr>
          </w:p>
        </w:tc>
        <w:tc>
          <w:tcPr>
            <w:tcW w:w="1605" w:type="dxa"/>
            <w:tcBorders>
              <w:top w:val="nil"/>
              <w:left w:val="nil"/>
              <w:bottom w:val="nil"/>
              <w:right w:val="nil"/>
            </w:tcBorders>
            <w:shd w:val="clear" w:color="auto" w:fill="auto"/>
            <w:noWrap/>
            <w:vAlign w:val="bottom"/>
            <w:hideMark/>
            <w:tcPrChange w:id="877" w:author="Ned Johnson" w:date="2019-05-14T08:54:00Z">
              <w:tcPr>
                <w:tcW w:w="1605" w:type="dxa"/>
                <w:tcBorders>
                  <w:top w:val="nil"/>
                  <w:left w:val="nil"/>
                  <w:bottom w:val="nil"/>
                  <w:right w:val="nil"/>
                </w:tcBorders>
                <w:shd w:val="clear" w:color="auto" w:fill="auto"/>
                <w:noWrap/>
                <w:vAlign w:val="bottom"/>
                <w:hideMark/>
              </w:tcPr>
            </w:tcPrChange>
          </w:tcPr>
          <w:p w14:paraId="2E8A063A" w14:textId="2C532D67" w:rsidR="00567DF4" w:rsidRPr="00342D61" w:rsidDel="00835154" w:rsidRDefault="00567DF4" w:rsidP="00835154">
            <w:pPr>
              <w:spacing w:after="0" w:line="240" w:lineRule="auto"/>
              <w:jc w:val="center"/>
              <w:rPr>
                <w:del w:id="878" w:author="Ned Johnson" w:date="2019-05-14T08:56:00Z"/>
                <w:rFonts w:ascii="Times New Roman" w:eastAsia="Times New Roman" w:hAnsi="Times New Roman" w:cs="Times New Roman"/>
                <w:sz w:val="20"/>
                <w:szCs w:val="20"/>
                <w:lang w:val="en-GB" w:eastAsia="fr-FR"/>
              </w:rPr>
            </w:pPr>
          </w:p>
        </w:tc>
      </w:tr>
      <w:tr w:rsidR="00567DF4" w:rsidRPr="00342D61" w:rsidDel="00835154" w14:paraId="49B5441B" w14:textId="7F547E81" w:rsidTr="00835154">
        <w:trPr>
          <w:trHeight w:val="68"/>
          <w:del w:id="879" w:author="Ned Johnson" w:date="2019-05-14T08:56:00Z"/>
          <w:trPrChange w:id="880" w:author="Ned Johnson" w:date="2019-05-14T08:54:00Z">
            <w:trPr>
              <w:trHeight w:val="315"/>
              <w:jc w:val="center"/>
            </w:trPr>
          </w:trPrChange>
        </w:trPr>
        <w:tc>
          <w:tcPr>
            <w:tcW w:w="1540" w:type="dxa"/>
            <w:tcBorders>
              <w:top w:val="nil"/>
              <w:left w:val="nil"/>
              <w:bottom w:val="nil"/>
              <w:right w:val="nil"/>
            </w:tcBorders>
            <w:shd w:val="clear" w:color="auto" w:fill="auto"/>
            <w:noWrap/>
            <w:vAlign w:val="bottom"/>
            <w:hideMark/>
            <w:tcPrChange w:id="881" w:author="Ned Johnson" w:date="2019-05-14T08:54:00Z">
              <w:tcPr>
                <w:tcW w:w="1540" w:type="dxa"/>
                <w:tcBorders>
                  <w:top w:val="nil"/>
                  <w:left w:val="nil"/>
                  <w:bottom w:val="nil"/>
                  <w:right w:val="nil"/>
                </w:tcBorders>
                <w:shd w:val="clear" w:color="auto" w:fill="auto"/>
                <w:noWrap/>
                <w:vAlign w:val="bottom"/>
                <w:hideMark/>
              </w:tcPr>
            </w:tcPrChange>
          </w:tcPr>
          <w:p w14:paraId="100F0B87" w14:textId="6D8A08DD" w:rsidR="00567DF4" w:rsidRPr="00342D61" w:rsidDel="00835154" w:rsidRDefault="00567DF4" w:rsidP="00835154">
            <w:pPr>
              <w:spacing w:after="0" w:line="240" w:lineRule="auto"/>
              <w:jc w:val="center"/>
              <w:rPr>
                <w:del w:id="882" w:author="Ned Johnson" w:date="2019-05-14T08:56:00Z"/>
                <w:rFonts w:ascii="Times New Roman" w:eastAsia="Times New Roman" w:hAnsi="Times New Roman" w:cs="Times New Roman"/>
                <w:sz w:val="20"/>
                <w:szCs w:val="20"/>
                <w:lang w:val="en-GB" w:eastAsia="fr-FR"/>
              </w:rPr>
            </w:pPr>
          </w:p>
        </w:tc>
        <w:tc>
          <w:tcPr>
            <w:tcW w:w="2208" w:type="dxa"/>
            <w:tcBorders>
              <w:top w:val="nil"/>
              <w:left w:val="nil"/>
              <w:bottom w:val="nil"/>
              <w:right w:val="nil"/>
            </w:tcBorders>
            <w:shd w:val="clear" w:color="auto" w:fill="auto"/>
            <w:noWrap/>
            <w:vAlign w:val="bottom"/>
            <w:hideMark/>
            <w:tcPrChange w:id="883" w:author="Ned Johnson" w:date="2019-05-14T08:54:00Z">
              <w:tcPr>
                <w:tcW w:w="1540" w:type="dxa"/>
                <w:tcBorders>
                  <w:top w:val="nil"/>
                  <w:left w:val="nil"/>
                  <w:bottom w:val="nil"/>
                  <w:right w:val="nil"/>
                </w:tcBorders>
                <w:shd w:val="clear" w:color="auto" w:fill="auto"/>
                <w:noWrap/>
                <w:vAlign w:val="bottom"/>
                <w:hideMark/>
              </w:tcPr>
            </w:tcPrChange>
          </w:tcPr>
          <w:p w14:paraId="2C39E162" w14:textId="343DDF80" w:rsidR="00567DF4" w:rsidRPr="00342D61" w:rsidDel="00835154" w:rsidRDefault="00034646" w:rsidP="00835154">
            <w:pPr>
              <w:spacing w:after="0" w:line="240" w:lineRule="auto"/>
              <w:jc w:val="center"/>
              <w:rPr>
                <w:del w:id="884" w:author="Ned Johnson" w:date="2019-05-14T08:56:00Z"/>
                <w:rFonts w:ascii="Times New Roman" w:eastAsia="Times New Roman" w:hAnsi="Times New Roman" w:cs="Times New Roman"/>
                <w:b/>
                <w:sz w:val="20"/>
                <w:szCs w:val="20"/>
                <w:lang w:val="en-GB" w:eastAsia="fr-FR"/>
              </w:rPr>
            </w:pPr>
            <w:del w:id="885" w:author="Ned Johnson" w:date="2019-05-14T08:56:00Z">
              <w:r w:rsidRPr="00342D61" w:rsidDel="00835154">
                <w:rPr>
                  <w:rFonts w:ascii="Times New Roman" w:eastAsia="Times New Roman" w:hAnsi="Times New Roman" w:cs="Times New Roman"/>
                  <w:b/>
                  <w:sz w:val="24"/>
                  <w:szCs w:val="20"/>
                  <w:lang w:val="en-GB" w:eastAsia="fr-FR"/>
                </w:rPr>
                <w:delText xml:space="preserve">Generical description </w:delText>
              </w:r>
            </w:del>
          </w:p>
        </w:tc>
        <w:tc>
          <w:tcPr>
            <w:tcW w:w="2351" w:type="dxa"/>
            <w:tcBorders>
              <w:top w:val="nil"/>
              <w:left w:val="nil"/>
              <w:bottom w:val="nil"/>
              <w:right w:val="nil"/>
            </w:tcBorders>
            <w:shd w:val="clear" w:color="auto" w:fill="auto"/>
            <w:noWrap/>
            <w:vAlign w:val="bottom"/>
            <w:hideMark/>
            <w:tcPrChange w:id="886" w:author="Ned Johnson" w:date="2019-05-14T08:54:00Z">
              <w:tcPr>
                <w:tcW w:w="1540" w:type="dxa"/>
                <w:tcBorders>
                  <w:top w:val="nil"/>
                  <w:left w:val="nil"/>
                  <w:bottom w:val="nil"/>
                  <w:right w:val="nil"/>
                </w:tcBorders>
                <w:shd w:val="clear" w:color="auto" w:fill="auto"/>
                <w:noWrap/>
                <w:vAlign w:val="bottom"/>
                <w:hideMark/>
              </w:tcPr>
            </w:tcPrChange>
          </w:tcPr>
          <w:p w14:paraId="43883C4F" w14:textId="44B4075E" w:rsidR="00567DF4" w:rsidRPr="00342D61" w:rsidDel="00835154" w:rsidRDefault="00567DF4" w:rsidP="00835154">
            <w:pPr>
              <w:spacing w:after="0" w:line="240" w:lineRule="auto"/>
              <w:jc w:val="center"/>
              <w:rPr>
                <w:del w:id="887" w:author="Ned Johnson" w:date="2019-05-14T08:56:00Z"/>
                <w:rFonts w:ascii="Times New Roman" w:eastAsia="Times New Roman" w:hAnsi="Times New Roman" w:cs="Times New Roman"/>
                <w:sz w:val="20"/>
                <w:szCs w:val="20"/>
                <w:lang w:val="en-GB" w:eastAsia="fr-FR"/>
              </w:rPr>
            </w:pPr>
          </w:p>
        </w:tc>
        <w:tc>
          <w:tcPr>
            <w:tcW w:w="1839" w:type="dxa"/>
            <w:tcBorders>
              <w:top w:val="nil"/>
              <w:left w:val="nil"/>
              <w:bottom w:val="nil"/>
              <w:right w:val="nil"/>
            </w:tcBorders>
            <w:shd w:val="clear" w:color="auto" w:fill="auto"/>
            <w:noWrap/>
            <w:vAlign w:val="bottom"/>
            <w:hideMark/>
            <w:tcPrChange w:id="888" w:author="Ned Johnson" w:date="2019-05-14T08:54:00Z">
              <w:tcPr>
                <w:tcW w:w="1540" w:type="dxa"/>
                <w:tcBorders>
                  <w:top w:val="nil"/>
                  <w:left w:val="nil"/>
                  <w:bottom w:val="nil"/>
                  <w:right w:val="nil"/>
                </w:tcBorders>
                <w:shd w:val="clear" w:color="auto" w:fill="auto"/>
                <w:noWrap/>
                <w:vAlign w:val="bottom"/>
                <w:hideMark/>
              </w:tcPr>
            </w:tcPrChange>
          </w:tcPr>
          <w:p w14:paraId="5C7E683B" w14:textId="498B8122" w:rsidR="00567DF4" w:rsidRPr="00342D61" w:rsidDel="00835154" w:rsidRDefault="00567DF4" w:rsidP="00835154">
            <w:pPr>
              <w:spacing w:after="0" w:line="240" w:lineRule="auto"/>
              <w:jc w:val="center"/>
              <w:rPr>
                <w:del w:id="889" w:author="Ned Johnson" w:date="2019-05-14T08:56:00Z"/>
                <w:rFonts w:ascii="Times New Roman" w:eastAsia="Times New Roman" w:hAnsi="Times New Roman" w:cs="Times New Roman"/>
                <w:sz w:val="20"/>
                <w:szCs w:val="20"/>
                <w:lang w:val="en-GB" w:eastAsia="fr-FR"/>
              </w:rPr>
            </w:pPr>
          </w:p>
        </w:tc>
        <w:tc>
          <w:tcPr>
            <w:tcW w:w="3110" w:type="dxa"/>
            <w:tcBorders>
              <w:top w:val="nil"/>
              <w:left w:val="nil"/>
              <w:bottom w:val="nil"/>
              <w:right w:val="nil"/>
            </w:tcBorders>
            <w:shd w:val="clear" w:color="auto" w:fill="auto"/>
            <w:noWrap/>
            <w:vAlign w:val="bottom"/>
            <w:hideMark/>
            <w:tcPrChange w:id="890" w:author="Ned Johnson" w:date="2019-05-14T08:54:00Z">
              <w:tcPr>
                <w:tcW w:w="1540" w:type="dxa"/>
                <w:tcBorders>
                  <w:top w:val="nil"/>
                  <w:left w:val="nil"/>
                  <w:bottom w:val="nil"/>
                  <w:right w:val="nil"/>
                </w:tcBorders>
                <w:shd w:val="clear" w:color="auto" w:fill="auto"/>
                <w:noWrap/>
                <w:vAlign w:val="bottom"/>
                <w:hideMark/>
              </w:tcPr>
            </w:tcPrChange>
          </w:tcPr>
          <w:p w14:paraId="78718ED9" w14:textId="07E5C2FB" w:rsidR="00567DF4" w:rsidRPr="00342D61" w:rsidDel="00835154" w:rsidRDefault="00567DF4" w:rsidP="00835154">
            <w:pPr>
              <w:spacing w:after="0" w:line="240" w:lineRule="auto"/>
              <w:jc w:val="center"/>
              <w:rPr>
                <w:del w:id="891" w:author="Ned Johnson" w:date="2019-05-14T08:56:00Z"/>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892" w:author="Ned Johnson" w:date="2019-05-14T08:54:00Z">
              <w:tcPr>
                <w:tcW w:w="1540" w:type="dxa"/>
                <w:tcBorders>
                  <w:top w:val="nil"/>
                  <w:left w:val="nil"/>
                  <w:bottom w:val="nil"/>
                  <w:right w:val="nil"/>
                </w:tcBorders>
                <w:shd w:val="clear" w:color="auto" w:fill="auto"/>
                <w:noWrap/>
                <w:vAlign w:val="bottom"/>
                <w:hideMark/>
              </w:tcPr>
            </w:tcPrChange>
          </w:tcPr>
          <w:p w14:paraId="37821EDB" w14:textId="1475D18E" w:rsidR="00567DF4" w:rsidRPr="00342D61" w:rsidDel="00835154" w:rsidRDefault="00567DF4" w:rsidP="00835154">
            <w:pPr>
              <w:spacing w:after="0" w:line="240" w:lineRule="auto"/>
              <w:jc w:val="center"/>
              <w:rPr>
                <w:del w:id="893" w:author="Ned Johnson" w:date="2019-05-14T08:56:00Z"/>
                <w:rFonts w:ascii="Times New Roman" w:eastAsia="Times New Roman" w:hAnsi="Times New Roman" w:cs="Times New Roman"/>
                <w:sz w:val="20"/>
                <w:szCs w:val="20"/>
                <w:lang w:val="en-GB" w:eastAsia="fr-FR"/>
              </w:rPr>
            </w:pPr>
          </w:p>
        </w:tc>
        <w:tc>
          <w:tcPr>
            <w:tcW w:w="1605" w:type="dxa"/>
            <w:tcBorders>
              <w:top w:val="nil"/>
              <w:left w:val="nil"/>
              <w:bottom w:val="nil"/>
              <w:right w:val="nil"/>
            </w:tcBorders>
            <w:shd w:val="clear" w:color="auto" w:fill="auto"/>
            <w:noWrap/>
            <w:vAlign w:val="bottom"/>
            <w:hideMark/>
            <w:tcPrChange w:id="894" w:author="Ned Johnson" w:date="2019-05-14T08:54:00Z">
              <w:tcPr>
                <w:tcW w:w="1605" w:type="dxa"/>
                <w:tcBorders>
                  <w:top w:val="nil"/>
                  <w:left w:val="nil"/>
                  <w:bottom w:val="nil"/>
                  <w:right w:val="nil"/>
                </w:tcBorders>
                <w:shd w:val="clear" w:color="auto" w:fill="auto"/>
                <w:noWrap/>
                <w:vAlign w:val="bottom"/>
                <w:hideMark/>
              </w:tcPr>
            </w:tcPrChange>
          </w:tcPr>
          <w:p w14:paraId="15E69380" w14:textId="06F4FB2C" w:rsidR="00567DF4" w:rsidRPr="00342D61" w:rsidDel="00835154" w:rsidRDefault="00567DF4" w:rsidP="00835154">
            <w:pPr>
              <w:spacing w:after="0" w:line="240" w:lineRule="auto"/>
              <w:jc w:val="center"/>
              <w:rPr>
                <w:del w:id="895" w:author="Ned Johnson" w:date="2019-05-14T08:56:00Z"/>
                <w:rFonts w:ascii="Times New Roman" w:eastAsia="Times New Roman" w:hAnsi="Times New Roman" w:cs="Times New Roman"/>
                <w:sz w:val="20"/>
                <w:szCs w:val="20"/>
                <w:lang w:val="en-GB" w:eastAsia="fr-FR"/>
              </w:rPr>
            </w:pPr>
          </w:p>
        </w:tc>
      </w:tr>
      <w:tr w:rsidR="00567DF4" w:rsidRPr="00342D61" w:rsidDel="00835154" w14:paraId="3A92A0F1" w14:textId="642C2E5C" w:rsidTr="00835154">
        <w:trPr>
          <w:trHeight w:val="675"/>
          <w:del w:id="896" w:author="Ned Johnson" w:date="2019-05-14T08:56:00Z"/>
          <w:trPrChange w:id="897" w:author="Ned Johnson" w:date="2019-05-14T08:54:00Z">
            <w:trPr>
              <w:trHeight w:val="675"/>
              <w:jc w:val="center"/>
            </w:trPr>
          </w:trPrChange>
        </w:trPr>
        <w:tc>
          <w:tcPr>
            <w:tcW w:w="1540" w:type="dxa"/>
            <w:tcBorders>
              <w:top w:val="nil"/>
              <w:left w:val="nil"/>
              <w:bottom w:val="nil"/>
              <w:right w:val="nil"/>
            </w:tcBorders>
            <w:shd w:val="clear" w:color="auto" w:fill="auto"/>
            <w:noWrap/>
            <w:vAlign w:val="center"/>
            <w:hideMark/>
            <w:tcPrChange w:id="898" w:author="Ned Johnson" w:date="2019-05-14T08:54:00Z">
              <w:tcPr>
                <w:tcW w:w="1540" w:type="dxa"/>
                <w:tcBorders>
                  <w:top w:val="nil"/>
                  <w:left w:val="nil"/>
                  <w:bottom w:val="nil"/>
                  <w:right w:val="nil"/>
                </w:tcBorders>
                <w:shd w:val="clear" w:color="auto" w:fill="auto"/>
                <w:noWrap/>
                <w:vAlign w:val="center"/>
                <w:hideMark/>
              </w:tcPr>
            </w:tcPrChange>
          </w:tcPr>
          <w:p w14:paraId="4A0298E6" w14:textId="67860B8E" w:rsidR="00567DF4" w:rsidRPr="00342D61" w:rsidDel="00835154" w:rsidRDefault="00567DF4" w:rsidP="00835154">
            <w:pPr>
              <w:spacing w:after="0" w:line="240" w:lineRule="auto"/>
              <w:jc w:val="center"/>
              <w:rPr>
                <w:del w:id="899" w:author="Ned Johnson" w:date="2019-05-14T08:56:00Z"/>
                <w:rFonts w:ascii="Times New Roman" w:eastAsia="Times New Roman" w:hAnsi="Times New Roman" w:cs="Times New Roman"/>
                <w:sz w:val="20"/>
                <w:szCs w:val="20"/>
                <w:lang w:val="en-GB" w:eastAsia="fr-FR"/>
              </w:rPr>
            </w:pPr>
          </w:p>
        </w:tc>
        <w:tc>
          <w:tcPr>
            <w:tcW w:w="2208" w:type="dxa"/>
            <w:tcBorders>
              <w:top w:val="nil"/>
              <w:left w:val="nil"/>
              <w:bottom w:val="nil"/>
              <w:right w:val="nil"/>
            </w:tcBorders>
            <w:shd w:val="clear" w:color="auto" w:fill="auto"/>
            <w:noWrap/>
            <w:vAlign w:val="center"/>
            <w:hideMark/>
            <w:tcPrChange w:id="900" w:author="Ned Johnson" w:date="2019-05-14T08:54:00Z">
              <w:tcPr>
                <w:tcW w:w="1540" w:type="dxa"/>
                <w:tcBorders>
                  <w:top w:val="nil"/>
                  <w:left w:val="nil"/>
                  <w:bottom w:val="nil"/>
                  <w:right w:val="nil"/>
                </w:tcBorders>
                <w:shd w:val="clear" w:color="auto" w:fill="auto"/>
                <w:noWrap/>
                <w:vAlign w:val="center"/>
                <w:hideMark/>
              </w:tcPr>
            </w:tcPrChange>
          </w:tcPr>
          <w:p w14:paraId="60B08845" w14:textId="1C76279F" w:rsidR="00567DF4" w:rsidRPr="00342D61" w:rsidDel="00835154" w:rsidRDefault="00567DF4" w:rsidP="00835154">
            <w:pPr>
              <w:spacing w:after="0" w:line="240" w:lineRule="auto"/>
              <w:jc w:val="center"/>
              <w:rPr>
                <w:del w:id="901" w:author="Ned Johnson" w:date="2019-05-14T08:56:00Z"/>
                <w:rFonts w:ascii="Times New Roman" w:eastAsia="Times New Roman" w:hAnsi="Times New Roman" w:cs="Times New Roman"/>
                <w:sz w:val="20"/>
                <w:szCs w:val="20"/>
                <w:lang w:val="en-GB" w:eastAsia="fr-FR"/>
              </w:rPr>
            </w:pPr>
          </w:p>
        </w:tc>
        <w:tc>
          <w:tcPr>
            <w:tcW w:w="235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Change w:id="902" w:author="Ned Johnson" w:date="2019-05-14T08:54:00Z">
              <w:tcPr>
                <w:tcW w:w="15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tcPrChange>
          </w:tcPr>
          <w:p w14:paraId="6F689B4D" w14:textId="40461945" w:rsidR="00567DF4" w:rsidRPr="00342D61" w:rsidDel="00835154" w:rsidRDefault="00567DF4" w:rsidP="00835154">
            <w:pPr>
              <w:spacing w:after="0" w:line="240" w:lineRule="auto"/>
              <w:jc w:val="center"/>
              <w:rPr>
                <w:del w:id="903" w:author="Ned Johnson" w:date="2019-05-14T08:56:00Z"/>
                <w:rFonts w:ascii="Arial" w:eastAsia="Times New Roman" w:hAnsi="Arial" w:cs="Arial"/>
                <w:sz w:val="28"/>
                <w:szCs w:val="28"/>
                <w:lang w:val="en-GB" w:eastAsia="fr-FR"/>
              </w:rPr>
            </w:pPr>
            <w:del w:id="904" w:author="Ned Johnson" w:date="2019-05-14T08:56:00Z">
              <w:r w:rsidRPr="00342D61" w:rsidDel="00835154">
                <w:rPr>
                  <w:rFonts w:ascii="Arial" w:eastAsia="Times New Roman" w:hAnsi="Arial" w:cs="Arial"/>
                  <w:sz w:val="28"/>
                  <w:szCs w:val="28"/>
                  <w:lang w:val="en-GB" w:eastAsia="fr-FR"/>
                </w:rPr>
                <w:delText>Predicat</w:delText>
              </w:r>
            </w:del>
            <w:ins w:id="905" w:author="herrmannfrancine@gmail.com" w:date="2019-05-10T13:40:00Z">
              <w:del w:id="906" w:author="Ned Johnson" w:date="2019-05-14T08:56:00Z">
                <w:r w:rsidR="0090701B" w:rsidRPr="00342D61" w:rsidDel="00835154">
                  <w:rPr>
                    <w:rFonts w:ascii="Arial" w:eastAsia="Times New Roman" w:hAnsi="Arial" w:cs="Arial"/>
                    <w:sz w:val="28"/>
                    <w:szCs w:val="28"/>
                    <w:lang w:val="en-GB" w:eastAsia="fr-FR"/>
                  </w:rPr>
                  <w:delText>Predicate</w:delText>
                </w:r>
              </w:del>
            </w:ins>
          </w:p>
        </w:tc>
        <w:tc>
          <w:tcPr>
            <w:tcW w:w="1839" w:type="dxa"/>
            <w:tcBorders>
              <w:top w:val="single" w:sz="4" w:space="0" w:color="000000"/>
              <w:left w:val="nil"/>
              <w:bottom w:val="single" w:sz="4" w:space="0" w:color="000000"/>
              <w:right w:val="single" w:sz="4" w:space="0" w:color="000000"/>
            </w:tcBorders>
            <w:shd w:val="clear" w:color="auto" w:fill="auto"/>
            <w:noWrap/>
            <w:vAlign w:val="center"/>
            <w:hideMark/>
            <w:tcPrChange w:id="907" w:author="Ned Johnson" w:date="2019-05-14T08:54: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1B1AC9D1" w14:textId="423D86D3" w:rsidR="00567DF4" w:rsidRPr="00342D61" w:rsidDel="00835154" w:rsidRDefault="00567DF4" w:rsidP="00835154">
            <w:pPr>
              <w:spacing w:after="0" w:line="240" w:lineRule="auto"/>
              <w:jc w:val="center"/>
              <w:rPr>
                <w:del w:id="908" w:author="Ned Johnson" w:date="2019-05-14T08:56:00Z"/>
                <w:rFonts w:ascii="Arial" w:eastAsia="Times New Roman" w:hAnsi="Arial" w:cs="Arial"/>
                <w:sz w:val="28"/>
                <w:szCs w:val="28"/>
                <w:lang w:val="en-GB" w:eastAsia="fr-FR"/>
              </w:rPr>
            </w:pPr>
            <w:del w:id="909" w:author="Ned Johnson" w:date="2019-05-14T08:56:00Z">
              <w:r w:rsidRPr="00342D61" w:rsidDel="00835154">
                <w:rPr>
                  <w:rFonts w:ascii="Cambria Math" w:eastAsia="Times New Roman" w:hAnsi="Cambria Math" w:cs="Cambria Math"/>
                  <w:sz w:val="28"/>
                  <w:szCs w:val="28"/>
                  <w:lang w:val="en-GB" w:eastAsia="fr-FR"/>
                </w:rPr>
                <w:delText>⊥</w:delText>
              </w:r>
            </w:del>
          </w:p>
        </w:tc>
        <w:tc>
          <w:tcPr>
            <w:tcW w:w="3110" w:type="dxa"/>
            <w:tcBorders>
              <w:top w:val="single" w:sz="4" w:space="0" w:color="000000"/>
              <w:left w:val="nil"/>
              <w:bottom w:val="single" w:sz="4" w:space="0" w:color="000000"/>
              <w:right w:val="single" w:sz="4" w:space="0" w:color="000000"/>
            </w:tcBorders>
            <w:shd w:val="clear" w:color="auto" w:fill="auto"/>
            <w:noWrap/>
            <w:vAlign w:val="center"/>
            <w:hideMark/>
            <w:tcPrChange w:id="910" w:author="Ned Johnson" w:date="2019-05-14T08:54:00Z">
              <w:tcPr>
                <w:tcW w:w="1540"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6DBD1FAE" w14:textId="63D29079" w:rsidR="00567DF4" w:rsidRPr="00342D61" w:rsidDel="00835154" w:rsidRDefault="00567DF4" w:rsidP="00835154">
            <w:pPr>
              <w:spacing w:after="0" w:line="240" w:lineRule="auto"/>
              <w:jc w:val="center"/>
              <w:rPr>
                <w:del w:id="911" w:author="Ned Johnson" w:date="2019-05-14T08:56:00Z"/>
                <w:rFonts w:ascii="Arial" w:eastAsia="Times New Roman" w:hAnsi="Arial" w:cs="Arial"/>
                <w:sz w:val="28"/>
                <w:szCs w:val="28"/>
                <w:lang w:val="en-GB" w:eastAsia="fr-FR"/>
              </w:rPr>
            </w:pPr>
            <w:del w:id="912" w:author="Ned Johnson" w:date="2019-05-14T08:56:00Z">
              <w:r w:rsidRPr="00342D61" w:rsidDel="00835154">
                <w:rPr>
                  <w:rFonts w:ascii="Arial" w:eastAsia="Times New Roman" w:hAnsi="Arial" w:cs="Arial"/>
                  <w:sz w:val="28"/>
                  <w:szCs w:val="28"/>
                  <w:lang w:val="en-GB" w:eastAsia="fr-FR"/>
                </w:rPr>
                <w:delText>Predicat</w:delText>
              </w:r>
            </w:del>
            <w:ins w:id="913" w:author="herrmannfrancine@gmail.com" w:date="2019-05-10T13:40:00Z">
              <w:del w:id="914" w:author="Ned Johnson" w:date="2019-05-14T08:56:00Z">
                <w:r w:rsidR="0090701B" w:rsidRPr="00342D61" w:rsidDel="00835154">
                  <w:rPr>
                    <w:rFonts w:ascii="Arial" w:eastAsia="Times New Roman" w:hAnsi="Arial" w:cs="Arial"/>
                    <w:sz w:val="28"/>
                    <w:szCs w:val="28"/>
                    <w:lang w:val="en-GB" w:eastAsia="fr-FR"/>
                  </w:rPr>
                  <w:delText>Predicate</w:delText>
                </w:r>
              </w:del>
            </w:ins>
          </w:p>
        </w:tc>
        <w:tc>
          <w:tcPr>
            <w:tcW w:w="1540" w:type="dxa"/>
            <w:tcBorders>
              <w:top w:val="nil"/>
              <w:left w:val="nil"/>
              <w:bottom w:val="nil"/>
              <w:right w:val="nil"/>
            </w:tcBorders>
            <w:shd w:val="clear" w:color="auto" w:fill="auto"/>
            <w:noWrap/>
            <w:vAlign w:val="center"/>
            <w:hideMark/>
            <w:tcPrChange w:id="915" w:author="Ned Johnson" w:date="2019-05-14T08:54:00Z">
              <w:tcPr>
                <w:tcW w:w="1540" w:type="dxa"/>
                <w:tcBorders>
                  <w:top w:val="nil"/>
                  <w:left w:val="nil"/>
                  <w:bottom w:val="nil"/>
                  <w:right w:val="nil"/>
                </w:tcBorders>
                <w:shd w:val="clear" w:color="auto" w:fill="auto"/>
                <w:noWrap/>
                <w:vAlign w:val="center"/>
                <w:hideMark/>
              </w:tcPr>
            </w:tcPrChange>
          </w:tcPr>
          <w:p w14:paraId="0B753E5D" w14:textId="1FFD4FB2" w:rsidR="00567DF4" w:rsidRPr="00342D61" w:rsidDel="00835154" w:rsidRDefault="00567DF4" w:rsidP="00835154">
            <w:pPr>
              <w:spacing w:after="0" w:line="240" w:lineRule="auto"/>
              <w:jc w:val="center"/>
              <w:rPr>
                <w:del w:id="916" w:author="Ned Johnson" w:date="2019-05-14T08:56:00Z"/>
                <w:rFonts w:ascii="Arial" w:eastAsia="Times New Roman" w:hAnsi="Arial" w:cs="Arial"/>
                <w:sz w:val="28"/>
                <w:szCs w:val="28"/>
                <w:lang w:val="en-GB" w:eastAsia="fr-FR"/>
              </w:rPr>
            </w:pPr>
          </w:p>
        </w:tc>
        <w:tc>
          <w:tcPr>
            <w:tcW w:w="1605" w:type="dxa"/>
            <w:tcBorders>
              <w:top w:val="nil"/>
              <w:left w:val="nil"/>
              <w:bottom w:val="nil"/>
              <w:right w:val="nil"/>
            </w:tcBorders>
            <w:shd w:val="clear" w:color="auto" w:fill="auto"/>
            <w:noWrap/>
            <w:vAlign w:val="bottom"/>
            <w:hideMark/>
            <w:tcPrChange w:id="917" w:author="Ned Johnson" w:date="2019-05-14T08:54:00Z">
              <w:tcPr>
                <w:tcW w:w="1605" w:type="dxa"/>
                <w:tcBorders>
                  <w:top w:val="nil"/>
                  <w:left w:val="nil"/>
                  <w:bottom w:val="nil"/>
                  <w:right w:val="nil"/>
                </w:tcBorders>
                <w:shd w:val="clear" w:color="auto" w:fill="auto"/>
                <w:noWrap/>
                <w:vAlign w:val="bottom"/>
                <w:hideMark/>
              </w:tcPr>
            </w:tcPrChange>
          </w:tcPr>
          <w:p w14:paraId="2BE63BD8" w14:textId="53E71C0E" w:rsidR="00567DF4" w:rsidRPr="00342D61" w:rsidDel="00835154" w:rsidRDefault="00567DF4" w:rsidP="00835154">
            <w:pPr>
              <w:spacing w:after="0" w:line="240" w:lineRule="auto"/>
              <w:jc w:val="center"/>
              <w:rPr>
                <w:del w:id="918" w:author="Ned Johnson" w:date="2019-05-14T08:56:00Z"/>
                <w:rFonts w:ascii="Times New Roman" w:eastAsia="Times New Roman" w:hAnsi="Times New Roman" w:cs="Times New Roman"/>
                <w:sz w:val="20"/>
                <w:szCs w:val="20"/>
                <w:lang w:val="en-GB" w:eastAsia="fr-FR"/>
              </w:rPr>
            </w:pPr>
          </w:p>
        </w:tc>
      </w:tr>
      <w:tr w:rsidR="00567DF4" w:rsidRPr="00342D61" w:rsidDel="00835154" w14:paraId="260F584B" w14:textId="6EE6A009" w:rsidTr="00835154">
        <w:trPr>
          <w:trHeight w:val="675"/>
          <w:del w:id="919" w:author="Ned Johnson" w:date="2019-05-14T08:56:00Z"/>
          <w:trPrChange w:id="920" w:author="Ned Johnson" w:date="2019-05-14T08:54:00Z">
            <w:trPr>
              <w:trHeight w:val="675"/>
              <w:jc w:val="center"/>
            </w:trPr>
          </w:trPrChange>
        </w:trPr>
        <w:tc>
          <w:tcPr>
            <w:tcW w:w="1540" w:type="dxa"/>
            <w:tcBorders>
              <w:top w:val="nil"/>
              <w:left w:val="nil"/>
              <w:bottom w:val="nil"/>
              <w:right w:val="nil"/>
            </w:tcBorders>
            <w:shd w:val="clear" w:color="auto" w:fill="auto"/>
            <w:vAlign w:val="center"/>
            <w:hideMark/>
            <w:tcPrChange w:id="921" w:author="Ned Johnson" w:date="2019-05-14T08:54:00Z">
              <w:tcPr>
                <w:tcW w:w="1540" w:type="dxa"/>
                <w:tcBorders>
                  <w:top w:val="nil"/>
                  <w:left w:val="nil"/>
                  <w:bottom w:val="nil"/>
                  <w:right w:val="nil"/>
                </w:tcBorders>
                <w:shd w:val="clear" w:color="auto" w:fill="auto"/>
                <w:vAlign w:val="center"/>
                <w:hideMark/>
              </w:tcPr>
            </w:tcPrChange>
          </w:tcPr>
          <w:p w14:paraId="2634FE5E" w14:textId="0DFB6122" w:rsidR="00567DF4" w:rsidRPr="00342D61" w:rsidDel="00835154" w:rsidRDefault="00567DF4" w:rsidP="00835154">
            <w:pPr>
              <w:spacing w:after="0" w:line="240" w:lineRule="auto"/>
              <w:jc w:val="center"/>
              <w:rPr>
                <w:del w:id="922" w:author="Ned Johnson" w:date="2019-05-14T08:56:00Z"/>
                <w:rFonts w:ascii="Times New Roman" w:eastAsia="Times New Roman" w:hAnsi="Times New Roman" w:cs="Times New Roman"/>
                <w:sz w:val="20"/>
                <w:szCs w:val="20"/>
                <w:lang w:val="en-GB" w:eastAsia="fr-FR"/>
              </w:rPr>
            </w:pPr>
          </w:p>
        </w:tc>
        <w:tc>
          <w:tcPr>
            <w:tcW w:w="2208" w:type="dxa"/>
            <w:tcBorders>
              <w:top w:val="nil"/>
              <w:left w:val="nil"/>
              <w:bottom w:val="nil"/>
              <w:right w:val="nil"/>
            </w:tcBorders>
            <w:shd w:val="clear" w:color="auto" w:fill="auto"/>
            <w:noWrap/>
            <w:vAlign w:val="center"/>
            <w:hideMark/>
            <w:tcPrChange w:id="923" w:author="Ned Johnson" w:date="2019-05-14T08:54:00Z">
              <w:tcPr>
                <w:tcW w:w="1540" w:type="dxa"/>
                <w:tcBorders>
                  <w:top w:val="nil"/>
                  <w:left w:val="nil"/>
                  <w:bottom w:val="nil"/>
                  <w:right w:val="nil"/>
                </w:tcBorders>
                <w:shd w:val="clear" w:color="auto" w:fill="auto"/>
                <w:noWrap/>
                <w:vAlign w:val="center"/>
                <w:hideMark/>
              </w:tcPr>
            </w:tcPrChange>
          </w:tcPr>
          <w:p w14:paraId="5A0F1432" w14:textId="7FCA036E" w:rsidR="00567DF4" w:rsidRPr="00342D61" w:rsidDel="00835154" w:rsidRDefault="00567DF4" w:rsidP="00835154">
            <w:pPr>
              <w:spacing w:after="0" w:line="240" w:lineRule="auto"/>
              <w:jc w:val="center"/>
              <w:rPr>
                <w:del w:id="924" w:author="Ned Johnson" w:date="2019-05-14T08:56:00Z"/>
                <w:rFonts w:ascii="Times New Roman" w:eastAsia="Times New Roman" w:hAnsi="Times New Roman" w:cs="Times New Roman"/>
                <w:sz w:val="20"/>
                <w:szCs w:val="20"/>
                <w:lang w:val="en-GB" w:eastAsia="fr-FR"/>
              </w:rPr>
            </w:pPr>
          </w:p>
        </w:tc>
        <w:tc>
          <w:tcPr>
            <w:tcW w:w="2351" w:type="dxa"/>
            <w:tcBorders>
              <w:top w:val="nil"/>
              <w:left w:val="single" w:sz="4" w:space="0" w:color="000000"/>
              <w:bottom w:val="single" w:sz="4" w:space="0" w:color="000000"/>
              <w:right w:val="single" w:sz="4" w:space="0" w:color="000000"/>
            </w:tcBorders>
            <w:shd w:val="clear" w:color="auto" w:fill="auto"/>
            <w:vAlign w:val="center"/>
            <w:hideMark/>
            <w:tcPrChange w:id="925" w:author="Ned Johnson" w:date="2019-05-14T08:54:00Z">
              <w:tcPr>
                <w:tcW w:w="1540" w:type="dxa"/>
                <w:tcBorders>
                  <w:top w:val="nil"/>
                  <w:left w:val="single" w:sz="4" w:space="0" w:color="000000"/>
                  <w:bottom w:val="single" w:sz="4" w:space="0" w:color="000000"/>
                  <w:right w:val="single" w:sz="4" w:space="0" w:color="000000"/>
                </w:tcBorders>
                <w:shd w:val="clear" w:color="auto" w:fill="auto"/>
                <w:vAlign w:val="center"/>
                <w:hideMark/>
              </w:tcPr>
            </w:tcPrChange>
          </w:tcPr>
          <w:p w14:paraId="0F8696E9" w14:textId="03F28801" w:rsidR="00567DF4" w:rsidRPr="00342D61" w:rsidDel="00835154" w:rsidRDefault="00567DF4" w:rsidP="00835154">
            <w:pPr>
              <w:spacing w:after="0" w:line="240" w:lineRule="auto"/>
              <w:jc w:val="center"/>
              <w:rPr>
                <w:del w:id="926" w:author="Ned Johnson" w:date="2019-05-14T08:56:00Z"/>
                <w:rFonts w:ascii="Arial" w:eastAsia="Times New Roman" w:hAnsi="Arial" w:cs="Arial"/>
                <w:sz w:val="28"/>
                <w:szCs w:val="28"/>
                <w:lang w:val="en-GB" w:eastAsia="fr-FR"/>
              </w:rPr>
            </w:pPr>
            <w:del w:id="927" w:author="Ned Johnson" w:date="2019-05-14T08:56:00Z">
              <w:r w:rsidRPr="00342D61" w:rsidDel="00835154">
                <w:rPr>
                  <w:rFonts w:ascii="Arial" w:eastAsia="Times New Roman" w:hAnsi="Arial" w:cs="Arial"/>
                  <w:sz w:val="28"/>
                  <w:szCs w:val="28"/>
                  <w:lang w:val="en-GB" w:eastAsia="fr-FR"/>
                </w:rPr>
                <w:delText>Value</w:delText>
              </w:r>
            </w:del>
          </w:p>
        </w:tc>
        <w:tc>
          <w:tcPr>
            <w:tcW w:w="1839" w:type="dxa"/>
            <w:tcBorders>
              <w:top w:val="nil"/>
              <w:left w:val="nil"/>
              <w:bottom w:val="single" w:sz="4" w:space="0" w:color="000000"/>
              <w:right w:val="single" w:sz="4" w:space="0" w:color="000000"/>
            </w:tcBorders>
            <w:shd w:val="clear" w:color="auto" w:fill="auto"/>
            <w:noWrap/>
            <w:vAlign w:val="center"/>
            <w:hideMark/>
            <w:tcPrChange w:id="928" w:author="Ned Johnson" w:date="2019-05-14T08:54:00Z">
              <w:tcPr>
                <w:tcW w:w="1540" w:type="dxa"/>
                <w:tcBorders>
                  <w:top w:val="nil"/>
                  <w:left w:val="nil"/>
                  <w:bottom w:val="single" w:sz="4" w:space="0" w:color="000000"/>
                  <w:right w:val="single" w:sz="4" w:space="0" w:color="000000"/>
                </w:tcBorders>
                <w:shd w:val="clear" w:color="auto" w:fill="auto"/>
                <w:noWrap/>
                <w:vAlign w:val="center"/>
                <w:hideMark/>
              </w:tcPr>
            </w:tcPrChange>
          </w:tcPr>
          <w:p w14:paraId="39582CD4" w14:textId="755038E1" w:rsidR="00567DF4" w:rsidRPr="00342D61" w:rsidDel="00835154" w:rsidRDefault="00567DF4" w:rsidP="00835154">
            <w:pPr>
              <w:spacing w:after="0" w:line="240" w:lineRule="auto"/>
              <w:jc w:val="center"/>
              <w:rPr>
                <w:del w:id="929" w:author="Ned Johnson" w:date="2019-05-14T08:56:00Z"/>
                <w:rFonts w:ascii="Arial" w:eastAsia="Times New Roman" w:hAnsi="Arial" w:cs="Arial"/>
                <w:sz w:val="28"/>
                <w:szCs w:val="28"/>
                <w:lang w:val="en-GB" w:eastAsia="fr-FR"/>
              </w:rPr>
            </w:pPr>
            <w:del w:id="930" w:author="Ned Johnson" w:date="2019-05-14T08:56:00Z">
              <w:r w:rsidRPr="00342D61" w:rsidDel="00835154">
                <w:rPr>
                  <w:rFonts w:ascii="Cambria Math" w:eastAsia="Times New Roman" w:hAnsi="Cambria Math" w:cs="Cambria Math"/>
                  <w:sz w:val="28"/>
                  <w:szCs w:val="28"/>
                  <w:lang w:val="en-GB" w:eastAsia="fr-FR"/>
                </w:rPr>
                <w:delText>⊥</w:delText>
              </w:r>
            </w:del>
          </w:p>
        </w:tc>
        <w:tc>
          <w:tcPr>
            <w:tcW w:w="3110" w:type="dxa"/>
            <w:tcBorders>
              <w:top w:val="nil"/>
              <w:left w:val="nil"/>
              <w:bottom w:val="single" w:sz="4" w:space="0" w:color="000000"/>
              <w:right w:val="single" w:sz="4" w:space="0" w:color="000000"/>
            </w:tcBorders>
            <w:shd w:val="clear" w:color="auto" w:fill="auto"/>
            <w:vAlign w:val="center"/>
            <w:hideMark/>
            <w:tcPrChange w:id="931"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06BCA619" w14:textId="21A310FE" w:rsidR="00567DF4" w:rsidRPr="00342D61" w:rsidDel="00835154" w:rsidRDefault="00567DF4" w:rsidP="00835154">
            <w:pPr>
              <w:spacing w:after="0" w:line="240" w:lineRule="auto"/>
              <w:jc w:val="center"/>
              <w:rPr>
                <w:del w:id="932" w:author="Ned Johnson" w:date="2019-05-14T08:56:00Z"/>
                <w:rFonts w:ascii="Arial" w:eastAsia="Times New Roman" w:hAnsi="Arial" w:cs="Arial"/>
                <w:sz w:val="28"/>
                <w:szCs w:val="28"/>
                <w:lang w:val="en-GB" w:eastAsia="fr-FR"/>
              </w:rPr>
            </w:pPr>
            <w:del w:id="933" w:author="Ned Johnson" w:date="2019-05-14T08:56:00Z">
              <w:r w:rsidRPr="00342D61" w:rsidDel="00835154">
                <w:rPr>
                  <w:rFonts w:ascii="Arial" w:eastAsia="Times New Roman" w:hAnsi="Arial" w:cs="Arial"/>
                  <w:sz w:val="28"/>
                  <w:szCs w:val="28"/>
                  <w:lang w:val="en-GB" w:eastAsia="fr-FR"/>
                </w:rPr>
                <w:delText>Value</w:delText>
              </w:r>
            </w:del>
          </w:p>
        </w:tc>
        <w:tc>
          <w:tcPr>
            <w:tcW w:w="1540" w:type="dxa"/>
            <w:tcBorders>
              <w:top w:val="nil"/>
              <w:left w:val="nil"/>
              <w:bottom w:val="nil"/>
              <w:right w:val="nil"/>
            </w:tcBorders>
            <w:shd w:val="clear" w:color="auto" w:fill="auto"/>
            <w:vAlign w:val="center"/>
            <w:hideMark/>
            <w:tcPrChange w:id="934" w:author="Ned Johnson" w:date="2019-05-14T08:54:00Z">
              <w:tcPr>
                <w:tcW w:w="1540" w:type="dxa"/>
                <w:tcBorders>
                  <w:top w:val="nil"/>
                  <w:left w:val="nil"/>
                  <w:bottom w:val="nil"/>
                  <w:right w:val="nil"/>
                </w:tcBorders>
                <w:shd w:val="clear" w:color="auto" w:fill="auto"/>
                <w:vAlign w:val="center"/>
                <w:hideMark/>
              </w:tcPr>
            </w:tcPrChange>
          </w:tcPr>
          <w:p w14:paraId="0E3CC1D6" w14:textId="07CFA07E" w:rsidR="00567DF4" w:rsidRPr="00342D61" w:rsidDel="00835154" w:rsidRDefault="00567DF4" w:rsidP="00835154">
            <w:pPr>
              <w:spacing w:after="0" w:line="240" w:lineRule="auto"/>
              <w:jc w:val="center"/>
              <w:rPr>
                <w:del w:id="935" w:author="Ned Johnson" w:date="2019-05-14T08:56:00Z"/>
                <w:rFonts w:ascii="Arial" w:eastAsia="Times New Roman" w:hAnsi="Arial" w:cs="Arial"/>
                <w:sz w:val="28"/>
                <w:szCs w:val="28"/>
                <w:lang w:val="en-GB" w:eastAsia="fr-FR"/>
              </w:rPr>
            </w:pPr>
          </w:p>
        </w:tc>
        <w:tc>
          <w:tcPr>
            <w:tcW w:w="1605" w:type="dxa"/>
            <w:tcBorders>
              <w:top w:val="nil"/>
              <w:left w:val="nil"/>
              <w:bottom w:val="nil"/>
              <w:right w:val="nil"/>
            </w:tcBorders>
            <w:shd w:val="clear" w:color="auto" w:fill="auto"/>
            <w:noWrap/>
            <w:vAlign w:val="bottom"/>
            <w:hideMark/>
            <w:tcPrChange w:id="936" w:author="Ned Johnson" w:date="2019-05-14T08:54:00Z">
              <w:tcPr>
                <w:tcW w:w="1605" w:type="dxa"/>
                <w:tcBorders>
                  <w:top w:val="nil"/>
                  <w:left w:val="nil"/>
                  <w:bottom w:val="nil"/>
                  <w:right w:val="nil"/>
                </w:tcBorders>
                <w:shd w:val="clear" w:color="auto" w:fill="auto"/>
                <w:noWrap/>
                <w:vAlign w:val="bottom"/>
                <w:hideMark/>
              </w:tcPr>
            </w:tcPrChange>
          </w:tcPr>
          <w:p w14:paraId="4BE4DD6C" w14:textId="434CA870" w:rsidR="00567DF4" w:rsidRPr="00342D61" w:rsidDel="00835154" w:rsidRDefault="00567DF4" w:rsidP="00835154">
            <w:pPr>
              <w:spacing w:after="0" w:line="240" w:lineRule="auto"/>
              <w:jc w:val="center"/>
              <w:rPr>
                <w:del w:id="937" w:author="Ned Johnson" w:date="2019-05-14T08:56:00Z"/>
                <w:rFonts w:ascii="Times New Roman" w:eastAsia="Times New Roman" w:hAnsi="Times New Roman" w:cs="Times New Roman"/>
                <w:sz w:val="20"/>
                <w:szCs w:val="20"/>
                <w:lang w:val="en-GB" w:eastAsia="fr-FR"/>
              </w:rPr>
            </w:pPr>
          </w:p>
        </w:tc>
      </w:tr>
      <w:tr w:rsidR="00567DF4" w:rsidRPr="00342D61" w:rsidDel="00835154" w14:paraId="06A6EB99" w14:textId="0BF847E3" w:rsidTr="00835154">
        <w:trPr>
          <w:trHeight w:val="675"/>
          <w:del w:id="938" w:author="Ned Johnson" w:date="2019-05-14T08:56:00Z"/>
          <w:trPrChange w:id="939" w:author="Ned Johnson" w:date="2019-05-14T08:54:00Z">
            <w:trPr>
              <w:trHeight w:val="675"/>
              <w:jc w:val="center"/>
            </w:trPr>
          </w:trPrChange>
        </w:trPr>
        <w:tc>
          <w:tcPr>
            <w:tcW w:w="1540" w:type="dxa"/>
            <w:tcBorders>
              <w:top w:val="nil"/>
              <w:left w:val="nil"/>
              <w:bottom w:val="nil"/>
              <w:right w:val="nil"/>
            </w:tcBorders>
            <w:shd w:val="clear" w:color="auto" w:fill="auto"/>
            <w:vAlign w:val="center"/>
            <w:hideMark/>
            <w:tcPrChange w:id="940" w:author="Ned Johnson" w:date="2019-05-14T08:54:00Z">
              <w:tcPr>
                <w:tcW w:w="1540" w:type="dxa"/>
                <w:tcBorders>
                  <w:top w:val="nil"/>
                  <w:left w:val="nil"/>
                  <w:bottom w:val="nil"/>
                  <w:right w:val="nil"/>
                </w:tcBorders>
                <w:shd w:val="clear" w:color="auto" w:fill="auto"/>
                <w:vAlign w:val="center"/>
                <w:hideMark/>
              </w:tcPr>
            </w:tcPrChange>
          </w:tcPr>
          <w:p w14:paraId="35BB09D7" w14:textId="209660D3" w:rsidR="00567DF4" w:rsidRPr="00342D61" w:rsidDel="00835154" w:rsidRDefault="00567DF4" w:rsidP="00835154">
            <w:pPr>
              <w:spacing w:after="0" w:line="240" w:lineRule="auto"/>
              <w:jc w:val="center"/>
              <w:rPr>
                <w:del w:id="941" w:author="Ned Johnson" w:date="2019-05-14T08:56:00Z"/>
                <w:rFonts w:ascii="Times New Roman" w:eastAsia="Times New Roman" w:hAnsi="Times New Roman" w:cs="Times New Roman"/>
                <w:sz w:val="20"/>
                <w:szCs w:val="20"/>
                <w:lang w:val="en-GB" w:eastAsia="fr-FR"/>
              </w:rPr>
            </w:pPr>
          </w:p>
        </w:tc>
        <w:tc>
          <w:tcPr>
            <w:tcW w:w="2208" w:type="dxa"/>
            <w:tcBorders>
              <w:top w:val="nil"/>
              <w:left w:val="nil"/>
              <w:bottom w:val="nil"/>
              <w:right w:val="nil"/>
            </w:tcBorders>
            <w:shd w:val="clear" w:color="auto" w:fill="auto"/>
            <w:noWrap/>
            <w:vAlign w:val="center"/>
            <w:hideMark/>
            <w:tcPrChange w:id="942" w:author="Ned Johnson" w:date="2019-05-14T08:54:00Z">
              <w:tcPr>
                <w:tcW w:w="1540" w:type="dxa"/>
                <w:tcBorders>
                  <w:top w:val="nil"/>
                  <w:left w:val="nil"/>
                  <w:bottom w:val="nil"/>
                  <w:right w:val="nil"/>
                </w:tcBorders>
                <w:shd w:val="clear" w:color="auto" w:fill="auto"/>
                <w:noWrap/>
                <w:vAlign w:val="center"/>
                <w:hideMark/>
              </w:tcPr>
            </w:tcPrChange>
          </w:tcPr>
          <w:p w14:paraId="637559B7" w14:textId="440D3354" w:rsidR="00567DF4" w:rsidRPr="00342D61" w:rsidDel="00835154" w:rsidRDefault="00567DF4" w:rsidP="00835154">
            <w:pPr>
              <w:spacing w:after="0" w:line="240" w:lineRule="auto"/>
              <w:jc w:val="center"/>
              <w:rPr>
                <w:del w:id="943" w:author="Ned Johnson" w:date="2019-05-14T08:56:00Z"/>
                <w:rFonts w:ascii="Times New Roman" w:eastAsia="Times New Roman" w:hAnsi="Times New Roman" w:cs="Times New Roman"/>
                <w:sz w:val="20"/>
                <w:szCs w:val="20"/>
                <w:lang w:val="en-GB" w:eastAsia="fr-FR"/>
              </w:rPr>
            </w:pPr>
          </w:p>
        </w:tc>
        <w:tc>
          <w:tcPr>
            <w:tcW w:w="2351" w:type="dxa"/>
            <w:tcBorders>
              <w:top w:val="nil"/>
              <w:left w:val="single" w:sz="4" w:space="0" w:color="000000"/>
              <w:bottom w:val="single" w:sz="4" w:space="0" w:color="000000"/>
              <w:right w:val="single" w:sz="4" w:space="0" w:color="000000"/>
            </w:tcBorders>
            <w:shd w:val="clear" w:color="auto" w:fill="auto"/>
            <w:vAlign w:val="center"/>
            <w:hideMark/>
            <w:tcPrChange w:id="944" w:author="Ned Johnson" w:date="2019-05-14T08:54:00Z">
              <w:tcPr>
                <w:tcW w:w="1540" w:type="dxa"/>
                <w:tcBorders>
                  <w:top w:val="nil"/>
                  <w:left w:val="single" w:sz="4" w:space="0" w:color="000000"/>
                  <w:bottom w:val="single" w:sz="4" w:space="0" w:color="000000"/>
                  <w:right w:val="single" w:sz="4" w:space="0" w:color="000000"/>
                </w:tcBorders>
                <w:shd w:val="clear" w:color="auto" w:fill="auto"/>
                <w:vAlign w:val="center"/>
                <w:hideMark/>
              </w:tcPr>
            </w:tcPrChange>
          </w:tcPr>
          <w:p w14:paraId="27FFAECD" w14:textId="4976EB97" w:rsidR="00567DF4" w:rsidRPr="00342D61" w:rsidDel="00835154" w:rsidRDefault="00567DF4" w:rsidP="00835154">
            <w:pPr>
              <w:spacing w:after="0" w:line="240" w:lineRule="auto"/>
              <w:jc w:val="center"/>
              <w:rPr>
                <w:del w:id="945" w:author="Ned Johnson" w:date="2019-05-14T08:56:00Z"/>
                <w:rFonts w:ascii="Arial" w:eastAsia="Times New Roman" w:hAnsi="Arial" w:cs="Arial"/>
                <w:sz w:val="28"/>
                <w:szCs w:val="28"/>
                <w:lang w:val="en-GB" w:eastAsia="fr-FR"/>
              </w:rPr>
            </w:pPr>
            <w:del w:id="946" w:author="Ned Johnson" w:date="2019-05-14T08:56:00Z">
              <w:r w:rsidRPr="00342D61" w:rsidDel="00835154">
                <w:rPr>
                  <w:rFonts w:ascii="Arial" w:eastAsia="Times New Roman" w:hAnsi="Arial" w:cs="Arial"/>
                  <w:sz w:val="28"/>
                  <w:szCs w:val="28"/>
                  <w:lang w:val="en-GB" w:eastAsia="fr-FR"/>
                </w:rPr>
                <w:delText>Value</w:delText>
              </w:r>
            </w:del>
          </w:p>
        </w:tc>
        <w:tc>
          <w:tcPr>
            <w:tcW w:w="1839" w:type="dxa"/>
            <w:tcBorders>
              <w:top w:val="nil"/>
              <w:left w:val="nil"/>
              <w:bottom w:val="single" w:sz="4" w:space="0" w:color="000000"/>
              <w:right w:val="single" w:sz="4" w:space="0" w:color="000000"/>
            </w:tcBorders>
            <w:shd w:val="clear" w:color="auto" w:fill="auto"/>
            <w:noWrap/>
            <w:vAlign w:val="center"/>
            <w:hideMark/>
            <w:tcPrChange w:id="947" w:author="Ned Johnson" w:date="2019-05-14T08:54:00Z">
              <w:tcPr>
                <w:tcW w:w="1540" w:type="dxa"/>
                <w:tcBorders>
                  <w:top w:val="nil"/>
                  <w:left w:val="nil"/>
                  <w:bottom w:val="single" w:sz="4" w:space="0" w:color="000000"/>
                  <w:right w:val="single" w:sz="4" w:space="0" w:color="000000"/>
                </w:tcBorders>
                <w:shd w:val="clear" w:color="auto" w:fill="auto"/>
                <w:noWrap/>
                <w:vAlign w:val="center"/>
                <w:hideMark/>
              </w:tcPr>
            </w:tcPrChange>
          </w:tcPr>
          <w:p w14:paraId="16E1C8D7" w14:textId="0B91017E" w:rsidR="00567DF4" w:rsidRPr="00342D61" w:rsidDel="00835154" w:rsidRDefault="00567DF4" w:rsidP="00835154">
            <w:pPr>
              <w:spacing w:after="0" w:line="240" w:lineRule="auto"/>
              <w:jc w:val="center"/>
              <w:rPr>
                <w:del w:id="948" w:author="Ned Johnson" w:date="2019-05-14T08:56:00Z"/>
                <w:rFonts w:ascii="Arial" w:eastAsia="Times New Roman" w:hAnsi="Arial" w:cs="Arial"/>
                <w:sz w:val="28"/>
                <w:szCs w:val="28"/>
                <w:lang w:val="en-GB" w:eastAsia="fr-FR"/>
              </w:rPr>
            </w:pPr>
            <w:del w:id="949" w:author="Ned Johnson" w:date="2019-05-14T08:56:00Z">
              <w:r w:rsidRPr="00342D61" w:rsidDel="00835154">
                <w:rPr>
                  <w:rFonts w:ascii="Cambria Math" w:eastAsia="Times New Roman" w:hAnsi="Cambria Math" w:cs="Cambria Math"/>
                  <w:sz w:val="28"/>
                  <w:szCs w:val="28"/>
                  <w:lang w:val="en-GB" w:eastAsia="fr-FR"/>
                </w:rPr>
                <w:delText>⊥</w:delText>
              </w:r>
            </w:del>
          </w:p>
        </w:tc>
        <w:tc>
          <w:tcPr>
            <w:tcW w:w="3110" w:type="dxa"/>
            <w:tcBorders>
              <w:top w:val="nil"/>
              <w:left w:val="nil"/>
              <w:bottom w:val="single" w:sz="4" w:space="0" w:color="000000"/>
              <w:right w:val="single" w:sz="4" w:space="0" w:color="000000"/>
            </w:tcBorders>
            <w:shd w:val="clear" w:color="auto" w:fill="auto"/>
            <w:vAlign w:val="center"/>
            <w:hideMark/>
            <w:tcPrChange w:id="950" w:author="Ned Johnson" w:date="2019-05-14T08:54:00Z">
              <w:tcPr>
                <w:tcW w:w="1540" w:type="dxa"/>
                <w:tcBorders>
                  <w:top w:val="nil"/>
                  <w:left w:val="nil"/>
                  <w:bottom w:val="single" w:sz="4" w:space="0" w:color="000000"/>
                  <w:right w:val="single" w:sz="4" w:space="0" w:color="000000"/>
                </w:tcBorders>
                <w:shd w:val="clear" w:color="auto" w:fill="auto"/>
                <w:vAlign w:val="center"/>
                <w:hideMark/>
              </w:tcPr>
            </w:tcPrChange>
          </w:tcPr>
          <w:p w14:paraId="6EE295D4" w14:textId="54F2F88B" w:rsidR="00567DF4" w:rsidRPr="00342D61" w:rsidDel="00835154" w:rsidRDefault="00567DF4" w:rsidP="00835154">
            <w:pPr>
              <w:spacing w:after="0" w:line="240" w:lineRule="auto"/>
              <w:jc w:val="center"/>
              <w:rPr>
                <w:del w:id="951" w:author="Ned Johnson" w:date="2019-05-14T08:56:00Z"/>
                <w:rFonts w:ascii="Arial" w:eastAsia="Times New Roman" w:hAnsi="Arial" w:cs="Arial"/>
                <w:sz w:val="28"/>
                <w:szCs w:val="28"/>
                <w:lang w:val="en-GB" w:eastAsia="fr-FR"/>
              </w:rPr>
            </w:pPr>
            <w:del w:id="952" w:author="Ned Johnson" w:date="2019-05-14T08:56:00Z">
              <w:r w:rsidRPr="00342D61" w:rsidDel="00835154">
                <w:rPr>
                  <w:rFonts w:ascii="Arial" w:eastAsia="Times New Roman" w:hAnsi="Arial" w:cs="Arial"/>
                  <w:sz w:val="28"/>
                  <w:szCs w:val="28"/>
                  <w:lang w:val="en-GB" w:eastAsia="fr-FR"/>
                </w:rPr>
                <w:delText>Value</w:delText>
              </w:r>
            </w:del>
          </w:p>
        </w:tc>
        <w:tc>
          <w:tcPr>
            <w:tcW w:w="1540" w:type="dxa"/>
            <w:tcBorders>
              <w:top w:val="nil"/>
              <w:left w:val="nil"/>
              <w:bottom w:val="nil"/>
              <w:right w:val="nil"/>
            </w:tcBorders>
            <w:shd w:val="clear" w:color="auto" w:fill="auto"/>
            <w:vAlign w:val="center"/>
            <w:hideMark/>
            <w:tcPrChange w:id="953" w:author="Ned Johnson" w:date="2019-05-14T08:54:00Z">
              <w:tcPr>
                <w:tcW w:w="1540" w:type="dxa"/>
                <w:tcBorders>
                  <w:top w:val="nil"/>
                  <w:left w:val="nil"/>
                  <w:bottom w:val="nil"/>
                  <w:right w:val="nil"/>
                </w:tcBorders>
                <w:shd w:val="clear" w:color="auto" w:fill="auto"/>
                <w:vAlign w:val="center"/>
                <w:hideMark/>
              </w:tcPr>
            </w:tcPrChange>
          </w:tcPr>
          <w:p w14:paraId="059AC8ED" w14:textId="0835C810" w:rsidR="00567DF4" w:rsidRPr="00342D61" w:rsidDel="00835154" w:rsidRDefault="00567DF4" w:rsidP="00835154">
            <w:pPr>
              <w:spacing w:after="0" w:line="240" w:lineRule="auto"/>
              <w:jc w:val="center"/>
              <w:rPr>
                <w:del w:id="954" w:author="Ned Johnson" w:date="2019-05-14T08:56:00Z"/>
                <w:rFonts w:ascii="Arial" w:eastAsia="Times New Roman" w:hAnsi="Arial" w:cs="Arial"/>
                <w:sz w:val="28"/>
                <w:szCs w:val="28"/>
                <w:lang w:val="en-GB" w:eastAsia="fr-FR"/>
              </w:rPr>
            </w:pPr>
          </w:p>
        </w:tc>
        <w:tc>
          <w:tcPr>
            <w:tcW w:w="1605" w:type="dxa"/>
            <w:tcBorders>
              <w:top w:val="nil"/>
              <w:left w:val="nil"/>
              <w:bottom w:val="nil"/>
              <w:right w:val="nil"/>
            </w:tcBorders>
            <w:shd w:val="clear" w:color="auto" w:fill="auto"/>
            <w:noWrap/>
            <w:vAlign w:val="bottom"/>
            <w:hideMark/>
            <w:tcPrChange w:id="955" w:author="Ned Johnson" w:date="2019-05-14T08:54:00Z">
              <w:tcPr>
                <w:tcW w:w="1605" w:type="dxa"/>
                <w:tcBorders>
                  <w:top w:val="nil"/>
                  <w:left w:val="nil"/>
                  <w:bottom w:val="nil"/>
                  <w:right w:val="nil"/>
                </w:tcBorders>
                <w:shd w:val="clear" w:color="auto" w:fill="auto"/>
                <w:noWrap/>
                <w:vAlign w:val="bottom"/>
                <w:hideMark/>
              </w:tcPr>
            </w:tcPrChange>
          </w:tcPr>
          <w:p w14:paraId="1E1AD696" w14:textId="1248BFF1" w:rsidR="00567DF4" w:rsidRPr="00342D61" w:rsidDel="00835154" w:rsidRDefault="00567DF4" w:rsidP="00835154">
            <w:pPr>
              <w:spacing w:after="0" w:line="240" w:lineRule="auto"/>
              <w:jc w:val="center"/>
              <w:rPr>
                <w:del w:id="956" w:author="Ned Johnson" w:date="2019-05-14T08:56:00Z"/>
                <w:rFonts w:ascii="Times New Roman" w:eastAsia="Times New Roman" w:hAnsi="Times New Roman" w:cs="Times New Roman"/>
                <w:sz w:val="20"/>
                <w:szCs w:val="20"/>
                <w:lang w:val="en-GB" w:eastAsia="fr-FR"/>
              </w:rPr>
            </w:pPr>
          </w:p>
        </w:tc>
      </w:tr>
      <w:tr w:rsidR="00567DF4" w:rsidRPr="00342D61" w:rsidDel="00835154" w14:paraId="121E8ED0" w14:textId="08A24541" w:rsidTr="00835154">
        <w:trPr>
          <w:trHeight w:val="315"/>
          <w:del w:id="957" w:author="Ned Johnson" w:date="2019-05-14T08:56:00Z"/>
          <w:trPrChange w:id="958" w:author="Ned Johnson" w:date="2019-05-14T08:54:00Z">
            <w:trPr>
              <w:trHeight w:val="315"/>
              <w:jc w:val="center"/>
            </w:trPr>
          </w:trPrChange>
        </w:trPr>
        <w:tc>
          <w:tcPr>
            <w:tcW w:w="1540" w:type="dxa"/>
            <w:tcBorders>
              <w:top w:val="nil"/>
              <w:left w:val="nil"/>
              <w:bottom w:val="nil"/>
              <w:right w:val="nil"/>
            </w:tcBorders>
            <w:shd w:val="clear" w:color="auto" w:fill="auto"/>
            <w:noWrap/>
            <w:vAlign w:val="bottom"/>
            <w:hideMark/>
            <w:tcPrChange w:id="959" w:author="Ned Johnson" w:date="2019-05-14T08:54:00Z">
              <w:tcPr>
                <w:tcW w:w="1540" w:type="dxa"/>
                <w:tcBorders>
                  <w:top w:val="nil"/>
                  <w:left w:val="nil"/>
                  <w:bottom w:val="nil"/>
                  <w:right w:val="nil"/>
                </w:tcBorders>
                <w:shd w:val="clear" w:color="auto" w:fill="auto"/>
                <w:noWrap/>
                <w:vAlign w:val="bottom"/>
                <w:hideMark/>
              </w:tcPr>
            </w:tcPrChange>
          </w:tcPr>
          <w:p w14:paraId="4CA8FB69" w14:textId="4EEA7FF1" w:rsidR="00567DF4" w:rsidRPr="00342D61" w:rsidDel="00835154" w:rsidRDefault="00567DF4" w:rsidP="00835154">
            <w:pPr>
              <w:spacing w:after="0" w:line="240" w:lineRule="auto"/>
              <w:rPr>
                <w:del w:id="960" w:author="Ned Johnson" w:date="2019-05-14T08:56:00Z"/>
                <w:rFonts w:ascii="Times New Roman" w:eastAsia="Times New Roman" w:hAnsi="Times New Roman" w:cs="Times New Roman"/>
                <w:sz w:val="20"/>
                <w:szCs w:val="20"/>
                <w:lang w:val="en-GB" w:eastAsia="fr-FR"/>
              </w:rPr>
            </w:pPr>
          </w:p>
        </w:tc>
        <w:tc>
          <w:tcPr>
            <w:tcW w:w="2208" w:type="dxa"/>
            <w:tcBorders>
              <w:top w:val="nil"/>
              <w:left w:val="nil"/>
              <w:bottom w:val="nil"/>
              <w:right w:val="nil"/>
            </w:tcBorders>
            <w:shd w:val="clear" w:color="auto" w:fill="auto"/>
            <w:noWrap/>
            <w:vAlign w:val="bottom"/>
            <w:hideMark/>
            <w:tcPrChange w:id="961" w:author="Ned Johnson" w:date="2019-05-14T08:54:00Z">
              <w:tcPr>
                <w:tcW w:w="1540" w:type="dxa"/>
                <w:tcBorders>
                  <w:top w:val="nil"/>
                  <w:left w:val="nil"/>
                  <w:bottom w:val="nil"/>
                  <w:right w:val="nil"/>
                </w:tcBorders>
                <w:shd w:val="clear" w:color="auto" w:fill="auto"/>
                <w:noWrap/>
                <w:vAlign w:val="bottom"/>
                <w:hideMark/>
              </w:tcPr>
            </w:tcPrChange>
          </w:tcPr>
          <w:p w14:paraId="09C1D925" w14:textId="153B2E66" w:rsidR="00567DF4" w:rsidRPr="00342D61" w:rsidDel="00835154" w:rsidRDefault="00567DF4" w:rsidP="00835154">
            <w:pPr>
              <w:spacing w:after="0" w:line="240" w:lineRule="auto"/>
              <w:rPr>
                <w:del w:id="962" w:author="Ned Johnson" w:date="2019-05-14T08:56:00Z"/>
                <w:rFonts w:ascii="Times New Roman" w:eastAsia="Times New Roman" w:hAnsi="Times New Roman" w:cs="Times New Roman"/>
                <w:sz w:val="20"/>
                <w:szCs w:val="20"/>
                <w:lang w:val="en-GB" w:eastAsia="fr-FR"/>
              </w:rPr>
            </w:pPr>
          </w:p>
        </w:tc>
        <w:tc>
          <w:tcPr>
            <w:tcW w:w="2351" w:type="dxa"/>
            <w:tcBorders>
              <w:top w:val="nil"/>
              <w:left w:val="nil"/>
              <w:bottom w:val="nil"/>
              <w:right w:val="nil"/>
            </w:tcBorders>
            <w:shd w:val="clear" w:color="auto" w:fill="auto"/>
            <w:noWrap/>
            <w:vAlign w:val="bottom"/>
            <w:hideMark/>
            <w:tcPrChange w:id="963" w:author="Ned Johnson" w:date="2019-05-14T08:54:00Z">
              <w:tcPr>
                <w:tcW w:w="1540" w:type="dxa"/>
                <w:tcBorders>
                  <w:top w:val="nil"/>
                  <w:left w:val="nil"/>
                  <w:bottom w:val="nil"/>
                  <w:right w:val="nil"/>
                </w:tcBorders>
                <w:shd w:val="clear" w:color="auto" w:fill="auto"/>
                <w:noWrap/>
                <w:vAlign w:val="bottom"/>
                <w:hideMark/>
              </w:tcPr>
            </w:tcPrChange>
          </w:tcPr>
          <w:p w14:paraId="6CB4066D" w14:textId="1A6FBD79" w:rsidR="00567DF4" w:rsidRPr="00342D61" w:rsidDel="00835154" w:rsidRDefault="00567DF4" w:rsidP="00835154">
            <w:pPr>
              <w:spacing w:after="0" w:line="240" w:lineRule="auto"/>
              <w:rPr>
                <w:del w:id="964" w:author="Ned Johnson" w:date="2019-05-14T08:56:00Z"/>
                <w:rFonts w:ascii="Times New Roman" w:eastAsia="Times New Roman" w:hAnsi="Times New Roman" w:cs="Times New Roman"/>
                <w:sz w:val="20"/>
                <w:szCs w:val="20"/>
                <w:lang w:val="en-GB" w:eastAsia="fr-FR"/>
              </w:rPr>
            </w:pPr>
          </w:p>
        </w:tc>
        <w:tc>
          <w:tcPr>
            <w:tcW w:w="1839" w:type="dxa"/>
            <w:tcBorders>
              <w:top w:val="nil"/>
              <w:left w:val="nil"/>
              <w:bottom w:val="nil"/>
              <w:right w:val="nil"/>
            </w:tcBorders>
            <w:shd w:val="clear" w:color="auto" w:fill="auto"/>
            <w:noWrap/>
            <w:vAlign w:val="bottom"/>
            <w:hideMark/>
            <w:tcPrChange w:id="965" w:author="Ned Johnson" w:date="2019-05-14T08:54:00Z">
              <w:tcPr>
                <w:tcW w:w="1540" w:type="dxa"/>
                <w:tcBorders>
                  <w:top w:val="nil"/>
                  <w:left w:val="nil"/>
                  <w:bottom w:val="nil"/>
                  <w:right w:val="nil"/>
                </w:tcBorders>
                <w:shd w:val="clear" w:color="auto" w:fill="auto"/>
                <w:noWrap/>
                <w:vAlign w:val="bottom"/>
                <w:hideMark/>
              </w:tcPr>
            </w:tcPrChange>
          </w:tcPr>
          <w:p w14:paraId="51678752" w14:textId="4BC48A32" w:rsidR="00567DF4" w:rsidRPr="00342D61" w:rsidDel="00835154" w:rsidRDefault="00567DF4" w:rsidP="00835154">
            <w:pPr>
              <w:spacing w:after="0" w:line="240" w:lineRule="auto"/>
              <w:rPr>
                <w:del w:id="966" w:author="Ned Johnson" w:date="2019-05-14T08:56:00Z"/>
                <w:rFonts w:ascii="Times New Roman" w:eastAsia="Times New Roman" w:hAnsi="Times New Roman" w:cs="Times New Roman"/>
                <w:sz w:val="20"/>
                <w:szCs w:val="20"/>
                <w:lang w:val="en-GB" w:eastAsia="fr-FR"/>
              </w:rPr>
            </w:pPr>
          </w:p>
        </w:tc>
        <w:tc>
          <w:tcPr>
            <w:tcW w:w="3110" w:type="dxa"/>
            <w:tcBorders>
              <w:top w:val="nil"/>
              <w:left w:val="nil"/>
              <w:bottom w:val="nil"/>
              <w:right w:val="nil"/>
            </w:tcBorders>
            <w:shd w:val="clear" w:color="auto" w:fill="auto"/>
            <w:noWrap/>
            <w:vAlign w:val="bottom"/>
            <w:hideMark/>
            <w:tcPrChange w:id="967" w:author="Ned Johnson" w:date="2019-05-14T08:54:00Z">
              <w:tcPr>
                <w:tcW w:w="1540" w:type="dxa"/>
                <w:tcBorders>
                  <w:top w:val="nil"/>
                  <w:left w:val="nil"/>
                  <w:bottom w:val="nil"/>
                  <w:right w:val="nil"/>
                </w:tcBorders>
                <w:shd w:val="clear" w:color="auto" w:fill="auto"/>
                <w:noWrap/>
                <w:vAlign w:val="bottom"/>
                <w:hideMark/>
              </w:tcPr>
            </w:tcPrChange>
          </w:tcPr>
          <w:p w14:paraId="0BBF3B38" w14:textId="4DF685B1" w:rsidR="00567DF4" w:rsidRPr="00342D61" w:rsidDel="00835154" w:rsidRDefault="00567DF4" w:rsidP="00835154">
            <w:pPr>
              <w:spacing w:after="0" w:line="240" w:lineRule="auto"/>
              <w:rPr>
                <w:del w:id="968" w:author="Ned Johnson" w:date="2019-05-14T08:56:00Z"/>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969" w:author="Ned Johnson" w:date="2019-05-14T08:54:00Z">
              <w:tcPr>
                <w:tcW w:w="1540" w:type="dxa"/>
                <w:tcBorders>
                  <w:top w:val="nil"/>
                  <w:left w:val="nil"/>
                  <w:bottom w:val="nil"/>
                  <w:right w:val="nil"/>
                </w:tcBorders>
                <w:shd w:val="clear" w:color="auto" w:fill="auto"/>
                <w:noWrap/>
                <w:vAlign w:val="bottom"/>
                <w:hideMark/>
              </w:tcPr>
            </w:tcPrChange>
          </w:tcPr>
          <w:p w14:paraId="424F926F" w14:textId="0573B5DD" w:rsidR="00567DF4" w:rsidRPr="00342D61" w:rsidDel="00835154" w:rsidRDefault="00567DF4" w:rsidP="00835154">
            <w:pPr>
              <w:spacing w:after="0" w:line="240" w:lineRule="auto"/>
              <w:rPr>
                <w:del w:id="970" w:author="Ned Johnson" w:date="2019-05-14T08:56:00Z"/>
                <w:rFonts w:ascii="Times New Roman" w:eastAsia="Times New Roman" w:hAnsi="Times New Roman" w:cs="Times New Roman"/>
                <w:sz w:val="20"/>
                <w:szCs w:val="20"/>
                <w:lang w:val="en-GB" w:eastAsia="fr-FR"/>
              </w:rPr>
            </w:pPr>
          </w:p>
        </w:tc>
        <w:tc>
          <w:tcPr>
            <w:tcW w:w="1605" w:type="dxa"/>
            <w:tcBorders>
              <w:top w:val="nil"/>
              <w:left w:val="nil"/>
              <w:bottom w:val="nil"/>
              <w:right w:val="nil"/>
            </w:tcBorders>
            <w:shd w:val="clear" w:color="auto" w:fill="auto"/>
            <w:noWrap/>
            <w:vAlign w:val="bottom"/>
            <w:hideMark/>
            <w:tcPrChange w:id="971" w:author="Ned Johnson" w:date="2019-05-14T08:54:00Z">
              <w:tcPr>
                <w:tcW w:w="1605" w:type="dxa"/>
                <w:tcBorders>
                  <w:top w:val="nil"/>
                  <w:left w:val="nil"/>
                  <w:bottom w:val="nil"/>
                  <w:right w:val="nil"/>
                </w:tcBorders>
                <w:shd w:val="clear" w:color="auto" w:fill="auto"/>
                <w:noWrap/>
                <w:vAlign w:val="bottom"/>
                <w:hideMark/>
              </w:tcPr>
            </w:tcPrChange>
          </w:tcPr>
          <w:p w14:paraId="01B183EB" w14:textId="43149B9A" w:rsidR="00567DF4" w:rsidRPr="00342D61" w:rsidDel="00835154" w:rsidRDefault="00567DF4" w:rsidP="00835154">
            <w:pPr>
              <w:spacing w:after="0" w:line="240" w:lineRule="auto"/>
              <w:rPr>
                <w:del w:id="972" w:author="Ned Johnson" w:date="2019-05-14T08:56:00Z"/>
                <w:rFonts w:ascii="Times New Roman" w:eastAsia="Times New Roman" w:hAnsi="Times New Roman" w:cs="Times New Roman"/>
                <w:sz w:val="20"/>
                <w:szCs w:val="20"/>
                <w:lang w:val="en-GB" w:eastAsia="fr-FR"/>
              </w:rPr>
            </w:pPr>
          </w:p>
        </w:tc>
      </w:tr>
      <w:tr w:rsidR="00567DF4" w:rsidRPr="00342D61" w:rsidDel="00835154" w14:paraId="1030908C" w14:textId="793F05FC" w:rsidTr="00835154">
        <w:trPr>
          <w:trHeight w:val="315"/>
          <w:del w:id="973" w:author="Ned Johnson" w:date="2019-05-14T08:56:00Z"/>
          <w:trPrChange w:id="974" w:author="Ned Johnson" w:date="2019-05-14T08:54:00Z">
            <w:trPr>
              <w:trHeight w:val="315"/>
              <w:jc w:val="center"/>
            </w:trPr>
          </w:trPrChange>
        </w:trPr>
        <w:tc>
          <w:tcPr>
            <w:tcW w:w="1540" w:type="dxa"/>
            <w:tcBorders>
              <w:top w:val="nil"/>
              <w:left w:val="nil"/>
              <w:bottom w:val="nil"/>
              <w:right w:val="nil"/>
            </w:tcBorders>
            <w:shd w:val="clear" w:color="auto" w:fill="auto"/>
            <w:noWrap/>
            <w:vAlign w:val="bottom"/>
            <w:hideMark/>
            <w:tcPrChange w:id="975" w:author="Ned Johnson" w:date="2019-05-14T08:54:00Z">
              <w:tcPr>
                <w:tcW w:w="1540" w:type="dxa"/>
                <w:tcBorders>
                  <w:top w:val="nil"/>
                  <w:left w:val="nil"/>
                  <w:bottom w:val="nil"/>
                  <w:right w:val="nil"/>
                </w:tcBorders>
                <w:shd w:val="clear" w:color="auto" w:fill="auto"/>
                <w:noWrap/>
                <w:vAlign w:val="bottom"/>
                <w:hideMark/>
              </w:tcPr>
            </w:tcPrChange>
          </w:tcPr>
          <w:p w14:paraId="39597D22" w14:textId="54478E14" w:rsidR="00567DF4" w:rsidRPr="00342D61" w:rsidDel="00835154" w:rsidRDefault="00567DF4" w:rsidP="00835154">
            <w:pPr>
              <w:spacing w:after="0" w:line="240" w:lineRule="auto"/>
              <w:rPr>
                <w:del w:id="976" w:author="Ned Johnson" w:date="2019-05-14T08:56:00Z"/>
                <w:rFonts w:ascii="Times New Roman" w:eastAsia="Times New Roman" w:hAnsi="Times New Roman" w:cs="Times New Roman"/>
                <w:sz w:val="20"/>
                <w:szCs w:val="20"/>
                <w:lang w:val="en-GB" w:eastAsia="fr-FR"/>
              </w:rPr>
            </w:pPr>
          </w:p>
        </w:tc>
        <w:tc>
          <w:tcPr>
            <w:tcW w:w="2208" w:type="dxa"/>
            <w:tcBorders>
              <w:top w:val="nil"/>
              <w:left w:val="nil"/>
              <w:bottom w:val="nil"/>
              <w:right w:val="nil"/>
            </w:tcBorders>
            <w:shd w:val="clear" w:color="auto" w:fill="auto"/>
            <w:noWrap/>
            <w:vAlign w:val="bottom"/>
            <w:hideMark/>
            <w:tcPrChange w:id="977" w:author="Ned Johnson" w:date="2019-05-14T08:54:00Z">
              <w:tcPr>
                <w:tcW w:w="1540" w:type="dxa"/>
                <w:tcBorders>
                  <w:top w:val="nil"/>
                  <w:left w:val="nil"/>
                  <w:bottom w:val="nil"/>
                  <w:right w:val="nil"/>
                </w:tcBorders>
                <w:shd w:val="clear" w:color="auto" w:fill="auto"/>
                <w:noWrap/>
                <w:vAlign w:val="bottom"/>
                <w:hideMark/>
              </w:tcPr>
            </w:tcPrChange>
          </w:tcPr>
          <w:p w14:paraId="39225B57" w14:textId="58226956" w:rsidR="00567DF4" w:rsidRPr="00342D61" w:rsidDel="00835154" w:rsidRDefault="00567DF4" w:rsidP="00835154">
            <w:pPr>
              <w:spacing w:after="0" w:line="240" w:lineRule="auto"/>
              <w:rPr>
                <w:del w:id="978" w:author="Ned Johnson" w:date="2019-05-14T08:56:00Z"/>
                <w:rFonts w:ascii="Times New Roman" w:eastAsia="Times New Roman" w:hAnsi="Times New Roman" w:cs="Times New Roman"/>
                <w:sz w:val="20"/>
                <w:szCs w:val="20"/>
                <w:lang w:val="en-GB" w:eastAsia="fr-FR"/>
              </w:rPr>
            </w:pPr>
          </w:p>
        </w:tc>
        <w:tc>
          <w:tcPr>
            <w:tcW w:w="2351" w:type="dxa"/>
            <w:tcBorders>
              <w:top w:val="nil"/>
              <w:left w:val="nil"/>
              <w:bottom w:val="nil"/>
              <w:right w:val="nil"/>
            </w:tcBorders>
            <w:shd w:val="clear" w:color="auto" w:fill="auto"/>
            <w:noWrap/>
            <w:vAlign w:val="bottom"/>
            <w:hideMark/>
            <w:tcPrChange w:id="979" w:author="Ned Johnson" w:date="2019-05-14T08:54:00Z">
              <w:tcPr>
                <w:tcW w:w="1540" w:type="dxa"/>
                <w:tcBorders>
                  <w:top w:val="nil"/>
                  <w:left w:val="nil"/>
                  <w:bottom w:val="nil"/>
                  <w:right w:val="nil"/>
                </w:tcBorders>
                <w:shd w:val="clear" w:color="auto" w:fill="auto"/>
                <w:noWrap/>
                <w:vAlign w:val="bottom"/>
                <w:hideMark/>
              </w:tcPr>
            </w:tcPrChange>
          </w:tcPr>
          <w:p w14:paraId="7616F836" w14:textId="3B2FDA70" w:rsidR="00567DF4" w:rsidRPr="00342D61" w:rsidDel="00835154" w:rsidRDefault="00567DF4" w:rsidP="00835154">
            <w:pPr>
              <w:spacing w:after="0" w:line="240" w:lineRule="auto"/>
              <w:rPr>
                <w:del w:id="980" w:author="Ned Johnson" w:date="2019-05-14T08:56:00Z"/>
                <w:rFonts w:ascii="Times New Roman" w:eastAsia="Times New Roman" w:hAnsi="Times New Roman" w:cs="Times New Roman"/>
                <w:sz w:val="20"/>
                <w:szCs w:val="20"/>
                <w:lang w:val="en-GB" w:eastAsia="fr-FR"/>
              </w:rPr>
            </w:pPr>
          </w:p>
        </w:tc>
        <w:tc>
          <w:tcPr>
            <w:tcW w:w="1839" w:type="dxa"/>
            <w:tcBorders>
              <w:top w:val="nil"/>
              <w:left w:val="nil"/>
              <w:bottom w:val="nil"/>
              <w:right w:val="nil"/>
            </w:tcBorders>
            <w:shd w:val="clear" w:color="auto" w:fill="auto"/>
            <w:noWrap/>
            <w:vAlign w:val="bottom"/>
            <w:hideMark/>
            <w:tcPrChange w:id="981" w:author="Ned Johnson" w:date="2019-05-14T08:54:00Z">
              <w:tcPr>
                <w:tcW w:w="1540" w:type="dxa"/>
                <w:tcBorders>
                  <w:top w:val="nil"/>
                  <w:left w:val="nil"/>
                  <w:bottom w:val="nil"/>
                  <w:right w:val="nil"/>
                </w:tcBorders>
                <w:shd w:val="clear" w:color="auto" w:fill="auto"/>
                <w:noWrap/>
                <w:vAlign w:val="bottom"/>
                <w:hideMark/>
              </w:tcPr>
            </w:tcPrChange>
          </w:tcPr>
          <w:p w14:paraId="6A3D2720" w14:textId="35DBDE7E" w:rsidR="00567DF4" w:rsidRPr="00342D61" w:rsidDel="00835154" w:rsidRDefault="00567DF4" w:rsidP="00835154">
            <w:pPr>
              <w:spacing w:after="0" w:line="240" w:lineRule="auto"/>
              <w:rPr>
                <w:del w:id="982" w:author="Ned Johnson" w:date="2019-05-14T08:56:00Z"/>
                <w:rFonts w:ascii="Times New Roman" w:eastAsia="Times New Roman" w:hAnsi="Times New Roman" w:cs="Times New Roman"/>
                <w:sz w:val="20"/>
                <w:szCs w:val="20"/>
                <w:lang w:val="en-GB" w:eastAsia="fr-FR"/>
              </w:rPr>
            </w:pPr>
          </w:p>
        </w:tc>
        <w:tc>
          <w:tcPr>
            <w:tcW w:w="3110" w:type="dxa"/>
            <w:tcBorders>
              <w:top w:val="nil"/>
              <w:left w:val="nil"/>
              <w:bottom w:val="nil"/>
              <w:right w:val="nil"/>
            </w:tcBorders>
            <w:shd w:val="clear" w:color="auto" w:fill="auto"/>
            <w:noWrap/>
            <w:vAlign w:val="bottom"/>
            <w:hideMark/>
            <w:tcPrChange w:id="983" w:author="Ned Johnson" w:date="2019-05-14T08:54:00Z">
              <w:tcPr>
                <w:tcW w:w="1540" w:type="dxa"/>
                <w:tcBorders>
                  <w:top w:val="nil"/>
                  <w:left w:val="nil"/>
                  <w:bottom w:val="nil"/>
                  <w:right w:val="nil"/>
                </w:tcBorders>
                <w:shd w:val="clear" w:color="auto" w:fill="auto"/>
                <w:noWrap/>
                <w:vAlign w:val="bottom"/>
                <w:hideMark/>
              </w:tcPr>
            </w:tcPrChange>
          </w:tcPr>
          <w:p w14:paraId="4712EC0A" w14:textId="4EF35F84" w:rsidR="00567DF4" w:rsidRPr="00342D61" w:rsidDel="00835154" w:rsidRDefault="00567DF4" w:rsidP="00835154">
            <w:pPr>
              <w:spacing w:after="0" w:line="240" w:lineRule="auto"/>
              <w:rPr>
                <w:del w:id="984" w:author="Ned Johnson" w:date="2019-05-14T08:56:00Z"/>
                <w:rFonts w:ascii="Times New Roman" w:eastAsia="Times New Roman" w:hAnsi="Times New Roman" w:cs="Times New Roman"/>
                <w:sz w:val="20"/>
                <w:szCs w:val="20"/>
                <w:lang w:val="en-GB" w:eastAsia="fr-FR"/>
              </w:rPr>
            </w:pPr>
          </w:p>
        </w:tc>
        <w:tc>
          <w:tcPr>
            <w:tcW w:w="1540" w:type="dxa"/>
            <w:tcBorders>
              <w:top w:val="nil"/>
              <w:left w:val="nil"/>
              <w:bottom w:val="nil"/>
              <w:right w:val="nil"/>
            </w:tcBorders>
            <w:shd w:val="clear" w:color="auto" w:fill="auto"/>
            <w:noWrap/>
            <w:vAlign w:val="bottom"/>
            <w:hideMark/>
            <w:tcPrChange w:id="985" w:author="Ned Johnson" w:date="2019-05-14T08:54:00Z">
              <w:tcPr>
                <w:tcW w:w="1540" w:type="dxa"/>
                <w:tcBorders>
                  <w:top w:val="nil"/>
                  <w:left w:val="nil"/>
                  <w:bottom w:val="nil"/>
                  <w:right w:val="nil"/>
                </w:tcBorders>
                <w:shd w:val="clear" w:color="auto" w:fill="auto"/>
                <w:noWrap/>
                <w:vAlign w:val="bottom"/>
                <w:hideMark/>
              </w:tcPr>
            </w:tcPrChange>
          </w:tcPr>
          <w:p w14:paraId="3BF60750" w14:textId="69A41953" w:rsidR="00567DF4" w:rsidRPr="00342D61" w:rsidDel="00835154" w:rsidRDefault="00567DF4" w:rsidP="00835154">
            <w:pPr>
              <w:spacing w:after="0" w:line="240" w:lineRule="auto"/>
              <w:rPr>
                <w:del w:id="986" w:author="Ned Johnson" w:date="2019-05-14T08:56:00Z"/>
                <w:rFonts w:ascii="Times New Roman" w:eastAsia="Times New Roman" w:hAnsi="Times New Roman" w:cs="Times New Roman"/>
                <w:sz w:val="20"/>
                <w:szCs w:val="20"/>
                <w:lang w:val="en-GB" w:eastAsia="fr-FR"/>
              </w:rPr>
            </w:pPr>
          </w:p>
        </w:tc>
        <w:tc>
          <w:tcPr>
            <w:tcW w:w="1605" w:type="dxa"/>
            <w:tcBorders>
              <w:top w:val="nil"/>
              <w:left w:val="nil"/>
              <w:bottom w:val="nil"/>
              <w:right w:val="nil"/>
            </w:tcBorders>
            <w:shd w:val="clear" w:color="auto" w:fill="auto"/>
            <w:noWrap/>
            <w:vAlign w:val="bottom"/>
            <w:hideMark/>
            <w:tcPrChange w:id="987" w:author="Ned Johnson" w:date="2019-05-14T08:54:00Z">
              <w:tcPr>
                <w:tcW w:w="1605" w:type="dxa"/>
                <w:tcBorders>
                  <w:top w:val="nil"/>
                  <w:left w:val="nil"/>
                  <w:bottom w:val="nil"/>
                  <w:right w:val="nil"/>
                </w:tcBorders>
                <w:shd w:val="clear" w:color="auto" w:fill="auto"/>
                <w:noWrap/>
                <w:vAlign w:val="bottom"/>
                <w:hideMark/>
              </w:tcPr>
            </w:tcPrChange>
          </w:tcPr>
          <w:p w14:paraId="68834D12" w14:textId="576C8534" w:rsidR="00567DF4" w:rsidRPr="00342D61" w:rsidDel="00835154" w:rsidRDefault="00567DF4" w:rsidP="00835154">
            <w:pPr>
              <w:spacing w:after="0" w:line="240" w:lineRule="auto"/>
              <w:rPr>
                <w:del w:id="988" w:author="Ned Johnson" w:date="2019-05-14T08:56:00Z"/>
                <w:rFonts w:ascii="Times New Roman" w:eastAsia="Times New Roman" w:hAnsi="Times New Roman" w:cs="Times New Roman"/>
                <w:sz w:val="20"/>
                <w:szCs w:val="20"/>
                <w:lang w:val="en-GB" w:eastAsia="fr-FR"/>
              </w:rPr>
            </w:pPr>
          </w:p>
        </w:tc>
      </w:tr>
    </w:tbl>
    <w:tbl>
      <w:tblPr>
        <w:tblStyle w:val="Grilledutableau"/>
        <w:tblW w:w="0" w:type="auto"/>
        <w:jc w:val="center"/>
        <w:tblLook w:val="04A0" w:firstRow="1" w:lastRow="0" w:firstColumn="1" w:lastColumn="0" w:noHBand="0" w:noVBand="1"/>
      </w:tblPr>
      <w:tblGrid>
        <w:gridCol w:w="1317"/>
        <w:gridCol w:w="1395"/>
        <w:gridCol w:w="1293"/>
        <w:gridCol w:w="1279"/>
        <w:gridCol w:w="1237"/>
        <w:gridCol w:w="1257"/>
        <w:gridCol w:w="1282"/>
      </w:tblGrid>
      <w:tr w:rsidR="00E236A9" w14:paraId="0BE4D289" w14:textId="77777777" w:rsidTr="00E236A9">
        <w:trPr>
          <w:jc w:val="center"/>
          <w:ins w:id="989" w:author="Ned Johnson" w:date="2019-05-14T18:28:00Z"/>
        </w:trPr>
        <w:tc>
          <w:tcPr>
            <w:tcW w:w="1317" w:type="dxa"/>
            <w:vAlign w:val="center"/>
          </w:tcPr>
          <w:p w14:paraId="3568CD29" w14:textId="77777777" w:rsidR="00E236A9" w:rsidRDefault="00E236A9" w:rsidP="00587DFE">
            <w:pPr>
              <w:rPr>
                <w:ins w:id="990" w:author="Ned Johnson" w:date="2019-05-14T18:28:00Z"/>
                <w:lang w:val="en-GB"/>
              </w:rPr>
            </w:pPr>
            <w:ins w:id="991" w:author="Ned Johnson" w:date="2019-05-14T18:28:00Z">
              <w:r w:rsidRPr="00814928">
                <w:rPr>
                  <w:rFonts w:ascii="Arial" w:eastAsia="Times New Roman" w:hAnsi="Arial" w:cs="Arial"/>
                  <w:b/>
                  <w:bCs/>
                  <w:sz w:val="20"/>
                  <w:szCs w:val="24"/>
                  <w:lang w:val="en-GB" w:eastAsia="fr-FR"/>
                </w:rPr>
                <w:t>Function</w:t>
              </w:r>
            </w:ins>
          </w:p>
        </w:tc>
        <w:tc>
          <w:tcPr>
            <w:tcW w:w="1395" w:type="dxa"/>
            <w:vAlign w:val="center"/>
          </w:tcPr>
          <w:p w14:paraId="10936049" w14:textId="77777777" w:rsidR="00E236A9" w:rsidRDefault="00E236A9" w:rsidP="00587DFE">
            <w:pPr>
              <w:rPr>
                <w:ins w:id="992" w:author="Ned Johnson" w:date="2019-05-14T18:28:00Z"/>
                <w:lang w:val="en-GB"/>
              </w:rPr>
            </w:pPr>
            <w:ins w:id="993" w:author="Ned Johnson" w:date="2019-05-14T18:28:00Z">
              <w:r w:rsidRPr="00814928">
                <w:rPr>
                  <w:rFonts w:ascii="Arial" w:eastAsia="Times New Roman" w:hAnsi="Arial" w:cs="Arial"/>
                  <w:b/>
                  <w:bCs/>
                  <w:sz w:val="20"/>
                  <w:szCs w:val="24"/>
                  <w:lang w:val="en-GB" w:eastAsia="fr-FR"/>
                </w:rPr>
                <w:t>Activity</w:t>
              </w:r>
            </w:ins>
          </w:p>
        </w:tc>
        <w:tc>
          <w:tcPr>
            <w:tcW w:w="1293" w:type="dxa"/>
            <w:vAlign w:val="center"/>
          </w:tcPr>
          <w:p w14:paraId="00E18174" w14:textId="77777777" w:rsidR="00E236A9" w:rsidRDefault="00E236A9" w:rsidP="00587DFE">
            <w:pPr>
              <w:rPr>
                <w:ins w:id="994" w:author="Ned Johnson" w:date="2019-05-14T18:28:00Z"/>
                <w:lang w:val="en-GB"/>
              </w:rPr>
            </w:pPr>
            <w:ins w:id="995" w:author="Ned Johnson" w:date="2019-05-14T18:28:00Z">
              <w:r w:rsidRPr="00814928">
                <w:rPr>
                  <w:rFonts w:ascii="Arial" w:eastAsia="Times New Roman" w:hAnsi="Arial" w:cs="Arial"/>
                  <w:b/>
                  <w:bCs/>
                  <w:sz w:val="20"/>
                  <w:szCs w:val="24"/>
                  <w:lang w:val="en-GB" w:eastAsia="fr-FR"/>
                </w:rPr>
                <w:t>Type</w:t>
              </w:r>
            </w:ins>
          </w:p>
        </w:tc>
        <w:tc>
          <w:tcPr>
            <w:tcW w:w="1279" w:type="dxa"/>
            <w:vAlign w:val="center"/>
          </w:tcPr>
          <w:p w14:paraId="662FE3B4" w14:textId="77777777" w:rsidR="00E236A9" w:rsidRDefault="00E236A9" w:rsidP="00587DFE">
            <w:pPr>
              <w:rPr>
                <w:ins w:id="996" w:author="Ned Johnson" w:date="2019-05-14T18:28:00Z"/>
                <w:lang w:val="en-GB"/>
              </w:rPr>
            </w:pPr>
            <w:ins w:id="997" w:author="Ned Johnson" w:date="2019-05-14T18:28:00Z">
              <w:r w:rsidRPr="00814928">
                <w:rPr>
                  <w:rFonts w:ascii="Arial" w:eastAsia="Times New Roman" w:hAnsi="Arial" w:cs="Arial"/>
                  <w:b/>
                  <w:bCs/>
                  <w:sz w:val="20"/>
                  <w:szCs w:val="24"/>
                  <w:lang w:val="en-GB" w:eastAsia="fr-FR"/>
                </w:rPr>
                <w:t>Entity Type</w:t>
              </w:r>
            </w:ins>
          </w:p>
        </w:tc>
        <w:tc>
          <w:tcPr>
            <w:tcW w:w="1237" w:type="dxa"/>
            <w:vAlign w:val="center"/>
          </w:tcPr>
          <w:p w14:paraId="563F62CE" w14:textId="77777777" w:rsidR="00E236A9" w:rsidRDefault="00E236A9" w:rsidP="00587DFE">
            <w:pPr>
              <w:rPr>
                <w:ins w:id="998" w:author="Ned Johnson" w:date="2019-05-14T18:28:00Z"/>
                <w:lang w:val="en-GB"/>
              </w:rPr>
            </w:pPr>
            <w:ins w:id="999" w:author="Ned Johnson" w:date="2019-05-14T18:28:00Z">
              <w:r w:rsidRPr="00814928">
                <w:rPr>
                  <w:rFonts w:ascii="Arial" w:eastAsia="Times New Roman" w:hAnsi="Arial" w:cs="Arial"/>
                  <w:b/>
                  <w:bCs/>
                  <w:sz w:val="20"/>
                  <w:szCs w:val="24"/>
                  <w:lang w:val="en-GB" w:eastAsia="fr-FR"/>
                </w:rPr>
                <w:t>Entity</w:t>
              </w:r>
            </w:ins>
          </w:p>
        </w:tc>
        <w:tc>
          <w:tcPr>
            <w:tcW w:w="1257" w:type="dxa"/>
            <w:vAlign w:val="center"/>
          </w:tcPr>
          <w:p w14:paraId="58BE6C26" w14:textId="77777777" w:rsidR="00E236A9" w:rsidRDefault="00E236A9" w:rsidP="00587DFE">
            <w:pPr>
              <w:rPr>
                <w:ins w:id="1000" w:author="Ned Johnson" w:date="2019-05-14T18:28:00Z"/>
                <w:lang w:val="en-GB"/>
              </w:rPr>
            </w:pPr>
            <w:ins w:id="1001" w:author="Ned Johnson" w:date="2019-05-14T18:28:00Z">
              <w:r w:rsidRPr="00814928">
                <w:rPr>
                  <w:rFonts w:ascii="Arial" w:eastAsia="Times New Roman" w:hAnsi="Arial" w:cs="Arial"/>
                  <w:b/>
                  <w:bCs/>
                  <w:sz w:val="20"/>
                  <w:szCs w:val="24"/>
                  <w:lang w:val="en-GB" w:eastAsia="fr-FR"/>
                </w:rPr>
                <w:t>Rule Type</w:t>
              </w:r>
            </w:ins>
          </w:p>
        </w:tc>
        <w:tc>
          <w:tcPr>
            <w:tcW w:w="1282" w:type="dxa"/>
            <w:vAlign w:val="center"/>
          </w:tcPr>
          <w:p w14:paraId="1C47DC8D" w14:textId="77777777" w:rsidR="00E236A9" w:rsidRDefault="00E236A9" w:rsidP="00587DFE">
            <w:pPr>
              <w:rPr>
                <w:ins w:id="1002" w:author="Ned Johnson" w:date="2019-05-14T18:28:00Z"/>
                <w:lang w:val="en-GB"/>
              </w:rPr>
            </w:pPr>
            <w:ins w:id="1003" w:author="Ned Johnson" w:date="2019-05-14T18:28:00Z">
              <w:r w:rsidRPr="00342D61">
                <w:rPr>
                  <w:rFonts w:ascii="Arial" w:eastAsia="Times New Roman" w:hAnsi="Arial" w:cs="Arial"/>
                  <w:b/>
                  <w:bCs/>
                  <w:sz w:val="24"/>
                  <w:szCs w:val="24"/>
                  <w:lang w:val="en-GB" w:eastAsia="fr-FR"/>
                </w:rPr>
                <w:t>System Name</w:t>
              </w:r>
            </w:ins>
          </w:p>
        </w:tc>
      </w:tr>
      <w:tr w:rsidR="00E236A9" w14:paraId="3D17A0E2" w14:textId="77777777" w:rsidTr="00E236A9">
        <w:trPr>
          <w:jc w:val="center"/>
          <w:ins w:id="1004" w:author="Ned Johnson" w:date="2019-05-14T18:28:00Z"/>
        </w:trPr>
        <w:tc>
          <w:tcPr>
            <w:tcW w:w="1317" w:type="dxa"/>
            <w:vAlign w:val="center"/>
          </w:tcPr>
          <w:p w14:paraId="646D85EB" w14:textId="77777777" w:rsidR="00E236A9" w:rsidRDefault="00E236A9" w:rsidP="00587DFE">
            <w:pPr>
              <w:rPr>
                <w:ins w:id="1005" w:author="Ned Johnson" w:date="2019-05-14T18:28:00Z"/>
                <w:lang w:val="en-GB"/>
              </w:rPr>
            </w:pPr>
            <w:ins w:id="1006" w:author="Ned Johnson" w:date="2019-05-14T18:28:00Z">
              <w:r w:rsidRPr="00C631C9">
                <w:rPr>
                  <w:rFonts w:ascii="Arial" w:eastAsia="Times New Roman" w:hAnsi="Arial" w:cs="Arial"/>
                  <w:sz w:val="20"/>
                  <w:szCs w:val="20"/>
                  <w:lang w:val="en-GB" w:eastAsia="fr-FR"/>
                </w:rPr>
                <w:t>Market Participation</w:t>
              </w:r>
            </w:ins>
          </w:p>
        </w:tc>
        <w:tc>
          <w:tcPr>
            <w:tcW w:w="1395" w:type="dxa"/>
            <w:vAlign w:val="center"/>
          </w:tcPr>
          <w:p w14:paraId="58B77265" w14:textId="77777777" w:rsidR="00E236A9" w:rsidRDefault="00E236A9" w:rsidP="00587DFE">
            <w:pPr>
              <w:rPr>
                <w:ins w:id="1007" w:author="Ned Johnson" w:date="2019-05-14T18:28:00Z"/>
                <w:lang w:val="en-GB"/>
              </w:rPr>
            </w:pPr>
            <w:ins w:id="1008" w:author="Ned Johnson" w:date="2019-05-14T18:28:00Z">
              <w:r w:rsidRPr="004F6F43">
                <w:rPr>
                  <w:rFonts w:ascii="Arial" w:eastAsia="Times New Roman" w:hAnsi="Arial" w:cs="Arial"/>
                  <w:sz w:val="20"/>
                  <w:szCs w:val="20"/>
                  <w:lang w:val="en-GB" w:eastAsia="fr-FR"/>
                </w:rPr>
                <w:t>Registration and Qualification</w:t>
              </w:r>
            </w:ins>
          </w:p>
        </w:tc>
        <w:tc>
          <w:tcPr>
            <w:tcW w:w="1293" w:type="dxa"/>
            <w:vAlign w:val="center"/>
          </w:tcPr>
          <w:p w14:paraId="10AC675C" w14:textId="77777777" w:rsidR="00E236A9" w:rsidRDefault="00E236A9" w:rsidP="00587DFE">
            <w:pPr>
              <w:rPr>
                <w:ins w:id="1009" w:author="Ned Johnson" w:date="2019-05-14T18:28:00Z"/>
                <w:lang w:val="en-GB"/>
              </w:rPr>
            </w:pPr>
            <w:ins w:id="1010" w:author="Ned Johnson" w:date="2019-05-14T18:28:00Z">
              <w:r w:rsidRPr="004F6F43">
                <w:rPr>
                  <w:rFonts w:ascii="Arial" w:eastAsia="Times New Roman" w:hAnsi="Arial" w:cs="Arial"/>
                  <w:sz w:val="20"/>
                  <w:szCs w:val="20"/>
                  <w:lang w:val="en-GB" w:eastAsia="fr-FR"/>
                </w:rPr>
                <w:t>Registration Documents</w:t>
              </w:r>
            </w:ins>
          </w:p>
        </w:tc>
        <w:tc>
          <w:tcPr>
            <w:tcW w:w="1279" w:type="dxa"/>
            <w:vAlign w:val="center"/>
          </w:tcPr>
          <w:p w14:paraId="4105DFA8" w14:textId="77777777" w:rsidR="00E236A9" w:rsidRDefault="00E236A9" w:rsidP="00587DFE">
            <w:pPr>
              <w:rPr>
                <w:ins w:id="1011" w:author="Ned Johnson" w:date="2019-05-14T18:28:00Z"/>
                <w:lang w:val="en-GB"/>
              </w:rPr>
            </w:pPr>
            <w:ins w:id="1012" w:author="Ned Johnson" w:date="2019-05-14T18:28:00Z">
              <w:r w:rsidRPr="004F6F43">
                <w:rPr>
                  <w:rFonts w:ascii="Arial" w:eastAsia="Times New Roman" w:hAnsi="Arial" w:cs="Arial"/>
                  <w:sz w:val="20"/>
                  <w:szCs w:val="20"/>
                  <w:lang w:val="en-GB" w:eastAsia="fr-FR"/>
                </w:rPr>
                <w:t>Market Participant</w:t>
              </w:r>
            </w:ins>
          </w:p>
        </w:tc>
        <w:tc>
          <w:tcPr>
            <w:tcW w:w="1237" w:type="dxa"/>
            <w:vAlign w:val="center"/>
          </w:tcPr>
          <w:p w14:paraId="19620274" w14:textId="77777777" w:rsidR="00E236A9" w:rsidRDefault="00E236A9" w:rsidP="00587DFE">
            <w:pPr>
              <w:rPr>
                <w:ins w:id="1013" w:author="Ned Johnson" w:date="2019-05-14T18:28:00Z"/>
                <w:lang w:val="en-GB"/>
              </w:rPr>
            </w:pPr>
          </w:p>
        </w:tc>
        <w:tc>
          <w:tcPr>
            <w:tcW w:w="1257" w:type="dxa"/>
            <w:vAlign w:val="center"/>
          </w:tcPr>
          <w:p w14:paraId="6004EE7C" w14:textId="77777777" w:rsidR="00E236A9" w:rsidRDefault="00E236A9" w:rsidP="00587DFE">
            <w:pPr>
              <w:rPr>
                <w:ins w:id="1014" w:author="Ned Johnson" w:date="2019-05-14T18:28:00Z"/>
                <w:lang w:val="en-GB"/>
              </w:rPr>
            </w:pPr>
            <w:ins w:id="1015" w:author="Ned Johnson" w:date="2019-05-14T18:28:00Z">
              <w:r w:rsidRPr="004F6F43">
                <w:rPr>
                  <w:rFonts w:ascii="Arial" w:eastAsia="Times New Roman" w:hAnsi="Arial" w:cs="Arial"/>
                  <w:sz w:val="20"/>
                  <w:szCs w:val="20"/>
                  <w:lang w:val="en-GB" w:eastAsia="fr-FR"/>
                </w:rPr>
                <w:t>Protocol</w:t>
              </w:r>
            </w:ins>
          </w:p>
        </w:tc>
        <w:tc>
          <w:tcPr>
            <w:tcW w:w="1282" w:type="dxa"/>
            <w:vAlign w:val="center"/>
          </w:tcPr>
          <w:p w14:paraId="383DFCCA" w14:textId="77777777" w:rsidR="00E236A9" w:rsidRDefault="00E236A9" w:rsidP="00587DFE">
            <w:pPr>
              <w:rPr>
                <w:ins w:id="1016" w:author="Ned Johnson" w:date="2019-05-14T18:28:00Z"/>
                <w:lang w:val="en-GB"/>
              </w:rPr>
            </w:pPr>
          </w:p>
        </w:tc>
      </w:tr>
      <w:tr w:rsidR="00E236A9" w14:paraId="1E22AB2D" w14:textId="77777777" w:rsidTr="00E236A9">
        <w:trPr>
          <w:jc w:val="center"/>
          <w:ins w:id="1017" w:author="Ned Johnson" w:date="2019-05-14T18:28:00Z"/>
        </w:trPr>
        <w:tc>
          <w:tcPr>
            <w:tcW w:w="1317" w:type="dxa"/>
            <w:vAlign w:val="center"/>
          </w:tcPr>
          <w:p w14:paraId="4E83CD3A" w14:textId="77777777" w:rsidR="00E236A9" w:rsidRDefault="00E236A9" w:rsidP="00587DFE">
            <w:pPr>
              <w:rPr>
                <w:ins w:id="1018" w:author="Ned Johnson" w:date="2019-05-14T18:28:00Z"/>
                <w:lang w:val="en-GB"/>
              </w:rPr>
            </w:pPr>
            <w:ins w:id="1019" w:author="Ned Johnson" w:date="2019-05-14T18:28:00Z">
              <w:r w:rsidRPr="004F6F43">
                <w:rPr>
                  <w:rFonts w:ascii="Arial" w:eastAsia="Times New Roman" w:hAnsi="Arial" w:cs="Arial"/>
                  <w:sz w:val="20"/>
                  <w:szCs w:val="20"/>
                  <w:lang w:val="en-GB" w:eastAsia="fr-FR"/>
                </w:rPr>
                <w:t>Information Technology</w:t>
              </w:r>
            </w:ins>
          </w:p>
        </w:tc>
        <w:tc>
          <w:tcPr>
            <w:tcW w:w="1395" w:type="dxa"/>
            <w:vAlign w:val="center"/>
          </w:tcPr>
          <w:p w14:paraId="3164FCB8" w14:textId="77777777" w:rsidR="00E236A9" w:rsidRDefault="00E236A9" w:rsidP="00587DFE">
            <w:pPr>
              <w:rPr>
                <w:ins w:id="1020" w:author="Ned Johnson" w:date="2019-05-14T18:28:00Z"/>
                <w:lang w:val="en-GB"/>
              </w:rPr>
            </w:pPr>
            <w:ins w:id="1021" w:author="Ned Johnson" w:date="2019-05-14T18:28:00Z">
              <w:r w:rsidRPr="004F6F43">
                <w:rPr>
                  <w:rFonts w:ascii="Arial" w:eastAsia="Times New Roman" w:hAnsi="Arial" w:cs="Arial"/>
                  <w:sz w:val="20"/>
                  <w:szCs w:val="20"/>
                  <w:lang w:val="en-GB" w:eastAsia="fr-FR"/>
                </w:rPr>
                <w:t>System and Application Development</w:t>
              </w:r>
            </w:ins>
          </w:p>
        </w:tc>
        <w:tc>
          <w:tcPr>
            <w:tcW w:w="1293" w:type="dxa"/>
            <w:vAlign w:val="center"/>
          </w:tcPr>
          <w:p w14:paraId="0A3FDFBC" w14:textId="77777777" w:rsidR="00E236A9" w:rsidRDefault="00E236A9" w:rsidP="00587DFE">
            <w:pPr>
              <w:rPr>
                <w:ins w:id="1022" w:author="Ned Johnson" w:date="2019-05-14T18:28:00Z"/>
                <w:lang w:val="en-GB"/>
              </w:rPr>
            </w:pPr>
            <w:ins w:id="1023" w:author="Ned Johnson" w:date="2019-05-14T18:28:00Z">
              <w:r w:rsidRPr="004F6F43">
                <w:rPr>
                  <w:rFonts w:ascii="Arial" w:eastAsia="Times New Roman" w:hAnsi="Arial" w:cs="Arial"/>
                  <w:sz w:val="20"/>
                  <w:szCs w:val="20"/>
                  <w:lang w:val="en-GB" w:eastAsia="fr-FR"/>
                </w:rPr>
                <w:t>Revision and Change Request</w:t>
              </w:r>
            </w:ins>
          </w:p>
        </w:tc>
        <w:tc>
          <w:tcPr>
            <w:tcW w:w="1279" w:type="dxa"/>
            <w:vAlign w:val="center"/>
          </w:tcPr>
          <w:p w14:paraId="4F76EE50" w14:textId="77777777" w:rsidR="00E236A9" w:rsidRDefault="00E236A9" w:rsidP="00587DFE">
            <w:pPr>
              <w:rPr>
                <w:ins w:id="1024" w:author="Ned Johnson" w:date="2019-05-14T18:28:00Z"/>
                <w:lang w:val="en-GB"/>
              </w:rPr>
            </w:pPr>
            <w:ins w:id="1025" w:author="Ned Johnson" w:date="2019-05-14T18:28:00Z">
              <w:r w:rsidRPr="004F6F43">
                <w:rPr>
                  <w:rFonts w:ascii="Arial" w:eastAsia="Times New Roman" w:hAnsi="Arial" w:cs="Arial"/>
                  <w:sz w:val="20"/>
                  <w:szCs w:val="20"/>
                  <w:lang w:val="en-GB" w:eastAsia="fr-FR"/>
                </w:rPr>
                <w:t>Market Participant</w:t>
              </w:r>
            </w:ins>
          </w:p>
        </w:tc>
        <w:tc>
          <w:tcPr>
            <w:tcW w:w="1237" w:type="dxa"/>
            <w:vAlign w:val="center"/>
          </w:tcPr>
          <w:p w14:paraId="20A143B0" w14:textId="77777777" w:rsidR="00E236A9" w:rsidRDefault="00E236A9" w:rsidP="00587DFE">
            <w:pPr>
              <w:rPr>
                <w:ins w:id="1026" w:author="Ned Johnson" w:date="2019-05-14T18:28:00Z"/>
                <w:lang w:val="en-GB"/>
              </w:rPr>
            </w:pPr>
            <w:ins w:id="1027" w:author="Ned Johnson" w:date="2019-05-14T18:28:00Z">
              <w:r w:rsidRPr="004F6F43">
                <w:rPr>
                  <w:rFonts w:ascii="Arial" w:eastAsia="Times New Roman" w:hAnsi="Arial" w:cs="Arial"/>
                  <w:sz w:val="20"/>
                  <w:szCs w:val="20"/>
                  <w:lang w:val="en-GB" w:eastAsia="fr-FR"/>
                </w:rPr>
                <w:t>TDSP</w:t>
              </w:r>
            </w:ins>
          </w:p>
        </w:tc>
        <w:tc>
          <w:tcPr>
            <w:tcW w:w="1257" w:type="dxa"/>
            <w:vAlign w:val="center"/>
          </w:tcPr>
          <w:p w14:paraId="65AE7B7F" w14:textId="77777777" w:rsidR="00E236A9" w:rsidRDefault="00E236A9" w:rsidP="00587DFE">
            <w:pPr>
              <w:rPr>
                <w:ins w:id="1028" w:author="Ned Johnson" w:date="2019-05-14T18:28:00Z"/>
                <w:lang w:val="en-GB"/>
              </w:rPr>
            </w:pPr>
          </w:p>
        </w:tc>
        <w:tc>
          <w:tcPr>
            <w:tcW w:w="1282" w:type="dxa"/>
            <w:vAlign w:val="center"/>
          </w:tcPr>
          <w:p w14:paraId="71C498B1" w14:textId="77777777" w:rsidR="00E236A9" w:rsidRDefault="00E236A9" w:rsidP="00587DFE">
            <w:pPr>
              <w:rPr>
                <w:ins w:id="1029" w:author="Ned Johnson" w:date="2019-05-14T18:28:00Z"/>
                <w:lang w:val="en-GB"/>
              </w:rPr>
            </w:pPr>
            <w:proofErr w:type="spellStart"/>
            <w:ins w:id="1030" w:author="Ned Johnson" w:date="2019-05-14T18:28:00Z">
              <w:r w:rsidRPr="00342D61">
                <w:rPr>
                  <w:rFonts w:ascii="Arial" w:eastAsia="Times New Roman" w:hAnsi="Arial" w:cs="Arial"/>
                  <w:sz w:val="20"/>
                  <w:szCs w:val="20"/>
                  <w:lang w:val="en-GB" w:eastAsia="fr-FR"/>
                </w:rPr>
                <w:t>MarkeTrak</w:t>
              </w:r>
              <w:proofErr w:type="spellEnd"/>
            </w:ins>
          </w:p>
        </w:tc>
      </w:tr>
    </w:tbl>
    <w:p w14:paraId="330D8DFA" w14:textId="77777777" w:rsidR="00E236A9" w:rsidRDefault="00E236A9" w:rsidP="00E236A9">
      <w:pPr>
        <w:rPr>
          <w:ins w:id="1031" w:author="Ned Johnson" w:date="2019-05-14T18:28:00Z"/>
          <w:lang w:val="en-GB"/>
        </w:rPr>
      </w:pPr>
    </w:p>
    <w:tbl>
      <w:tblPr>
        <w:tblStyle w:val="Grilledutableau"/>
        <w:tblW w:w="0" w:type="auto"/>
        <w:jc w:val="center"/>
        <w:tblLook w:val="04A0" w:firstRow="1" w:lastRow="0" w:firstColumn="1" w:lastColumn="0" w:noHBand="0" w:noVBand="1"/>
      </w:tblPr>
      <w:tblGrid>
        <w:gridCol w:w="1774"/>
        <w:gridCol w:w="1774"/>
        <w:gridCol w:w="1774"/>
      </w:tblGrid>
      <w:tr w:rsidR="00E236A9" w14:paraId="13AC77F1" w14:textId="77777777" w:rsidTr="00587DFE">
        <w:trPr>
          <w:trHeight w:val="393"/>
          <w:jc w:val="center"/>
          <w:ins w:id="1032" w:author="Ned Johnson" w:date="2019-05-14T18:28:00Z"/>
        </w:trPr>
        <w:tc>
          <w:tcPr>
            <w:tcW w:w="1774" w:type="dxa"/>
            <w:vAlign w:val="center"/>
          </w:tcPr>
          <w:p w14:paraId="2A0C853D" w14:textId="77777777" w:rsidR="00E236A9" w:rsidRDefault="00E236A9" w:rsidP="00587DFE">
            <w:pPr>
              <w:jc w:val="center"/>
              <w:rPr>
                <w:ins w:id="1033" w:author="Ned Johnson" w:date="2019-05-14T18:28:00Z"/>
                <w:lang w:val="en-GB"/>
              </w:rPr>
            </w:pPr>
            <w:ins w:id="1034" w:author="Ned Johnson" w:date="2019-05-14T18:28:00Z">
              <w:r w:rsidRPr="00342D61">
                <w:rPr>
                  <w:rFonts w:ascii="Arial" w:eastAsia="Times New Roman" w:hAnsi="Arial" w:cs="Arial"/>
                  <w:sz w:val="28"/>
                  <w:szCs w:val="28"/>
                  <w:lang w:val="en-GB" w:eastAsia="fr-FR"/>
                </w:rPr>
                <w:t>Predicate</w:t>
              </w:r>
            </w:ins>
          </w:p>
        </w:tc>
        <w:tc>
          <w:tcPr>
            <w:tcW w:w="1774" w:type="dxa"/>
            <w:vAlign w:val="center"/>
          </w:tcPr>
          <w:p w14:paraId="3D6051B2" w14:textId="77777777" w:rsidR="00E236A9" w:rsidRDefault="00E236A9" w:rsidP="00587DFE">
            <w:pPr>
              <w:rPr>
                <w:ins w:id="1035" w:author="Ned Johnson" w:date="2019-05-14T18:28:00Z"/>
                <w:lang w:val="en-GB"/>
              </w:rPr>
            </w:pPr>
            <w:ins w:id="1036" w:author="Ned Johnson" w:date="2019-05-14T18:28:00Z">
              <w:r w:rsidRPr="00342D61">
                <w:rPr>
                  <w:rFonts w:ascii="Cambria Math" w:eastAsia="Times New Roman" w:hAnsi="Cambria Math" w:cs="Cambria Math"/>
                  <w:sz w:val="28"/>
                  <w:szCs w:val="28"/>
                  <w:lang w:val="en-GB" w:eastAsia="fr-FR"/>
                </w:rPr>
                <w:t>⊥</w:t>
              </w:r>
            </w:ins>
          </w:p>
        </w:tc>
        <w:tc>
          <w:tcPr>
            <w:tcW w:w="1774" w:type="dxa"/>
            <w:vAlign w:val="center"/>
          </w:tcPr>
          <w:p w14:paraId="332B0004" w14:textId="77777777" w:rsidR="00E236A9" w:rsidRDefault="00E236A9" w:rsidP="00587DFE">
            <w:pPr>
              <w:rPr>
                <w:ins w:id="1037" w:author="Ned Johnson" w:date="2019-05-14T18:28:00Z"/>
                <w:lang w:val="en-GB"/>
              </w:rPr>
            </w:pPr>
            <w:ins w:id="1038" w:author="Ned Johnson" w:date="2019-05-14T18:28:00Z">
              <w:r w:rsidRPr="00342D61">
                <w:rPr>
                  <w:rFonts w:ascii="Arial" w:eastAsia="Times New Roman" w:hAnsi="Arial" w:cs="Arial"/>
                  <w:sz w:val="28"/>
                  <w:szCs w:val="28"/>
                  <w:lang w:val="en-GB" w:eastAsia="fr-FR"/>
                </w:rPr>
                <w:t>Predicate</w:t>
              </w:r>
            </w:ins>
          </w:p>
        </w:tc>
      </w:tr>
      <w:tr w:rsidR="00E236A9" w14:paraId="4455C4CE" w14:textId="77777777" w:rsidTr="00587DFE">
        <w:trPr>
          <w:trHeight w:val="380"/>
          <w:jc w:val="center"/>
          <w:ins w:id="1039" w:author="Ned Johnson" w:date="2019-05-14T18:28:00Z"/>
        </w:trPr>
        <w:tc>
          <w:tcPr>
            <w:tcW w:w="1774" w:type="dxa"/>
            <w:vAlign w:val="center"/>
          </w:tcPr>
          <w:p w14:paraId="5A820DE6" w14:textId="77777777" w:rsidR="00E236A9" w:rsidRDefault="00E236A9" w:rsidP="00587DFE">
            <w:pPr>
              <w:rPr>
                <w:ins w:id="1040" w:author="Ned Johnson" w:date="2019-05-14T18:28:00Z"/>
                <w:lang w:val="en-GB"/>
              </w:rPr>
            </w:pPr>
            <w:ins w:id="1041" w:author="Ned Johnson" w:date="2019-05-14T18:28:00Z">
              <w:r w:rsidRPr="00342D61">
                <w:rPr>
                  <w:rFonts w:ascii="Arial" w:eastAsia="Times New Roman" w:hAnsi="Arial" w:cs="Arial"/>
                  <w:sz w:val="28"/>
                  <w:szCs w:val="28"/>
                  <w:lang w:val="en-GB" w:eastAsia="fr-FR"/>
                </w:rPr>
                <w:t>Value</w:t>
              </w:r>
            </w:ins>
          </w:p>
        </w:tc>
        <w:tc>
          <w:tcPr>
            <w:tcW w:w="1774" w:type="dxa"/>
            <w:vAlign w:val="center"/>
          </w:tcPr>
          <w:p w14:paraId="4A5C16FB" w14:textId="77777777" w:rsidR="00E236A9" w:rsidRDefault="00E236A9" w:rsidP="00587DFE">
            <w:pPr>
              <w:rPr>
                <w:ins w:id="1042" w:author="Ned Johnson" w:date="2019-05-14T18:28:00Z"/>
                <w:lang w:val="en-GB"/>
              </w:rPr>
            </w:pPr>
            <w:ins w:id="1043" w:author="Ned Johnson" w:date="2019-05-14T18:28:00Z">
              <w:r w:rsidRPr="00342D61">
                <w:rPr>
                  <w:rFonts w:ascii="Cambria Math" w:eastAsia="Times New Roman" w:hAnsi="Cambria Math" w:cs="Cambria Math"/>
                  <w:sz w:val="28"/>
                  <w:szCs w:val="28"/>
                  <w:lang w:val="en-GB" w:eastAsia="fr-FR"/>
                </w:rPr>
                <w:t>⊥</w:t>
              </w:r>
            </w:ins>
          </w:p>
        </w:tc>
        <w:tc>
          <w:tcPr>
            <w:tcW w:w="1774" w:type="dxa"/>
            <w:vAlign w:val="center"/>
          </w:tcPr>
          <w:p w14:paraId="49EA80A3" w14:textId="77777777" w:rsidR="00E236A9" w:rsidRDefault="00E236A9" w:rsidP="00587DFE">
            <w:pPr>
              <w:rPr>
                <w:ins w:id="1044" w:author="Ned Johnson" w:date="2019-05-14T18:28:00Z"/>
                <w:lang w:val="en-GB"/>
              </w:rPr>
            </w:pPr>
            <w:ins w:id="1045" w:author="Ned Johnson" w:date="2019-05-14T18:28:00Z">
              <w:r w:rsidRPr="00342D61">
                <w:rPr>
                  <w:rFonts w:ascii="Arial" w:eastAsia="Times New Roman" w:hAnsi="Arial" w:cs="Arial"/>
                  <w:sz w:val="28"/>
                  <w:szCs w:val="28"/>
                  <w:lang w:val="en-GB" w:eastAsia="fr-FR"/>
                </w:rPr>
                <w:t>Value</w:t>
              </w:r>
            </w:ins>
          </w:p>
        </w:tc>
      </w:tr>
      <w:tr w:rsidR="00E236A9" w14:paraId="5F59360E" w14:textId="77777777" w:rsidTr="00587DFE">
        <w:trPr>
          <w:trHeight w:val="393"/>
          <w:jc w:val="center"/>
          <w:ins w:id="1046" w:author="Ned Johnson" w:date="2019-05-14T18:28:00Z"/>
        </w:trPr>
        <w:tc>
          <w:tcPr>
            <w:tcW w:w="1774" w:type="dxa"/>
            <w:vAlign w:val="center"/>
          </w:tcPr>
          <w:p w14:paraId="296BF9A4" w14:textId="77777777" w:rsidR="00E236A9" w:rsidRPr="00342D61" w:rsidRDefault="00E236A9" w:rsidP="00587DFE">
            <w:pPr>
              <w:rPr>
                <w:ins w:id="1047" w:author="Ned Johnson" w:date="2019-05-14T18:28:00Z"/>
                <w:rFonts w:ascii="Arial" w:eastAsia="Times New Roman" w:hAnsi="Arial" w:cs="Arial"/>
                <w:sz w:val="28"/>
                <w:szCs w:val="28"/>
                <w:lang w:val="en-GB" w:eastAsia="fr-FR"/>
              </w:rPr>
            </w:pPr>
            <w:ins w:id="1048" w:author="Ned Johnson" w:date="2019-05-14T18:28:00Z">
              <w:r w:rsidRPr="00342D61">
                <w:rPr>
                  <w:rFonts w:ascii="Arial" w:eastAsia="Times New Roman" w:hAnsi="Arial" w:cs="Arial"/>
                  <w:sz w:val="28"/>
                  <w:szCs w:val="28"/>
                  <w:lang w:val="en-GB" w:eastAsia="fr-FR"/>
                </w:rPr>
                <w:t>Value</w:t>
              </w:r>
            </w:ins>
          </w:p>
        </w:tc>
        <w:tc>
          <w:tcPr>
            <w:tcW w:w="1774" w:type="dxa"/>
            <w:vAlign w:val="center"/>
          </w:tcPr>
          <w:p w14:paraId="2E54C426" w14:textId="77777777" w:rsidR="00E236A9" w:rsidRPr="00342D61" w:rsidRDefault="00E236A9" w:rsidP="00587DFE">
            <w:pPr>
              <w:rPr>
                <w:ins w:id="1049" w:author="Ned Johnson" w:date="2019-05-14T18:28:00Z"/>
                <w:rFonts w:ascii="Cambria Math" w:eastAsia="Times New Roman" w:hAnsi="Cambria Math" w:cs="Cambria Math"/>
                <w:sz w:val="28"/>
                <w:szCs w:val="28"/>
                <w:lang w:val="en-GB" w:eastAsia="fr-FR"/>
              </w:rPr>
            </w:pPr>
            <w:ins w:id="1050" w:author="Ned Johnson" w:date="2019-05-14T18:28:00Z">
              <w:r w:rsidRPr="00342D61">
                <w:rPr>
                  <w:rFonts w:ascii="Cambria Math" w:eastAsia="Times New Roman" w:hAnsi="Cambria Math" w:cs="Cambria Math"/>
                  <w:sz w:val="28"/>
                  <w:szCs w:val="28"/>
                  <w:lang w:val="en-GB" w:eastAsia="fr-FR"/>
                </w:rPr>
                <w:t>⊥</w:t>
              </w:r>
            </w:ins>
          </w:p>
        </w:tc>
        <w:tc>
          <w:tcPr>
            <w:tcW w:w="1774" w:type="dxa"/>
            <w:vAlign w:val="center"/>
          </w:tcPr>
          <w:p w14:paraId="04F5A8CB" w14:textId="77777777" w:rsidR="00E236A9" w:rsidRPr="00342D61" w:rsidRDefault="00E236A9" w:rsidP="00587DFE">
            <w:pPr>
              <w:rPr>
                <w:ins w:id="1051" w:author="Ned Johnson" w:date="2019-05-14T18:28:00Z"/>
                <w:rFonts w:ascii="Arial" w:eastAsia="Times New Roman" w:hAnsi="Arial" w:cs="Arial"/>
                <w:sz w:val="28"/>
                <w:szCs w:val="28"/>
                <w:lang w:val="en-GB" w:eastAsia="fr-FR"/>
              </w:rPr>
            </w:pPr>
            <w:ins w:id="1052" w:author="Ned Johnson" w:date="2019-05-14T18:28:00Z">
              <w:r w:rsidRPr="00342D61">
                <w:rPr>
                  <w:rFonts w:ascii="Arial" w:eastAsia="Times New Roman" w:hAnsi="Arial" w:cs="Arial"/>
                  <w:sz w:val="28"/>
                  <w:szCs w:val="28"/>
                  <w:lang w:val="en-GB" w:eastAsia="fr-FR"/>
                </w:rPr>
                <w:t>Value</w:t>
              </w:r>
            </w:ins>
          </w:p>
        </w:tc>
      </w:tr>
    </w:tbl>
    <w:p w14:paraId="18E91126" w14:textId="77777777" w:rsidR="00E236A9" w:rsidRDefault="00835154" w:rsidP="00AE179A">
      <w:pPr>
        <w:rPr>
          <w:ins w:id="1053" w:author="Ned Johnson" w:date="2019-05-14T18:28:00Z"/>
          <w:lang w:val="en-GB"/>
        </w:rPr>
      </w:pPr>
      <w:ins w:id="1054" w:author="Ned Johnson" w:date="2019-05-14T08:56:00Z">
        <w:r w:rsidRPr="00342D61">
          <w:rPr>
            <w:lang w:val="en-GB"/>
          </w:rPr>
          <w:t xml:space="preserve"> </w:t>
        </w:r>
      </w:ins>
    </w:p>
    <w:p w14:paraId="3225F8A4" w14:textId="694BB845" w:rsidR="00054B8A" w:rsidRPr="00342D61" w:rsidDel="00AE179A" w:rsidRDefault="00A80472">
      <w:pPr>
        <w:rPr>
          <w:del w:id="1055" w:author="Ned Johnson" w:date="2019-05-12T21:03:00Z"/>
          <w:lang w:val="en-GB"/>
        </w:rPr>
      </w:pPr>
      <w:r w:rsidRPr="00342D61">
        <w:rPr>
          <w:lang w:val="en-GB"/>
        </w:rPr>
        <w:t xml:space="preserve">Statically describes the operation of a business and its activities. </w:t>
      </w:r>
    </w:p>
    <w:p w14:paraId="195A224F" w14:textId="77777777" w:rsidR="00AE179A" w:rsidRDefault="00AE179A" w:rsidP="00AE179A">
      <w:pPr>
        <w:rPr>
          <w:ins w:id="1056" w:author="Ned Johnson" w:date="2019-05-12T21:02:00Z"/>
          <w:lang w:val="en-GB"/>
        </w:rPr>
      </w:pPr>
    </w:p>
    <w:p w14:paraId="77FF0B3A" w14:textId="01CE0375" w:rsidR="00AE179A" w:rsidRDefault="00AE179A" w:rsidP="00AE179A">
      <w:pPr>
        <w:rPr>
          <w:ins w:id="1057" w:author="Ned Johnson" w:date="2019-05-12T21:02:00Z"/>
          <w:lang w:val="en-GB"/>
        </w:rPr>
      </w:pPr>
      <w:bookmarkStart w:id="1058" w:name="_Toc8726289"/>
      <w:ins w:id="1059" w:author="Ned Johnson" w:date="2019-05-12T21:02:00Z">
        <w:r w:rsidRPr="00AE179A">
          <w:rPr>
            <w:rStyle w:val="Titre3Car"/>
            <w:rPrChange w:id="1060" w:author="Ned Johnson" w:date="2019-05-12T21:02:00Z">
              <w:rPr>
                <w:lang w:val="en-GB"/>
              </w:rPr>
            </w:rPrChange>
          </w:rPr>
          <w:t>Lexique :</w:t>
        </w:r>
        <w:bookmarkEnd w:id="1058"/>
        <w:r>
          <w:rPr>
            <w:lang w:val="en-GB"/>
          </w:rPr>
          <w:t xml:space="preserve"> </w:t>
        </w:r>
        <w:r w:rsidRPr="00AE179A">
          <w:rPr>
            <w:lang w:val="en-GB"/>
          </w:rPr>
          <w:t xml:space="preserve">A </w:t>
        </w:r>
        <w:r w:rsidRPr="00AE179A">
          <w:rPr>
            <w:rFonts w:ascii="Cambria Math" w:hAnsi="Cambria Math" w:cs="Cambria Math"/>
            <w:lang w:val="en-GB"/>
          </w:rPr>
          <w:t>⊥</w:t>
        </w:r>
        <w:r w:rsidRPr="00AE179A">
          <w:rPr>
            <w:lang w:val="en-GB"/>
          </w:rPr>
          <w:t xml:space="preserve"> B : </w:t>
        </w:r>
        <w:r w:rsidRPr="00AE179A">
          <w:rPr>
            <w:lang w:val="en-GB"/>
          </w:rPr>
          <w:tab/>
        </w:r>
        <w:proofErr w:type="spellStart"/>
        <w:r w:rsidRPr="00AE179A">
          <w:rPr>
            <w:lang w:val="en-GB"/>
          </w:rPr>
          <w:t>A</w:t>
        </w:r>
        <w:proofErr w:type="spellEnd"/>
        <w:r w:rsidRPr="00AE179A">
          <w:rPr>
            <w:lang w:val="en-GB"/>
          </w:rPr>
          <w:t xml:space="preserve"> independent of B</w:t>
        </w:r>
      </w:ins>
    </w:p>
    <w:p w14:paraId="75C084BD" w14:textId="6B535C0B" w:rsidR="00A80472" w:rsidRPr="00342D61" w:rsidDel="004F6F43" w:rsidRDefault="00A80472">
      <w:pPr>
        <w:rPr>
          <w:del w:id="1061" w:author="Ned Johnson" w:date="2019-05-12T20:22:00Z"/>
          <w:lang w:val="en-GB"/>
        </w:rPr>
      </w:pPr>
      <w:r w:rsidRPr="00342D61">
        <w:rPr>
          <w:lang w:val="en-GB"/>
        </w:rPr>
        <w:t xml:space="preserve">Each column </w:t>
      </w:r>
      <w:del w:id="1062" w:author="herrmannfrancine@gmail.com" w:date="2019-05-10T13:40:00Z">
        <w:r w:rsidRPr="00342D61" w:rsidDel="0090701B">
          <w:rPr>
            <w:lang w:val="en-GB"/>
          </w:rPr>
          <w:delText>describe</w:delText>
        </w:r>
      </w:del>
      <w:ins w:id="1063" w:author="herrmannfrancine@gmail.com" w:date="2019-05-10T13:40:00Z">
        <w:r w:rsidR="0090701B" w:rsidRPr="00342D61">
          <w:rPr>
            <w:lang w:val="en-GB"/>
          </w:rPr>
          <w:t>describes</w:t>
        </w:r>
      </w:ins>
      <w:r w:rsidRPr="00342D61">
        <w:rPr>
          <w:lang w:val="en-GB"/>
        </w:rPr>
        <w:t xml:space="preserve"> a </w:t>
      </w:r>
      <w:del w:id="1064" w:author="herrmannfrancine@gmail.com" w:date="2019-05-10T13:40:00Z">
        <w:r w:rsidRPr="00342D61" w:rsidDel="0090701B">
          <w:rPr>
            <w:lang w:val="en-GB"/>
          </w:rPr>
          <w:delText>predicat</w:delText>
        </w:r>
      </w:del>
      <w:ins w:id="1065" w:author="herrmannfrancine@gmail.com" w:date="2019-05-10T13:40:00Z">
        <w:r w:rsidR="0090701B" w:rsidRPr="00342D61">
          <w:rPr>
            <w:lang w:val="en-GB"/>
          </w:rPr>
          <w:t>predicate</w:t>
        </w:r>
      </w:ins>
      <w:r w:rsidRPr="00342D61">
        <w:rPr>
          <w:lang w:val="en-GB"/>
        </w:rPr>
        <w:t xml:space="preserve"> of an instance from the service of the company</w:t>
      </w:r>
      <w:r w:rsidR="000A0A42" w:rsidRPr="00342D61">
        <w:rPr>
          <w:lang w:val="en-GB"/>
        </w:rPr>
        <w:t xml:space="preserve"> for a proper purpose</w:t>
      </w:r>
    </w:p>
    <w:p w14:paraId="75B14CB4" w14:textId="77777777" w:rsidR="00007E57" w:rsidRPr="00342D61" w:rsidRDefault="00007E57">
      <w:pPr>
        <w:rPr>
          <w:lang w:val="en-GB"/>
        </w:rPr>
      </w:pPr>
    </w:p>
    <w:p w14:paraId="2DD893F2" w14:textId="77777777" w:rsidR="00A80472" w:rsidRPr="00342D61" w:rsidRDefault="00A80472" w:rsidP="00A80472">
      <w:pPr>
        <w:pStyle w:val="Titre3"/>
        <w:jc w:val="both"/>
        <w:rPr>
          <w:lang w:val="en-GB"/>
        </w:rPr>
      </w:pPr>
      <w:bookmarkStart w:id="1066" w:name="_Toc8726290"/>
      <w:r w:rsidRPr="00342D61">
        <w:rPr>
          <w:lang w:val="en-GB"/>
        </w:rPr>
        <w:t>Main Advantages</w:t>
      </w:r>
      <w:bookmarkEnd w:id="1066"/>
      <w:r w:rsidRPr="00342D61">
        <w:rPr>
          <w:lang w:val="en-GB"/>
        </w:rPr>
        <w:t xml:space="preserve"> </w:t>
      </w:r>
    </w:p>
    <w:p w14:paraId="68B07CCF" w14:textId="77777777" w:rsidR="00A80472" w:rsidRPr="00342D61" w:rsidRDefault="00A80472" w:rsidP="00A80472">
      <w:pPr>
        <w:pStyle w:val="Paragraphedeliste"/>
        <w:numPr>
          <w:ilvl w:val="0"/>
          <w:numId w:val="6"/>
        </w:numPr>
        <w:rPr>
          <w:lang w:val="en-GB"/>
        </w:rPr>
      </w:pPr>
      <w:r w:rsidRPr="00342D61">
        <w:rPr>
          <w:lang w:val="en-GB"/>
        </w:rPr>
        <w:t>Briefly presents the operation of a department of a company</w:t>
      </w:r>
    </w:p>
    <w:p w14:paraId="55B0FF7E" w14:textId="04427C54" w:rsidR="00A80472" w:rsidRPr="00342D61" w:rsidRDefault="00A80472" w:rsidP="00A80472">
      <w:pPr>
        <w:pStyle w:val="Paragraphedeliste"/>
        <w:numPr>
          <w:ilvl w:val="0"/>
          <w:numId w:val="6"/>
        </w:numPr>
        <w:rPr>
          <w:lang w:val="en-GB"/>
        </w:rPr>
      </w:pPr>
      <w:r w:rsidRPr="00342D61">
        <w:rPr>
          <w:lang w:val="en-GB"/>
        </w:rPr>
        <w:t xml:space="preserve">Hardcoded approach for corporate </w:t>
      </w:r>
      <w:del w:id="1067" w:author="herrmannfrancine@gmail.com" w:date="2019-05-10T13:40:00Z">
        <w:r w:rsidRPr="00342D61" w:rsidDel="0090701B">
          <w:rPr>
            <w:lang w:val="en-GB"/>
          </w:rPr>
          <w:delText>taxinomy</w:delText>
        </w:r>
      </w:del>
      <w:ins w:id="1068" w:author="herrmannfrancine@gmail.com" w:date="2019-05-10T13:40:00Z">
        <w:r w:rsidR="0090701B" w:rsidRPr="00342D61">
          <w:rPr>
            <w:lang w:val="en-GB"/>
          </w:rPr>
          <w:t>taxonomy</w:t>
        </w:r>
      </w:ins>
    </w:p>
    <w:p w14:paraId="02466D01" w14:textId="5CF7070B" w:rsidR="00EB3B3C" w:rsidRPr="00342D61" w:rsidRDefault="00EB3B3C" w:rsidP="00A80472">
      <w:pPr>
        <w:pStyle w:val="Paragraphedeliste"/>
        <w:numPr>
          <w:ilvl w:val="0"/>
          <w:numId w:val="6"/>
        </w:numPr>
        <w:rPr>
          <w:lang w:val="en-GB"/>
        </w:rPr>
      </w:pPr>
      <w:r w:rsidRPr="00342D61">
        <w:rPr>
          <w:lang w:val="en-GB"/>
        </w:rPr>
        <w:t>Repre</w:t>
      </w:r>
      <w:del w:id="1069" w:author="herrmannfrancine@gmail.com" w:date="2019-05-10T13:41:00Z">
        <w:r w:rsidRPr="00342D61" w:rsidDel="0090701B">
          <w:rPr>
            <w:lang w:val="en-GB"/>
          </w:rPr>
          <w:delText>n</w:delText>
        </w:r>
      </w:del>
      <w:r w:rsidRPr="00342D61">
        <w:rPr>
          <w:lang w:val="en-GB"/>
        </w:rPr>
        <w:t>s</w:t>
      </w:r>
      <w:ins w:id="1070" w:author="herrmannfrancine@gmail.com" w:date="2019-05-10T13:41:00Z">
        <w:r w:rsidR="0090701B">
          <w:rPr>
            <w:lang w:val="en-GB"/>
          </w:rPr>
          <w:t>ent</w:t>
        </w:r>
      </w:ins>
      <w:r w:rsidRPr="00342D61">
        <w:rPr>
          <w:lang w:val="en-GB"/>
        </w:rPr>
        <w:t xml:space="preserve">ation which </w:t>
      </w:r>
      <w:del w:id="1071" w:author="herrmannfrancine@gmail.com" w:date="2019-05-10T13:41:00Z">
        <w:r w:rsidRPr="00342D61" w:rsidDel="0090701B">
          <w:rPr>
            <w:lang w:val="en-GB"/>
          </w:rPr>
          <w:delText>stronlgy</w:delText>
        </w:r>
      </w:del>
      <w:ins w:id="1072" w:author="herrmannfrancine@gmail.com" w:date="2019-05-10T13:41:00Z">
        <w:r w:rsidR="0090701B" w:rsidRPr="00342D61">
          <w:rPr>
            <w:lang w:val="en-GB"/>
          </w:rPr>
          <w:t>strongly</w:t>
        </w:r>
      </w:ins>
      <w:r w:rsidRPr="00342D61">
        <w:rPr>
          <w:lang w:val="en-GB"/>
        </w:rPr>
        <w:t xml:space="preserve"> </w:t>
      </w:r>
      <w:del w:id="1073" w:author="herrmannfrancine@gmail.com" w:date="2019-05-10T13:41:00Z">
        <w:r w:rsidRPr="00342D61" w:rsidDel="0090701B">
          <w:rPr>
            <w:lang w:val="en-GB"/>
          </w:rPr>
          <w:delText>ressemlbing</w:delText>
        </w:r>
      </w:del>
      <w:ins w:id="1074" w:author="herrmannfrancine@gmail.com" w:date="2019-05-10T13:41:00Z">
        <w:r w:rsidR="0090701B" w:rsidRPr="00342D61">
          <w:rPr>
            <w:lang w:val="en-GB"/>
          </w:rPr>
          <w:t>resembling</w:t>
        </w:r>
      </w:ins>
      <w:r w:rsidRPr="00342D61">
        <w:rPr>
          <w:lang w:val="en-GB"/>
        </w:rPr>
        <w:t xml:space="preserve"> a multi-model-level (</w:t>
      </w:r>
      <w:del w:id="1075" w:author="herrmannfrancine@gmail.com" w:date="2019-05-10T13:41:00Z">
        <w:r w:rsidRPr="00342D61" w:rsidDel="0090701B">
          <w:rPr>
            <w:lang w:val="en-GB"/>
          </w:rPr>
          <w:delText>futher</w:delText>
        </w:r>
      </w:del>
      <w:ins w:id="1076" w:author="herrmannfrancine@gmail.com" w:date="2019-05-10T13:41:00Z">
        <w:r w:rsidR="0090701B" w:rsidRPr="00342D61">
          <w:rPr>
            <w:lang w:val="en-GB"/>
          </w:rPr>
          <w:t>further</w:t>
        </w:r>
      </w:ins>
      <w:r w:rsidRPr="00342D61">
        <w:rPr>
          <w:lang w:val="en-GB"/>
        </w:rPr>
        <w:t xml:space="preserve"> details in this </w:t>
      </w:r>
      <w:del w:id="1077" w:author="herrmannfrancine@gmail.com" w:date="2019-05-10T13:41:00Z">
        <w:r w:rsidRPr="00342D61" w:rsidDel="0090701B">
          <w:rPr>
            <w:lang w:val="en-GB"/>
          </w:rPr>
          <w:delText>docoment</w:delText>
        </w:r>
      </w:del>
      <w:ins w:id="1078" w:author="herrmannfrancine@gmail.com" w:date="2019-05-10T13:41:00Z">
        <w:r w:rsidR="0090701B" w:rsidRPr="00342D61">
          <w:rPr>
            <w:lang w:val="en-GB"/>
          </w:rPr>
          <w:t>document</w:t>
        </w:r>
      </w:ins>
      <w:r w:rsidRPr="00342D61">
        <w:rPr>
          <w:lang w:val="en-GB"/>
        </w:rPr>
        <w:t>)</w:t>
      </w:r>
    </w:p>
    <w:p w14:paraId="62D065E0" w14:textId="77777777" w:rsidR="00B97171" w:rsidRPr="00342D61" w:rsidRDefault="00B97171" w:rsidP="00B97171">
      <w:pPr>
        <w:pStyle w:val="Paragraphedeliste"/>
        <w:ind w:left="360"/>
        <w:rPr>
          <w:lang w:val="en-GB"/>
        </w:rPr>
      </w:pPr>
    </w:p>
    <w:p w14:paraId="6FE12A27" w14:textId="77777777" w:rsidR="00A80472" w:rsidRPr="00342D61" w:rsidRDefault="00A80472" w:rsidP="00A80472">
      <w:pPr>
        <w:pStyle w:val="Titre3"/>
        <w:jc w:val="both"/>
        <w:rPr>
          <w:lang w:val="en-GB"/>
        </w:rPr>
      </w:pPr>
      <w:bookmarkStart w:id="1079" w:name="_Toc8726291"/>
      <w:r w:rsidRPr="00342D61">
        <w:rPr>
          <w:lang w:val="en-GB"/>
        </w:rPr>
        <w:t>Main Drawbacks</w:t>
      </w:r>
      <w:bookmarkEnd w:id="1079"/>
      <w:r w:rsidRPr="00342D61">
        <w:rPr>
          <w:lang w:val="en-GB"/>
        </w:rPr>
        <w:t xml:space="preserve"> </w:t>
      </w:r>
    </w:p>
    <w:p w14:paraId="2C1AFA9A" w14:textId="77777777" w:rsidR="00054B8A" w:rsidRPr="00342D61" w:rsidRDefault="00A80472" w:rsidP="00A80472">
      <w:pPr>
        <w:pStyle w:val="Paragraphedeliste"/>
        <w:numPr>
          <w:ilvl w:val="0"/>
          <w:numId w:val="5"/>
        </w:numPr>
        <w:rPr>
          <w:lang w:val="en-GB"/>
        </w:rPr>
      </w:pPr>
      <w:r w:rsidRPr="00342D61">
        <w:rPr>
          <w:lang w:val="en-GB"/>
        </w:rPr>
        <w:t>Too simple to use alone without another taxonomy</w:t>
      </w:r>
    </w:p>
    <w:p w14:paraId="7EB6508D" w14:textId="27392B78" w:rsidR="00835154" w:rsidRPr="00835154" w:rsidDel="00835154" w:rsidRDefault="00A80472" w:rsidP="00835154">
      <w:pPr>
        <w:pStyle w:val="Paragraphedeliste"/>
        <w:numPr>
          <w:ilvl w:val="0"/>
          <w:numId w:val="5"/>
        </w:numPr>
        <w:rPr>
          <w:del w:id="1080" w:author="Ned Johnson" w:date="2019-05-14T08:56:00Z"/>
          <w:lang w:val="en-GB"/>
        </w:rPr>
      </w:pPr>
      <w:r w:rsidRPr="00342D61">
        <w:rPr>
          <w:lang w:val="en-GB"/>
        </w:rPr>
        <w:t>All links of columns are independent from</w:t>
      </w:r>
      <w:r w:rsidR="000C200D" w:rsidRPr="00342D61">
        <w:rPr>
          <w:lang w:val="en-GB"/>
        </w:rPr>
        <w:t xml:space="preserve"> each other, it a </w:t>
      </w:r>
      <w:del w:id="1081" w:author="herrmannfrancine@gmail.com" w:date="2019-05-10T13:41:00Z">
        <w:r w:rsidR="000C200D" w:rsidRPr="00342D61" w:rsidDel="0090701B">
          <w:rPr>
            <w:lang w:val="en-GB"/>
          </w:rPr>
          <w:delText>drawbacks</w:delText>
        </w:r>
      </w:del>
      <w:ins w:id="1082" w:author="herrmannfrancine@gmail.com" w:date="2019-05-10T13:41:00Z">
        <w:r w:rsidR="0090701B" w:rsidRPr="00342D61">
          <w:rPr>
            <w:lang w:val="en-GB"/>
          </w:rPr>
          <w:t>drawback</w:t>
        </w:r>
      </w:ins>
      <w:r w:rsidR="000C200D" w:rsidRPr="00342D61">
        <w:rPr>
          <w:lang w:val="en-GB"/>
        </w:rPr>
        <w:t xml:space="preserve"> only if no other taxonomy is used to described how to fill the column</w:t>
      </w:r>
    </w:p>
    <w:p w14:paraId="5CD8E2B1" w14:textId="77777777" w:rsidR="00A80472" w:rsidRPr="00835154" w:rsidRDefault="00A80472">
      <w:pPr>
        <w:pStyle w:val="Paragraphedeliste"/>
        <w:numPr>
          <w:ilvl w:val="0"/>
          <w:numId w:val="5"/>
        </w:numPr>
        <w:rPr>
          <w:lang w:val="en-GB"/>
        </w:rPr>
        <w:pPrChange w:id="1083" w:author="Ned Johnson" w:date="2019-05-14T08:56:00Z">
          <w:pPr>
            <w:pStyle w:val="Paragraphedeliste"/>
            <w:ind w:left="360"/>
          </w:pPr>
        </w:pPrChange>
      </w:pPr>
    </w:p>
    <w:p w14:paraId="077D8B61" w14:textId="1B1EFD99" w:rsidR="00007E57" w:rsidRPr="00342D61" w:rsidRDefault="00A80472" w:rsidP="00A80472">
      <w:pPr>
        <w:pStyle w:val="Titre3"/>
        <w:rPr>
          <w:lang w:val="en-GB"/>
        </w:rPr>
      </w:pPr>
      <w:del w:id="1084" w:author="herrmannfrancine@gmail.com" w:date="2019-05-10T13:41:00Z">
        <w:r w:rsidRPr="00342D61" w:rsidDel="0090701B">
          <w:rPr>
            <w:lang w:val="en-GB"/>
          </w:rPr>
          <w:delText xml:space="preserve">Conclusion </w:delText>
        </w:r>
        <w:r w:rsidR="00007E57" w:rsidRPr="00342D61" w:rsidDel="0090701B">
          <w:rPr>
            <w:lang w:val="en-GB"/>
          </w:rPr>
          <w:delText>:</w:delText>
        </w:r>
      </w:del>
      <w:bookmarkStart w:id="1085" w:name="_Toc8726292"/>
      <w:ins w:id="1086" w:author="herrmannfrancine@gmail.com" w:date="2019-05-10T13:41:00Z">
        <w:r w:rsidR="0090701B" w:rsidRPr="00342D61">
          <w:rPr>
            <w:lang w:val="en-GB"/>
          </w:rPr>
          <w:t>Conclusion:</w:t>
        </w:r>
      </w:ins>
      <w:bookmarkEnd w:id="1085"/>
      <w:r w:rsidR="00007E57" w:rsidRPr="00342D61">
        <w:rPr>
          <w:lang w:val="en-GB"/>
        </w:rPr>
        <w:t xml:space="preserve"> </w:t>
      </w:r>
    </w:p>
    <w:p w14:paraId="7658AB01" w14:textId="0FA766E8" w:rsidR="00054B8A" w:rsidRDefault="000C200D" w:rsidP="00F86763">
      <w:pPr>
        <w:pStyle w:val="Paragraphedeliste"/>
        <w:numPr>
          <w:ilvl w:val="0"/>
          <w:numId w:val="4"/>
        </w:numPr>
        <w:rPr>
          <w:ins w:id="1087" w:author="Ned Johnson" w:date="2019-05-14T08:55:00Z"/>
          <w:lang w:val="en-GB"/>
        </w:rPr>
      </w:pPr>
      <w:r w:rsidRPr="00342D61">
        <w:rPr>
          <w:lang w:val="en-GB"/>
        </w:rPr>
        <w:t xml:space="preserve">Despite these drawbacks </w:t>
      </w:r>
      <w:del w:id="1088" w:author="herrmannfrancine@gmail.com" w:date="2019-05-10T13:42:00Z">
        <w:r w:rsidRPr="00342D61" w:rsidDel="0090701B">
          <w:rPr>
            <w:lang w:val="en-GB"/>
          </w:rPr>
          <w:delText>these taxonomy</w:delText>
        </w:r>
      </w:del>
      <w:ins w:id="1089" w:author="herrmannfrancine@gmail.com" w:date="2019-05-10T13:42:00Z">
        <w:r w:rsidR="0090701B" w:rsidRPr="00342D61">
          <w:rPr>
            <w:lang w:val="en-GB"/>
          </w:rPr>
          <w:t>these taxonomies</w:t>
        </w:r>
      </w:ins>
      <w:r w:rsidRPr="00342D61">
        <w:rPr>
          <w:lang w:val="en-GB"/>
        </w:rPr>
        <w:t xml:space="preserve"> could be </w:t>
      </w:r>
      <w:del w:id="1090" w:author="herrmannfrancine@gmail.com" w:date="2019-05-10T13:41:00Z">
        <w:r w:rsidRPr="00342D61" w:rsidDel="0090701B">
          <w:rPr>
            <w:lang w:val="en-GB"/>
          </w:rPr>
          <w:delText>use</w:delText>
        </w:r>
      </w:del>
      <w:ins w:id="1091" w:author="herrmannfrancine@gmail.com" w:date="2019-05-10T13:41:00Z">
        <w:r w:rsidR="0090701B" w:rsidRPr="00342D61">
          <w:rPr>
            <w:lang w:val="en-GB"/>
          </w:rPr>
          <w:t>used</w:t>
        </w:r>
      </w:ins>
      <w:r w:rsidRPr="00342D61">
        <w:rPr>
          <w:lang w:val="en-GB"/>
        </w:rPr>
        <w:t xml:space="preserve"> as a model for a properly structuration for </w:t>
      </w:r>
      <w:del w:id="1092" w:author="herrmannfrancine@gmail.com" w:date="2019-05-10T13:41:00Z">
        <w:r w:rsidRPr="00342D61" w:rsidDel="0090701B">
          <w:rPr>
            <w:lang w:val="en-GB"/>
          </w:rPr>
          <w:delText>an other</w:delText>
        </w:r>
      </w:del>
      <w:ins w:id="1093" w:author="herrmannfrancine@gmail.com" w:date="2019-05-10T13:41:00Z">
        <w:r w:rsidR="0090701B" w:rsidRPr="00342D61">
          <w:rPr>
            <w:lang w:val="en-GB"/>
          </w:rPr>
          <w:t>another</w:t>
        </w:r>
      </w:ins>
      <w:r w:rsidRPr="00342D61">
        <w:rPr>
          <w:lang w:val="en-GB"/>
        </w:rPr>
        <w:t xml:space="preserve"> taxonomy like the one we decided to choose. </w:t>
      </w:r>
    </w:p>
    <w:p w14:paraId="24238FF3" w14:textId="45B9796C" w:rsidR="00835154" w:rsidRPr="00342D61" w:rsidRDefault="00835154" w:rsidP="00F86763">
      <w:pPr>
        <w:pStyle w:val="Paragraphedeliste"/>
        <w:numPr>
          <w:ilvl w:val="0"/>
          <w:numId w:val="4"/>
        </w:numPr>
        <w:rPr>
          <w:lang w:val="en-GB"/>
        </w:rPr>
      </w:pPr>
      <w:ins w:id="1094" w:author="Ned Johnson" w:date="2019-05-14T08:55:00Z">
        <w:r>
          <w:rPr>
            <w:lang w:val="en-GB"/>
          </w:rPr>
          <w:t xml:space="preserve">It could </w:t>
        </w:r>
      </w:ins>
      <w:ins w:id="1095" w:author="Ned Johnson" w:date="2019-05-14T18:28:00Z">
        <w:r w:rsidR="00E236A9">
          <w:rPr>
            <w:lang w:val="en-GB"/>
          </w:rPr>
          <w:t>have inspired</w:t>
        </w:r>
      </w:ins>
      <w:ins w:id="1096" w:author="Ned Johnson" w:date="2019-05-14T08:55:00Z">
        <w:r>
          <w:rPr>
            <w:lang w:val="en-GB"/>
          </w:rPr>
          <w:t xml:space="preserve"> a way to present an object created with our taxonomy</w:t>
        </w:r>
      </w:ins>
    </w:p>
    <w:p w14:paraId="42A529FE" w14:textId="3B0AAF93" w:rsidR="000C200D" w:rsidDel="00E236A9" w:rsidRDefault="000C200D">
      <w:pPr>
        <w:pStyle w:val="Paragraphedeliste"/>
        <w:numPr>
          <w:ilvl w:val="0"/>
          <w:numId w:val="4"/>
        </w:numPr>
        <w:rPr>
          <w:del w:id="1097" w:author="Ned Johnson" w:date="2019-05-12T21:03:00Z"/>
          <w:lang w:val="en-GB"/>
        </w:rPr>
        <w:pPrChange w:id="1098" w:author="Ned Johnson" w:date="2019-05-12T21:03:00Z">
          <w:pPr/>
        </w:pPrChange>
      </w:pPr>
      <w:r w:rsidRPr="00342D61">
        <w:rPr>
          <w:lang w:val="en-GB"/>
        </w:rPr>
        <w:t xml:space="preserve">As announced, the columns </w:t>
      </w:r>
      <w:del w:id="1099" w:author="herrmannfrancine@gmail.com" w:date="2019-05-10T13:42:00Z">
        <w:r w:rsidRPr="00342D61" w:rsidDel="0090701B">
          <w:rPr>
            <w:lang w:val="en-GB"/>
          </w:rPr>
          <w:delText>indepencandy</w:delText>
        </w:r>
      </w:del>
      <w:ins w:id="1100" w:author="herrmannfrancine@gmail.com" w:date="2019-05-10T13:42:00Z">
        <w:r w:rsidR="0090701B" w:rsidRPr="00342D61">
          <w:rPr>
            <w:lang w:val="en-GB"/>
          </w:rPr>
          <w:t>indepen</w:t>
        </w:r>
        <w:r w:rsidR="0090701B">
          <w:rPr>
            <w:lang w:val="en-GB"/>
          </w:rPr>
          <w:t>d</w:t>
        </w:r>
        <w:r w:rsidR="0090701B" w:rsidRPr="00342D61">
          <w:rPr>
            <w:lang w:val="en-GB"/>
          </w:rPr>
          <w:t>ency</w:t>
        </w:r>
      </w:ins>
      <w:r w:rsidRPr="00342D61">
        <w:rPr>
          <w:lang w:val="en-GB"/>
        </w:rPr>
        <w:t xml:space="preserve"> is only a drawback if no othe</w:t>
      </w:r>
      <w:r w:rsidR="00EB3B3C" w:rsidRPr="00342D61">
        <w:rPr>
          <w:lang w:val="en-GB"/>
        </w:rPr>
        <w:t>r taxonomy is used, more over it became a strongly</w:t>
      </w:r>
      <w:r w:rsidRPr="00342D61">
        <w:rPr>
          <w:lang w:val="en-GB"/>
        </w:rPr>
        <w:t xml:space="preserve"> advantage </w:t>
      </w:r>
      <w:r w:rsidR="00EB3B3C" w:rsidRPr="00342D61">
        <w:rPr>
          <w:lang w:val="en-GB"/>
        </w:rPr>
        <w:t>in the goal of</w:t>
      </w:r>
      <w:r w:rsidRPr="00342D61">
        <w:rPr>
          <w:lang w:val="en-GB"/>
        </w:rPr>
        <w:t xml:space="preserve"> describe a multi-level-model.</w:t>
      </w:r>
    </w:p>
    <w:p w14:paraId="23FE73F2" w14:textId="77777777" w:rsidR="00E236A9" w:rsidRPr="00E236A9" w:rsidRDefault="00E236A9" w:rsidP="00E236A9">
      <w:pPr>
        <w:rPr>
          <w:ins w:id="1101" w:author="Ned Johnson" w:date="2019-05-14T18:28:00Z"/>
          <w:lang w:val="en-GB"/>
          <w:rPrChange w:id="1102" w:author="Ned Johnson" w:date="2019-05-14T18:28:00Z">
            <w:rPr>
              <w:ins w:id="1103" w:author="Ned Johnson" w:date="2019-05-14T18:28:00Z"/>
              <w:lang w:val="en-GB"/>
            </w:rPr>
          </w:rPrChange>
        </w:rPr>
        <w:pPrChange w:id="1104" w:author="Ned Johnson" w:date="2019-05-14T18:28:00Z">
          <w:pPr>
            <w:pStyle w:val="Paragraphedeliste"/>
            <w:numPr>
              <w:numId w:val="4"/>
            </w:numPr>
            <w:ind w:left="360" w:hanging="360"/>
          </w:pPr>
        </w:pPrChange>
      </w:pPr>
    </w:p>
    <w:p w14:paraId="5548CD03" w14:textId="77777777" w:rsidR="00201D52" w:rsidRPr="00AE179A" w:rsidRDefault="00201D52">
      <w:pPr>
        <w:pStyle w:val="Paragraphedeliste"/>
        <w:numPr>
          <w:ilvl w:val="0"/>
          <w:numId w:val="4"/>
        </w:numPr>
        <w:rPr>
          <w:lang w:val="en-GB"/>
        </w:rPr>
        <w:pPrChange w:id="1105" w:author="Ned Johnson" w:date="2019-05-12T21:03:00Z">
          <w:pPr/>
        </w:pPrChange>
      </w:pPr>
      <w:r w:rsidRPr="00AE179A">
        <w:rPr>
          <w:lang w:val="en-GB"/>
        </w:rPr>
        <w:br w:type="page"/>
      </w:r>
    </w:p>
    <w:p w14:paraId="64EDE0D4" w14:textId="2C54FD40" w:rsidR="00BB65D8" w:rsidRPr="00342D61" w:rsidRDefault="00BB65D8" w:rsidP="008422A1">
      <w:pPr>
        <w:pStyle w:val="Titre2"/>
        <w:rPr>
          <w:lang w:val="en-GB"/>
        </w:rPr>
      </w:pPr>
      <w:bookmarkStart w:id="1106" w:name="_Toc8726293"/>
      <w:r w:rsidRPr="00342D61">
        <w:rPr>
          <w:lang w:val="en-GB"/>
        </w:rPr>
        <w:lastRenderedPageBreak/>
        <w:t>Arc</w:t>
      </w:r>
      <w:r w:rsidR="008422A1" w:rsidRPr="00342D61">
        <w:rPr>
          <w:lang w:val="en-GB"/>
        </w:rPr>
        <w:t>h</w:t>
      </w:r>
      <w:r w:rsidRPr="00342D61">
        <w:rPr>
          <w:lang w:val="en-GB"/>
        </w:rPr>
        <w:t xml:space="preserve">itecting an </w:t>
      </w:r>
      <w:del w:id="1107" w:author="herrmannfrancine@gmail.com" w:date="2019-05-10T13:42:00Z">
        <w:r w:rsidRPr="00342D61" w:rsidDel="0090701B">
          <w:rPr>
            <w:lang w:val="en-GB"/>
          </w:rPr>
          <w:delText>Entreprise</w:delText>
        </w:r>
      </w:del>
      <w:ins w:id="1108" w:author="herrmannfrancine@gmail.com" w:date="2019-05-10T13:42:00Z">
        <w:r w:rsidR="0090701B" w:rsidRPr="00342D61">
          <w:rPr>
            <w:lang w:val="en-GB"/>
          </w:rPr>
          <w:t>Enterprise</w:t>
        </w:r>
      </w:ins>
      <w:r w:rsidRPr="00342D61">
        <w:rPr>
          <w:lang w:val="en-GB"/>
        </w:rPr>
        <w:t xml:space="preserve"> content management Strategy</w:t>
      </w:r>
      <w:bookmarkEnd w:id="1106"/>
      <w:r w:rsidRPr="00342D61">
        <w:rPr>
          <w:lang w:val="en-GB"/>
        </w:rPr>
        <w:t xml:space="preserve"> </w:t>
      </w:r>
    </w:p>
    <w:p w14:paraId="14D6FEB5" w14:textId="77777777" w:rsidR="00BB65D8" w:rsidRPr="00342D61" w:rsidRDefault="00BB65D8" w:rsidP="00BB65D8">
      <w:pPr>
        <w:rPr>
          <w:lang w:val="en-GB"/>
        </w:rPr>
      </w:pPr>
    </w:p>
    <w:p w14:paraId="16F6297E" w14:textId="77777777" w:rsidR="00BE1E4E" w:rsidRPr="00342D61" w:rsidRDefault="00567DF4" w:rsidP="00BE1E4E">
      <w:pPr>
        <w:rPr>
          <w:lang w:val="en-GB"/>
        </w:rPr>
      </w:pPr>
      <w:r w:rsidRPr="00342D61">
        <w:rPr>
          <w:noProof/>
          <w:lang w:eastAsia="fr-FR"/>
        </w:rPr>
        <w:drawing>
          <wp:inline distT="0" distB="0" distL="0" distR="0" wp14:anchorId="17310FD7" wp14:editId="503961F4">
            <wp:extent cx="5760720" cy="4140057"/>
            <wp:effectExtent l="0" t="0" r="0" b="0"/>
            <wp:docPr id="12" name="Image 12" descr="C:\Users\nimesker2u\Downloads\Untitled Diagram-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mesker2u\Downloads\Untitled Diagram-Page-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140057"/>
                    </a:xfrm>
                    <a:prstGeom prst="rect">
                      <a:avLst/>
                    </a:prstGeom>
                    <a:noFill/>
                    <a:ln>
                      <a:noFill/>
                    </a:ln>
                  </pic:spPr>
                </pic:pic>
              </a:graphicData>
            </a:graphic>
          </wp:inline>
        </w:drawing>
      </w:r>
    </w:p>
    <w:p w14:paraId="7CA2820A" w14:textId="77777777" w:rsidR="000A0A42" w:rsidRPr="00342D61" w:rsidRDefault="000A0A42" w:rsidP="000A0A42">
      <w:pPr>
        <w:pStyle w:val="Titre3"/>
        <w:jc w:val="both"/>
        <w:rPr>
          <w:rFonts w:asciiTheme="minorHAnsi" w:eastAsiaTheme="minorHAnsi" w:hAnsiTheme="minorHAnsi" w:cstheme="minorBidi"/>
          <w:b w:val="0"/>
          <w:color w:val="auto"/>
          <w:sz w:val="22"/>
          <w:szCs w:val="22"/>
          <w:lang w:val="en-GB"/>
        </w:rPr>
      </w:pPr>
      <w:bookmarkStart w:id="1109" w:name="_Toc8726294"/>
      <w:r w:rsidRPr="00342D61">
        <w:rPr>
          <w:rFonts w:asciiTheme="minorHAnsi" w:eastAsiaTheme="minorHAnsi" w:hAnsiTheme="minorHAnsi" w:cstheme="minorBidi"/>
          <w:b w:val="0"/>
          <w:color w:val="auto"/>
          <w:sz w:val="22"/>
          <w:szCs w:val="22"/>
          <w:lang w:val="en-GB"/>
        </w:rPr>
        <w:t>Present the strategies of a company for the realization of a project</w:t>
      </w:r>
      <w:bookmarkEnd w:id="1109"/>
    </w:p>
    <w:p w14:paraId="0163AD7A" w14:textId="2A041A0F" w:rsidR="000A0A42" w:rsidRPr="00342D61" w:rsidRDefault="000A0A42" w:rsidP="000A0A42">
      <w:pPr>
        <w:pStyle w:val="Titre3"/>
        <w:jc w:val="both"/>
        <w:rPr>
          <w:rFonts w:asciiTheme="minorHAnsi" w:eastAsiaTheme="minorHAnsi" w:hAnsiTheme="minorHAnsi" w:cstheme="minorBidi"/>
          <w:b w:val="0"/>
          <w:color w:val="auto"/>
          <w:sz w:val="22"/>
          <w:szCs w:val="22"/>
          <w:lang w:val="en-GB"/>
        </w:rPr>
      </w:pPr>
      <w:bookmarkStart w:id="1110" w:name="_Toc8726295"/>
      <w:r w:rsidRPr="00342D61">
        <w:rPr>
          <w:rFonts w:asciiTheme="minorHAnsi" w:eastAsiaTheme="minorHAnsi" w:hAnsiTheme="minorHAnsi" w:cstheme="minorBidi"/>
          <w:b w:val="0"/>
          <w:color w:val="auto"/>
          <w:sz w:val="22"/>
          <w:szCs w:val="22"/>
          <w:lang w:val="en-GB"/>
        </w:rPr>
        <w:t xml:space="preserve">The arrow </w:t>
      </w:r>
      <w:del w:id="1111" w:author="herrmannfrancine@gmail.com" w:date="2019-05-10T13:42:00Z">
        <w:r w:rsidRPr="00342D61" w:rsidDel="0090701B">
          <w:rPr>
            <w:rFonts w:asciiTheme="minorHAnsi" w:eastAsiaTheme="minorHAnsi" w:hAnsiTheme="minorHAnsi" w:cstheme="minorBidi"/>
            <w:b w:val="0"/>
            <w:color w:val="auto"/>
            <w:sz w:val="22"/>
            <w:szCs w:val="22"/>
            <w:lang w:val="en-GB"/>
          </w:rPr>
          <w:delText>present</w:delText>
        </w:r>
      </w:del>
      <w:ins w:id="1112" w:author="herrmannfrancine@gmail.com" w:date="2019-05-10T13:42:00Z">
        <w:r w:rsidR="0090701B" w:rsidRPr="00342D61">
          <w:rPr>
            <w:rFonts w:asciiTheme="minorHAnsi" w:eastAsiaTheme="minorHAnsi" w:hAnsiTheme="minorHAnsi" w:cstheme="minorBidi"/>
            <w:b w:val="0"/>
            <w:color w:val="auto"/>
            <w:sz w:val="22"/>
            <w:szCs w:val="22"/>
            <w:lang w:val="en-GB"/>
          </w:rPr>
          <w:t>presents</w:t>
        </w:r>
      </w:ins>
      <w:r w:rsidRPr="00342D61">
        <w:rPr>
          <w:rFonts w:asciiTheme="minorHAnsi" w:eastAsiaTheme="minorHAnsi" w:hAnsiTheme="minorHAnsi" w:cstheme="minorBidi"/>
          <w:b w:val="0"/>
          <w:color w:val="auto"/>
          <w:sz w:val="22"/>
          <w:szCs w:val="22"/>
          <w:lang w:val="en-GB"/>
        </w:rPr>
        <w:t xml:space="preserve"> the next instance that will be needed to realise the project.</w:t>
      </w:r>
      <w:bookmarkEnd w:id="1110"/>
      <w:r w:rsidRPr="00342D61">
        <w:rPr>
          <w:rFonts w:asciiTheme="minorHAnsi" w:eastAsiaTheme="minorHAnsi" w:hAnsiTheme="minorHAnsi" w:cstheme="minorBidi"/>
          <w:b w:val="0"/>
          <w:color w:val="auto"/>
          <w:sz w:val="22"/>
          <w:szCs w:val="22"/>
          <w:lang w:val="en-GB"/>
        </w:rPr>
        <w:t xml:space="preserve"> </w:t>
      </w:r>
    </w:p>
    <w:p w14:paraId="6802CDE7" w14:textId="1D4F9D9D" w:rsidR="000A0A42" w:rsidRPr="00342D61" w:rsidRDefault="000A0A42" w:rsidP="000A0A42">
      <w:pPr>
        <w:rPr>
          <w:lang w:val="en-GB"/>
        </w:rPr>
      </w:pPr>
      <w:r w:rsidRPr="00342D61">
        <w:rPr>
          <w:lang w:val="en-GB"/>
        </w:rPr>
        <w:t xml:space="preserve">Each </w:t>
      </w:r>
      <w:del w:id="1113" w:author="herrmannfrancine@gmail.com" w:date="2019-05-10T13:42:00Z">
        <w:r w:rsidRPr="00342D61" w:rsidDel="0090701B">
          <w:rPr>
            <w:lang w:val="en-GB"/>
          </w:rPr>
          <w:delText>predicat</w:delText>
        </w:r>
      </w:del>
      <w:ins w:id="1114" w:author="herrmannfrancine@gmail.com" w:date="2019-05-10T13:42:00Z">
        <w:r w:rsidR="0090701B" w:rsidRPr="00342D61">
          <w:rPr>
            <w:lang w:val="en-GB"/>
          </w:rPr>
          <w:t>predicate</w:t>
        </w:r>
      </w:ins>
      <w:r w:rsidRPr="00342D61">
        <w:rPr>
          <w:lang w:val="en-GB"/>
        </w:rPr>
        <w:t xml:space="preserve"> could have many values, which will be independent between them. </w:t>
      </w:r>
    </w:p>
    <w:p w14:paraId="4EA1F3AE" w14:textId="77777777" w:rsidR="000A0A42" w:rsidRPr="00342D61" w:rsidRDefault="000A0A42" w:rsidP="000A0A42">
      <w:pPr>
        <w:pStyle w:val="Titre3"/>
        <w:jc w:val="both"/>
        <w:rPr>
          <w:lang w:val="en-GB"/>
        </w:rPr>
      </w:pPr>
      <w:bookmarkStart w:id="1115" w:name="_Toc8726296"/>
      <w:r w:rsidRPr="00342D61">
        <w:rPr>
          <w:lang w:val="en-GB"/>
        </w:rPr>
        <w:t>Main Advantages</w:t>
      </w:r>
      <w:bookmarkEnd w:id="1115"/>
      <w:r w:rsidRPr="00342D61">
        <w:rPr>
          <w:lang w:val="en-GB"/>
        </w:rPr>
        <w:t xml:space="preserve"> </w:t>
      </w:r>
    </w:p>
    <w:p w14:paraId="360E3A92" w14:textId="48F1407D" w:rsidR="00BE1E4E" w:rsidRPr="00342D61" w:rsidRDefault="000A0A42" w:rsidP="00F86763">
      <w:pPr>
        <w:pStyle w:val="Paragraphedeliste"/>
        <w:numPr>
          <w:ilvl w:val="0"/>
          <w:numId w:val="4"/>
        </w:numPr>
        <w:rPr>
          <w:lang w:val="en-GB"/>
        </w:rPr>
      </w:pPr>
      <w:r w:rsidRPr="00342D61">
        <w:rPr>
          <w:lang w:val="en-GB"/>
        </w:rPr>
        <w:t xml:space="preserve">Present a </w:t>
      </w:r>
      <w:del w:id="1116" w:author="herrmannfrancine@gmail.com" w:date="2019-05-10T13:42:00Z">
        <w:r w:rsidRPr="00342D61" w:rsidDel="0090701B">
          <w:rPr>
            <w:lang w:val="en-GB"/>
          </w:rPr>
          <w:delText>taxinomy</w:delText>
        </w:r>
      </w:del>
      <w:ins w:id="1117" w:author="herrmannfrancine@gmail.com" w:date="2019-05-10T13:42:00Z">
        <w:r w:rsidR="0090701B" w:rsidRPr="00342D61">
          <w:rPr>
            <w:lang w:val="en-GB"/>
          </w:rPr>
          <w:t>taxonomy</w:t>
        </w:r>
      </w:ins>
      <w:r w:rsidRPr="00342D61">
        <w:rPr>
          <w:lang w:val="en-GB"/>
        </w:rPr>
        <w:t xml:space="preserve">, in a timeline manner </w:t>
      </w:r>
    </w:p>
    <w:p w14:paraId="5AE9BD24" w14:textId="490516A7" w:rsidR="000A0A42" w:rsidRPr="00342D61" w:rsidRDefault="000A0A42" w:rsidP="00F86763">
      <w:pPr>
        <w:pStyle w:val="Paragraphedeliste"/>
        <w:numPr>
          <w:ilvl w:val="0"/>
          <w:numId w:val="4"/>
        </w:numPr>
        <w:rPr>
          <w:lang w:val="en-GB"/>
        </w:rPr>
      </w:pPr>
      <w:r w:rsidRPr="00342D61">
        <w:rPr>
          <w:lang w:val="en-GB"/>
        </w:rPr>
        <w:t xml:space="preserve">Could be </w:t>
      </w:r>
      <w:del w:id="1118" w:author="herrmannfrancine@gmail.com" w:date="2019-05-10T13:42:00Z">
        <w:r w:rsidRPr="00342D61" w:rsidDel="0090701B">
          <w:rPr>
            <w:lang w:val="en-GB"/>
          </w:rPr>
          <w:delText>usefull</w:delText>
        </w:r>
      </w:del>
      <w:ins w:id="1119" w:author="herrmannfrancine@gmail.com" w:date="2019-05-10T13:42:00Z">
        <w:r w:rsidR="0090701B" w:rsidRPr="00342D61">
          <w:rPr>
            <w:lang w:val="en-GB"/>
          </w:rPr>
          <w:t>useful</w:t>
        </w:r>
      </w:ins>
      <w:r w:rsidRPr="00342D61">
        <w:rPr>
          <w:lang w:val="en-GB"/>
        </w:rPr>
        <w:t xml:space="preserve"> to describe instance or event between them in a chronological manner</w:t>
      </w:r>
    </w:p>
    <w:p w14:paraId="540A0091" w14:textId="77777777" w:rsidR="00B97171" w:rsidRPr="00342D61" w:rsidRDefault="00B97171" w:rsidP="00B97171">
      <w:pPr>
        <w:pStyle w:val="Paragraphedeliste"/>
        <w:ind w:left="360"/>
        <w:rPr>
          <w:lang w:val="en-GB"/>
        </w:rPr>
      </w:pPr>
    </w:p>
    <w:p w14:paraId="1EC4A97F" w14:textId="77777777" w:rsidR="000A0A42" w:rsidRPr="00342D61" w:rsidRDefault="000A0A42" w:rsidP="000A0A42">
      <w:pPr>
        <w:pStyle w:val="Titre3"/>
        <w:jc w:val="both"/>
        <w:rPr>
          <w:lang w:val="en-GB"/>
        </w:rPr>
      </w:pPr>
      <w:bookmarkStart w:id="1120" w:name="_Toc8726297"/>
      <w:r w:rsidRPr="00342D61">
        <w:rPr>
          <w:lang w:val="en-GB"/>
        </w:rPr>
        <w:t>Main Drawbacks</w:t>
      </w:r>
      <w:bookmarkEnd w:id="1120"/>
      <w:r w:rsidRPr="00342D61">
        <w:rPr>
          <w:lang w:val="en-GB"/>
        </w:rPr>
        <w:t xml:space="preserve"> </w:t>
      </w:r>
    </w:p>
    <w:p w14:paraId="79A73969" w14:textId="77777777" w:rsidR="00BE1E4E" w:rsidRPr="00342D61" w:rsidRDefault="000A0A42" w:rsidP="000A0A42">
      <w:pPr>
        <w:pStyle w:val="Paragraphedeliste"/>
        <w:numPr>
          <w:ilvl w:val="0"/>
          <w:numId w:val="4"/>
        </w:numPr>
        <w:rPr>
          <w:lang w:val="en-GB"/>
        </w:rPr>
      </w:pPr>
      <w:r w:rsidRPr="00342D61">
        <w:rPr>
          <w:lang w:val="en-GB"/>
        </w:rPr>
        <w:t xml:space="preserve">Does not in any way present the enterprise infrastructure, it’s useless for present jobs or objects </w:t>
      </w:r>
    </w:p>
    <w:p w14:paraId="1F526DE7" w14:textId="77777777" w:rsidR="00B97171" w:rsidRPr="00342D61" w:rsidRDefault="00B97171" w:rsidP="00B97171">
      <w:pPr>
        <w:pStyle w:val="Paragraphedeliste"/>
        <w:ind w:left="360"/>
        <w:rPr>
          <w:lang w:val="en-GB"/>
        </w:rPr>
      </w:pPr>
    </w:p>
    <w:p w14:paraId="384EFB07" w14:textId="17451411" w:rsidR="000A0A42" w:rsidRPr="00342D61" w:rsidRDefault="000A0A42" w:rsidP="000A0A42">
      <w:pPr>
        <w:pStyle w:val="Titre3"/>
        <w:rPr>
          <w:lang w:val="en-GB"/>
        </w:rPr>
      </w:pPr>
      <w:del w:id="1121" w:author="herrmannfrancine@gmail.com" w:date="2019-05-10T13:42:00Z">
        <w:r w:rsidRPr="00342D61" w:rsidDel="0090701B">
          <w:rPr>
            <w:lang w:val="en-GB"/>
          </w:rPr>
          <w:delText>Conclusion :</w:delText>
        </w:r>
      </w:del>
      <w:bookmarkStart w:id="1122" w:name="_Toc8726298"/>
      <w:ins w:id="1123" w:author="herrmannfrancine@gmail.com" w:date="2019-05-10T13:42:00Z">
        <w:r w:rsidR="0090701B" w:rsidRPr="00342D61">
          <w:rPr>
            <w:lang w:val="en-GB"/>
          </w:rPr>
          <w:t>Conclusion:</w:t>
        </w:r>
      </w:ins>
      <w:bookmarkEnd w:id="1122"/>
      <w:r w:rsidRPr="00342D61">
        <w:rPr>
          <w:lang w:val="en-GB"/>
        </w:rPr>
        <w:t xml:space="preserve"> </w:t>
      </w:r>
    </w:p>
    <w:p w14:paraId="490119A7" w14:textId="77777777" w:rsidR="00BE1E4E" w:rsidRPr="00342D61" w:rsidRDefault="000A0A42" w:rsidP="00F86763">
      <w:pPr>
        <w:pStyle w:val="Paragraphedeliste"/>
        <w:numPr>
          <w:ilvl w:val="0"/>
          <w:numId w:val="4"/>
        </w:numPr>
        <w:rPr>
          <w:lang w:val="en-GB"/>
        </w:rPr>
      </w:pPr>
      <w:r w:rsidRPr="00342D61">
        <w:rPr>
          <w:lang w:val="en-GB"/>
        </w:rPr>
        <w:t>Our job is not only to describe the infrastructure of an enterprise but all instance of an enterprise therefore it’s could be important to make some way to describe a chronolog</w:t>
      </w:r>
      <w:r w:rsidR="00B97171" w:rsidRPr="00342D61">
        <w:rPr>
          <w:lang w:val="en-GB"/>
        </w:rPr>
        <w:t xml:space="preserve">ical order for some plans of a company </w:t>
      </w:r>
    </w:p>
    <w:p w14:paraId="4A41FAE7" w14:textId="77777777" w:rsidR="00B97171" w:rsidRPr="00342D61" w:rsidRDefault="00B97171" w:rsidP="00F86763">
      <w:pPr>
        <w:pStyle w:val="Paragraphedeliste"/>
        <w:numPr>
          <w:ilvl w:val="0"/>
          <w:numId w:val="4"/>
        </w:numPr>
        <w:rPr>
          <w:lang w:val="en-GB"/>
        </w:rPr>
      </w:pPr>
      <w:r w:rsidRPr="00342D61">
        <w:rPr>
          <w:lang w:val="en-GB"/>
        </w:rPr>
        <w:t>It could be an interesting way to structure a task in order to accomplish a company project.</w:t>
      </w:r>
    </w:p>
    <w:p w14:paraId="60434496" w14:textId="77777777" w:rsidR="00BE1E4E" w:rsidRPr="00342D61" w:rsidRDefault="00BE1E4E">
      <w:pPr>
        <w:rPr>
          <w:lang w:val="en-GB"/>
        </w:rPr>
      </w:pPr>
    </w:p>
    <w:p w14:paraId="0FAB1213" w14:textId="77777777" w:rsidR="00BB65D8" w:rsidRPr="00342D61" w:rsidRDefault="00201D52" w:rsidP="00BB65D8">
      <w:pPr>
        <w:rPr>
          <w:lang w:val="en-GB"/>
        </w:rPr>
      </w:pPr>
      <w:r w:rsidRPr="00342D61">
        <w:rPr>
          <w:lang w:val="en-GB"/>
        </w:rPr>
        <w:br w:type="page"/>
      </w:r>
    </w:p>
    <w:p w14:paraId="30E125BD" w14:textId="106F1134" w:rsidR="00BB65D8" w:rsidRPr="00342D61" w:rsidRDefault="00BB65D8" w:rsidP="008422A1">
      <w:pPr>
        <w:pStyle w:val="Titre2"/>
        <w:rPr>
          <w:lang w:val="en-GB"/>
        </w:rPr>
      </w:pPr>
      <w:del w:id="1124" w:author="herrmannfrancine@gmail.com" w:date="2019-05-10T13:42:00Z">
        <w:r w:rsidRPr="00342D61" w:rsidDel="0090701B">
          <w:rPr>
            <w:lang w:val="en-GB"/>
          </w:rPr>
          <w:lastRenderedPageBreak/>
          <w:delText>Functionnal</w:delText>
        </w:r>
      </w:del>
      <w:bookmarkStart w:id="1125" w:name="_Toc8726299"/>
      <w:ins w:id="1126" w:author="herrmannfrancine@gmail.com" w:date="2019-05-10T13:42:00Z">
        <w:r w:rsidR="0090701B" w:rsidRPr="00342D61">
          <w:rPr>
            <w:lang w:val="en-GB"/>
          </w:rPr>
          <w:t>Functional</w:t>
        </w:r>
      </w:ins>
      <w:r w:rsidRPr="00342D61">
        <w:rPr>
          <w:lang w:val="en-GB"/>
        </w:rPr>
        <w:t xml:space="preserve"> Classification </w:t>
      </w:r>
      <w:del w:id="1127" w:author="herrmannfrancine@gmail.com" w:date="2019-05-10T13:42:00Z">
        <w:r w:rsidRPr="00342D61" w:rsidDel="0090701B">
          <w:rPr>
            <w:lang w:val="en-GB"/>
          </w:rPr>
          <w:delText>Taxinomies</w:delText>
        </w:r>
      </w:del>
      <w:ins w:id="1128" w:author="herrmannfrancine@gmail.com" w:date="2019-05-10T13:42:00Z">
        <w:r w:rsidR="0090701B" w:rsidRPr="00342D61">
          <w:rPr>
            <w:lang w:val="en-GB"/>
          </w:rPr>
          <w:t>Taxonomies</w:t>
        </w:r>
      </w:ins>
      <w:bookmarkEnd w:id="1125"/>
    </w:p>
    <w:p w14:paraId="48719E66" w14:textId="77777777" w:rsidR="00BB65D8" w:rsidRPr="00342D61" w:rsidRDefault="00201D52" w:rsidP="009028F1">
      <w:pPr>
        <w:jc w:val="center"/>
        <w:rPr>
          <w:lang w:val="en-GB"/>
        </w:rPr>
      </w:pPr>
      <w:r w:rsidRPr="00342D61">
        <w:rPr>
          <w:noProof/>
          <w:lang w:eastAsia="fr-FR"/>
        </w:rPr>
        <w:drawing>
          <wp:inline distT="0" distB="0" distL="0" distR="0" wp14:anchorId="446FA5FB" wp14:editId="0A3F6DF2">
            <wp:extent cx="5082856" cy="2783607"/>
            <wp:effectExtent l="0" t="0" r="3810" b="0"/>
            <wp:docPr id="10" name="Image 10" descr="C:\Users\nimesker2u\Downloads\Untitled Diagram-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mesker2u\Downloads\Untitled Diagram-P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4161" cy="2795275"/>
                    </a:xfrm>
                    <a:prstGeom prst="rect">
                      <a:avLst/>
                    </a:prstGeom>
                    <a:noFill/>
                    <a:ln>
                      <a:noFill/>
                    </a:ln>
                  </pic:spPr>
                </pic:pic>
              </a:graphicData>
            </a:graphic>
          </wp:inline>
        </w:drawing>
      </w:r>
    </w:p>
    <w:p w14:paraId="49D6879F" w14:textId="7A3DF9DF" w:rsidR="009028F1" w:rsidRPr="00342D61" w:rsidRDefault="00B97171" w:rsidP="009028F1">
      <w:pPr>
        <w:rPr>
          <w:lang w:val="en-GB"/>
        </w:rPr>
      </w:pPr>
      <w:r w:rsidRPr="00342D61">
        <w:rPr>
          <w:lang w:val="en-GB"/>
        </w:rPr>
        <w:t xml:space="preserve">This graphics explain how for them a data is share in </w:t>
      </w:r>
      <w:r w:rsidR="009028F1" w:rsidRPr="00342D61">
        <w:rPr>
          <w:lang w:val="en-GB"/>
        </w:rPr>
        <w:t>some</w:t>
      </w:r>
      <w:r w:rsidR="00256ECC" w:rsidRPr="00342D61">
        <w:rPr>
          <w:lang w:val="en-GB"/>
        </w:rPr>
        <w:t xml:space="preserve"> </w:t>
      </w:r>
      <w:del w:id="1129" w:author="herrmannfrancine@gmail.com" w:date="2019-05-10T13:42:00Z">
        <w:r w:rsidR="00256ECC" w:rsidRPr="00342D61" w:rsidDel="0090701B">
          <w:rPr>
            <w:lang w:val="en-GB"/>
          </w:rPr>
          <w:delText>architecture</w:delText>
        </w:r>
        <w:r w:rsidR="009028F1" w:rsidRPr="00342D61" w:rsidDel="0090701B">
          <w:rPr>
            <w:lang w:val="en-GB"/>
          </w:rPr>
          <w:delText> :</w:delText>
        </w:r>
      </w:del>
      <w:ins w:id="1130" w:author="herrmannfrancine@gmail.com" w:date="2019-05-10T13:42:00Z">
        <w:r w:rsidR="0090701B" w:rsidRPr="00342D61">
          <w:rPr>
            <w:lang w:val="en-GB"/>
          </w:rPr>
          <w:t>architecture:</w:t>
        </w:r>
      </w:ins>
      <w:r w:rsidR="009028F1" w:rsidRPr="00342D61">
        <w:rPr>
          <w:lang w:val="en-GB"/>
        </w:rPr>
        <w:t xml:space="preserve"> </w:t>
      </w:r>
    </w:p>
    <w:p w14:paraId="461DAD10" w14:textId="5F5A6648" w:rsidR="00B97171" w:rsidRPr="00342D61" w:rsidRDefault="009028F1" w:rsidP="009028F1">
      <w:pPr>
        <w:pStyle w:val="Paragraphedeliste"/>
        <w:numPr>
          <w:ilvl w:val="0"/>
          <w:numId w:val="11"/>
        </w:numPr>
        <w:rPr>
          <w:lang w:val="en-GB"/>
        </w:rPr>
      </w:pPr>
      <w:del w:id="1131" w:author="herrmannfrancine@gmail.com" w:date="2019-05-10T13:42:00Z">
        <w:r w:rsidRPr="00342D61" w:rsidDel="0090701B">
          <w:rPr>
            <w:lang w:val="en-GB"/>
          </w:rPr>
          <w:delText>Business :</w:delText>
        </w:r>
      </w:del>
      <w:ins w:id="1132" w:author="herrmannfrancine@gmail.com" w:date="2019-05-10T13:42:00Z">
        <w:r w:rsidR="0090701B" w:rsidRPr="00342D61">
          <w:rPr>
            <w:lang w:val="en-GB"/>
          </w:rPr>
          <w:t>Business:</w:t>
        </w:r>
      </w:ins>
      <w:r w:rsidRPr="00342D61">
        <w:rPr>
          <w:lang w:val="en-GB"/>
        </w:rPr>
        <w:t xml:space="preserve"> harvest the data information</w:t>
      </w:r>
    </w:p>
    <w:p w14:paraId="7B851188" w14:textId="1DE92F4C" w:rsidR="009028F1" w:rsidRPr="00342D61" w:rsidRDefault="009028F1" w:rsidP="009028F1">
      <w:pPr>
        <w:pStyle w:val="Paragraphedeliste"/>
        <w:numPr>
          <w:ilvl w:val="0"/>
          <w:numId w:val="11"/>
        </w:numPr>
        <w:rPr>
          <w:lang w:val="en-GB"/>
        </w:rPr>
      </w:pPr>
      <w:del w:id="1133" w:author="herrmannfrancine@gmail.com" w:date="2019-05-10T13:43:00Z">
        <w:r w:rsidRPr="00342D61" w:rsidDel="0090701B">
          <w:rPr>
            <w:lang w:val="en-GB"/>
          </w:rPr>
          <w:delText>Information :</w:delText>
        </w:r>
      </w:del>
      <w:ins w:id="1134" w:author="herrmannfrancine@gmail.com" w:date="2019-05-10T13:43:00Z">
        <w:r w:rsidR="0090701B" w:rsidRPr="00342D61">
          <w:rPr>
            <w:lang w:val="en-GB"/>
          </w:rPr>
          <w:t>Information:</w:t>
        </w:r>
      </w:ins>
      <w:r w:rsidRPr="00342D61">
        <w:rPr>
          <w:lang w:val="en-GB"/>
        </w:rPr>
        <w:t xml:space="preserve"> </w:t>
      </w:r>
      <w:del w:id="1135" w:author="herrmannfrancine@gmail.com" w:date="2019-05-10T13:42:00Z">
        <w:r w:rsidRPr="00342D61" w:rsidDel="0090701B">
          <w:rPr>
            <w:lang w:val="en-GB"/>
          </w:rPr>
          <w:delText>strore</w:delText>
        </w:r>
      </w:del>
      <w:ins w:id="1136" w:author="herrmannfrancine@gmail.com" w:date="2019-05-10T13:42:00Z">
        <w:r w:rsidR="0090701B" w:rsidRPr="00342D61">
          <w:rPr>
            <w:lang w:val="en-GB"/>
          </w:rPr>
          <w:t>store</w:t>
        </w:r>
      </w:ins>
      <w:r w:rsidRPr="00342D61">
        <w:rPr>
          <w:lang w:val="en-GB"/>
        </w:rPr>
        <w:t xml:space="preserve"> the data in some disks</w:t>
      </w:r>
    </w:p>
    <w:p w14:paraId="3AFE7CA0" w14:textId="3EAF5560" w:rsidR="009028F1" w:rsidRPr="00342D61" w:rsidRDefault="009028F1" w:rsidP="009028F1">
      <w:pPr>
        <w:pStyle w:val="Paragraphedeliste"/>
        <w:numPr>
          <w:ilvl w:val="0"/>
          <w:numId w:val="11"/>
        </w:numPr>
        <w:rPr>
          <w:lang w:val="en-GB"/>
        </w:rPr>
      </w:pPr>
      <w:del w:id="1137" w:author="herrmannfrancine@gmail.com" w:date="2019-05-10T13:43:00Z">
        <w:r w:rsidRPr="00342D61" w:rsidDel="0090701B">
          <w:rPr>
            <w:lang w:val="en-GB"/>
          </w:rPr>
          <w:delText>Application :</w:delText>
        </w:r>
      </w:del>
      <w:ins w:id="1138" w:author="herrmannfrancine@gmail.com" w:date="2019-05-10T13:43:00Z">
        <w:r w:rsidR="0090701B" w:rsidRPr="00342D61">
          <w:rPr>
            <w:lang w:val="en-GB"/>
          </w:rPr>
          <w:t>Application:</w:t>
        </w:r>
      </w:ins>
      <w:r w:rsidRPr="00342D61">
        <w:rPr>
          <w:lang w:val="en-GB"/>
        </w:rPr>
        <w:t xml:space="preserve"> Use this data for the purpose of the company</w:t>
      </w:r>
    </w:p>
    <w:p w14:paraId="4FFFE775" w14:textId="1293B056" w:rsidR="009028F1" w:rsidRPr="00342D61" w:rsidRDefault="009028F1" w:rsidP="009028F1">
      <w:pPr>
        <w:pStyle w:val="Paragraphedeliste"/>
        <w:numPr>
          <w:ilvl w:val="0"/>
          <w:numId w:val="11"/>
        </w:numPr>
        <w:rPr>
          <w:lang w:val="en-GB"/>
        </w:rPr>
      </w:pPr>
      <w:r w:rsidRPr="00342D61">
        <w:rPr>
          <w:lang w:val="en-GB"/>
        </w:rPr>
        <w:t xml:space="preserve">Security / </w:t>
      </w:r>
      <w:del w:id="1139" w:author="herrmannfrancine@gmail.com" w:date="2019-05-10T13:43:00Z">
        <w:r w:rsidRPr="00342D61" w:rsidDel="0090701B">
          <w:rPr>
            <w:lang w:val="en-GB"/>
          </w:rPr>
          <w:delText>privacy :</w:delText>
        </w:r>
      </w:del>
      <w:ins w:id="1140" w:author="herrmannfrancine@gmail.com" w:date="2019-05-10T13:43:00Z">
        <w:r w:rsidR="0090701B" w:rsidRPr="00342D61">
          <w:rPr>
            <w:lang w:val="en-GB"/>
          </w:rPr>
          <w:t>privacy:</w:t>
        </w:r>
      </w:ins>
      <w:r w:rsidRPr="00342D61">
        <w:rPr>
          <w:lang w:val="en-GB"/>
        </w:rPr>
        <w:t xml:space="preserve"> Secure the data harvested</w:t>
      </w:r>
    </w:p>
    <w:p w14:paraId="275F4B79" w14:textId="322689C7" w:rsidR="009028F1" w:rsidRPr="00342D61" w:rsidRDefault="009028F1" w:rsidP="009028F1">
      <w:pPr>
        <w:pStyle w:val="Paragraphedeliste"/>
        <w:numPr>
          <w:ilvl w:val="0"/>
          <w:numId w:val="11"/>
        </w:numPr>
        <w:rPr>
          <w:lang w:val="en-GB"/>
        </w:rPr>
      </w:pPr>
      <w:del w:id="1141" w:author="herrmannfrancine@gmail.com" w:date="2019-05-10T13:43:00Z">
        <w:r w:rsidRPr="00342D61" w:rsidDel="0090701B">
          <w:rPr>
            <w:lang w:val="en-GB"/>
          </w:rPr>
          <w:delText>Technology :</w:delText>
        </w:r>
      </w:del>
      <w:ins w:id="1142" w:author="herrmannfrancine@gmail.com" w:date="2019-05-10T13:43:00Z">
        <w:r w:rsidR="0090701B" w:rsidRPr="00342D61">
          <w:rPr>
            <w:lang w:val="en-GB"/>
          </w:rPr>
          <w:t>Technology:</w:t>
        </w:r>
      </w:ins>
      <w:r w:rsidRPr="00342D61">
        <w:rPr>
          <w:lang w:val="en-GB"/>
        </w:rPr>
        <w:t xml:space="preserve"> has been used by the application part to process the data</w:t>
      </w:r>
    </w:p>
    <w:p w14:paraId="0DDF1DE1" w14:textId="77777777" w:rsidR="00F5535D" w:rsidRPr="00342D61" w:rsidRDefault="00256ECC" w:rsidP="00256ECC">
      <w:pPr>
        <w:jc w:val="center"/>
        <w:rPr>
          <w:lang w:val="en-GB"/>
        </w:rPr>
      </w:pPr>
      <w:r w:rsidRPr="00342D61">
        <w:rPr>
          <w:noProof/>
          <w:lang w:eastAsia="fr-FR"/>
        </w:rPr>
        <w:drawing>
          <wp:inline distT="0" distB="0" distL="0" distR="0" wp14:anchorId="3E6995A3" wp14:editId="739E54F2">
            <wp:extent cx="4802505" cy="611505"/>
            <wp:effectExtent l="0" t="0" r="0" b="0"/>
            <wp:docPr id="13" name="Image 13" descr="C:\Users\31414\AppData\Local\Microsoft\Windows\INetCache\Content.Word\funcitonnal_classification_taxinomy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1414\AppData\Local\Microsoft\Windows\INetCache\Content.Word\funcitonnal_classification_taxinomy_part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505" cy="611505"/>
                    </a:xfrm>
                    <a:prstGeom prst="rect">
                      <a:avLst/>
                    </a:prstGeom>
                    <a:noFill/>
                    <a:ln>
                      <a:noFill/>
                    </a:ln>
                  </pic:spPr>
                </pic:pic>
              </a:graphicData>
            </a:graphic>
          </wp:inline>
        </w:drawing>
      </w:r>
    </w:p>
    <w:p w14:paraId="4389E7B3" w14:textId="77777777" w:rsidR="00256ECC" w:rsidRPr="00342D61" w:rsidRDefault="00F5535D" w:rsidP="00256ECC">
      <w:pPr>
        <w:jc w:val="center"/>
        <w:rPr>
          <w:lang w:val="en-GB"/>
        </w:rPr>
      </w:pPr>
      <w:r w:rsidRPr="00342D61">
        <w:rPr>
          <w:lang w:val="en-GB"/>
        </w:rPr>
        <w:t>Business / Application / Technical / Information</w:t>
      </w:r>
    </w:p>
    <w:p w14:paraId="1C8AA941" w14:textId="77777777" w:rsidR="00256ECC" w:rsidRPr="00342D61" w:rsidRDefault="00256ECC" w:rsidP="00256ECC">
      <w:pPr>
        <w:rPr>
          <w:lang w:val="en-GB"/>
        </w:rPr>
      </w:pPr>
      <w:r w:rsidRPr="00342D61">
        <w:rPr>
          <w:lang w:val="en-GB"/>
        </w:rPr>
        <w:t xml:space="preserve">Define links between the major instances of an archetype company. </w:t>
      </w:r>
    </w:p>
    <w:p w14:paraId="0E8BD352" w14:textId="5A5E4D10" w:rsidR="00256ECC" w:rsidRPr="00342D61" w:rsidRDefault="009028F1" w:rsidP="009028F1">
      <w:pPr>
        <w:rPr>
          <w:lang w:val="en-GB"/>
        </w:rPr>
      </w:pPr>
      <w:del w:id="1143" w:author="herrmannfrancine@gmail.com" w:date="2019-05-10T13:43:00Z">
        <w:r w:rsidRPr="00342D61" w:rsidDel="0090701B">
          <w:rPr>
            <w:lang w:val="en-GB"/>
          </w:rPr>
          <w:delText>Example :</w:delText>
        </w:r>
      </w:del>
      <w:ins w:id="1144" w:author="herrmannfrancine@gmail.com" w:date="2019-05-10T13:43:00Z">
        <w:r w:rsidR="0090701B" w:rsidRPr="00342D61">
          <w:rPr>
            <w:lang w:val="en-GB"/>
          </w:rPr>
          <w:t>Example:</w:t>
        </w:r>
      </w:ins>
      <w:r w:rsidRPr="00342D61">
        <w:rPr>
          <w:lang w:val="en-GB"/>
        </w:rPr>
        <w:t xml:space="preserve"> </w:t>
      </w:r>
      <w:r w:rsidR="00256ECC" w:rsidRPr="00342D61">
        <w:rPr>
          <w:lang w:val="en-GB"/>
        </w:rPr>
        <w:t xml:space="preserve">Education </w:t>
      </w:r>
      <w:r w:rsidR="00256ECC" w:rsidRPr="00342D61">
        <w:rPr>
          <w:b/>
          <w:lang w:val="en-GB"/>
        </w:rPr>
        <w:t>=&gt;</w:t>
      </w:r>
      <w:r w:rsidR="00256ECC" w:rsidRPr="00342D61">
        <w:rPr>
          <w:lang w:val="en-GB"/>
        </w:rPr>
        <w:t xml:space="preserve"> Teach </w:t>
      </w:r>
      <w:r w:rsidR="00256ECC" w:rsidRPr="00342D61">
        <w:rPr>
          <w:b/>
          <w:lang w:val="en-GB"/>
        </w:rPr>
        <w:t>=&gt;</w:t>
      </w:r>
      <w:r w:rsidR="00256ECC" w:rsidRPr="00342D61">
        <w:rPr>
          <w:lang w:val="en-GB"/>
        </w:rPr>
        <w:t xml:space="preserve"> Teacher </w:t>
      </w:r>
      <w:r w:rsidR="00256ECC" w:rsidRPr="00342D61">
        <w:rPr>
          <w:b/>
          <w:lang w:val="en-GB"/>
        </w:rPr>
        <w:t xml:space="preserve">=&gt; </w:t>
      </w:r>
      <w:r w:rsidR="00256ECC" w:rsidRPr="00342D61">
        <w:rPr>
          <w:lang w:val="en-GB"/>
        </w:rPr>
        <w:t xml:space="preserve">Network course </w:t>
      </w:r>
    </w:p>
    <w:p w14:paraId="2536A6D0" w14:textId="77777777" w:rsidR="009028F1" w:rsidRPr="00342D61" w:rsidRDefault="009028F1" w:rsidP="009028F1">
      <w:pPr>
        <w:pStyle w:val="Titre3"/>
        <w:jc w:val="both"/>
        <w:rPr>
          <w:lang w:val="en-GB"/>
        </w:rPr>
      </w:pPr>
      <w:bookmarkStart w:id="1145" w:name="_Toc8726300"/>
      <w:r w:rsidRPr="00342D61">
        <w:rPr>
          <w:lang w:val="en-GB"/>
        </w:rPr>
        <w:t>Main Advantages</w:t>
      </w:r>
      <w:bookmarkEnd w:id="1145"/>
      <w:r w:rsidRPr="00342D61">
        <w:rPr>
          <w:lang w:val="en-GB"/>
        </w:rPr>
        <w:t xml:space="preserve"> </w:t>
      </w:r>
    </w:p>
    <w:p w14:paraId="3CAA51FA" w14:textId="77777777" w:rsidR="00F5535D" w:rsidRPr="00342D61" w:rsidRDefault="009028F1" w:rsidP="00F5535D">
      <w:pPr>
        <w:pStyle w:val="Paragraphedeliste"/>
        <w:numPr>
          <w:ilvl w:val="0"/>
          <w:numId w:val="4"/>
        </w:numPr>
        <w:rPr>
          <w:lang w:val="en-GB"/>
        </w:rPr>
      </w:pPr>
      <w:r w:rsidRPr="00342D61">
        <w:rPr>
          <w:lang w:val="en-GB"/>
        </w:rPr>
        <w:t xml:space="preserve">The major instances of a company could be linked thanks to that </w:t>
      </w:r>
    </w:p>
    <w:p w14:paraId="6D17CA8B" w14:textId="77777777" w:rsidR="009028F1" w:rsidRPr="00342D61" w:rsidRDefault="009028F1" w:rsidP="009028F1">
      <w:pPr>
        <w:pStyle w:val="Titre3"/>
        <w:jc w:val="both"/>
        <w:rPr>
          <w:lang w:val="en-GB"/>
        </w:rPr>
      </w:pPr>
      <w:bookmarkStart w:id="1146" w:name="_Toc8726301"/>
      <w:r w:rsidRPr="00342D61">
        <w:rPr>
          <w:lang w:val="en-GB"/>
        </w:rPr>
        <w:t>Main Drawbacks</w:t>
      </w:r>
      <w:bookmarkEnd w:id="1146"/>
      <w:r w:rsidRPr="00342D61">
        <w:rPr>
          <w:lang w:val="en-GB"/>
        </w:rPr>
        <w:t xml:space="preserve"> </w:t>
      </w:r>
    </w:p>
    <w:p w14:paraId="44C237D3" w14:textId="77777777" w:rsidR="00F5535D" w:rsidRPr="00342D61" w:rsidRDefault="009028F1" w:rsidP="00F5535D">
      <w:pPr>
        <w:pStyle w:val="Paragraphedeliste"/>
        <w:numPr>
          <w:ilvl w:val="0"/>
          <w:numId w:val="4"/>
        </w:numPr>
        <w:rPr>
          <w:lang w:val="en-GB"/>
        </w:rPr>
      </w:pPr>
      <w:r w:rsidRPr="00342D61">
        <w:rPr>
          <w:lang w:val="en-GB"/>
        </w:rPr>
        <w:t xml:space="preserve">Doesn’t explain what is an instance of an enterprise </w:t>
      </w:r>
    </w:p>
    <w:p w14:paraId="69E460E8" w14:textId="3D0C20E1" w:rsidR="009028F1" w:rsidRPr="00342D61" w:rsidRDefault="009028F1" w:rsidP="009028F1">
      <w:pPr>
        <w:pStyle w:val="Titre3"/>
        <w:rPr>
          <w:lang w:val="en-GB"/>
        </w:rPr>
      </w:pPr>
      <w:del w:id="1147" w:author="herrmannfrancine@gmail.com" w:date="2019-05-10T13:43:00Z">
        <w:r w:rsidRPr="00342D61" w:rsidDel="0090701B">
          <w:rPr>
            <w:lang w:val="en-GB"/>
          </w:rPr>
          <w:delText>Conclusion :</w:delText>
        </w:r>
      </w:del>
      <w:bookmarkStart w:id="1148" w:name="_Toc8726302"/>
      <w:ins w:id="1149" w:author="herrmannfrancine@gmail.com" w:date="2019-05-10T13:43:00Z">
        <w:r w:rsidR="0090701B" w:rsidRPr="00342D61">
          <w:rPr>
            <w:lang w:val="en-GB"/>
          </w:rPr>
          <w:t>Conclusion:</w:t>
        </w:r>
      </w:ins>
      <w:bookmarkEnd w:id="1148"/>
      <w:r w:rsidRPr="00342D61">
        <w:rPr>
          <w:lang w:val="en-GB"/>
        </w:rPr>
        <w:t xml:space="preserve"> </w:t>
      </w:r>
    </w:p>
    <w:p w14:paraId="79669A84" w14:textId="0866467B" w:rsidR="00F5535D" w:rsidRPr="00342D61" w:rsidRDefault="009028F1" w:rsidP="009028F1">
      <w:pPr>
        <w:pStyle w:val="Paragraphedeliste"/>
        <w:numPr>
          <w:ilvl w:val="0"/>
          <w:numId w:val="4"/>
        </w:numPr>
        <w:jc w:val="both"/>
        <w:rPr>
          <w:lang w:val="en-GB"/>
        </w:rPr>
      </w:pPr>
      <w:r w:rsidRPr="00342D61">
        <w:rPr>
          <w:lang w:val="en-GB"/>
        </w:rPr>
        <w:t xml:space="preserve">The main idea of linking could be used to linked other instances from a </w:t>
      </w:r>
      <w:del w:id="1150" w:author="herrmannfrancine@gmail.com" w:date="2019-05-10T13:43:00Z">
        <w:r w:rsidRPr="00342D61" w:rsidDel="0090701B">
          <w:rPr>
            <w:lang w:val="en-GB"/>
          </w:rPr>
          <w:delText>taxinomy</w:delText>
        </w:r>
      </w:del>
      <w:ins w:id="1151" w:author="herrmannfrancine@gmail.com" w:date="2019-05-10T13:43:00Z">
        <w:r w:rsidR="0090701B" w:rsidRPr="00342D61">
          <w:rPr>
            <w:lang w:val="en-GB"/>
          </w:rPr>
          <w:t>taxonomy</w:t>
        </w:r>
      </w:ins>
      <w:r w:rsidRPr="00342D61">
        <w:rPr>
          <w:lang w:val="en-GB"/>
        </w:rPr>
        <w:t xml:space="preserve"> more complex like the GEA-NZ</w:t>
      </w:r>
      <w:r w:rsidR="005B0F68" w:rsidRPr="00342D61">
        <w:rPr>
          <w:lang w:val="en-GB"/>
        </w:rPr>
        <w:t xml:space="preserve"> </w:t>
      </w:r>
      <w:del w:id="1152" w:author="herrmannfrancine@gmail.com" w:date="2019-05-10T13:43:00Z">
        <w:r w:rsidR="005B0F68" w:rsidRPr="00342D61" w:rsidDel="0090701B">
          <w:rPr>
            <w:lang w:val="en-GB"/>
          </w:rPr>
          <w:delText>taxinomy</w:delText>
        </w:r>
      </w:del>
      <w:ins w:id="1153" w:author="herrmannfrancine@gmail.com" w:date="2019-05-10T13:43:00Z">
        <w:r w:rsidR="0090701B" w:rsidRPr="00342D61">
          <w:rPr>
            <w:lang w:val="en-GB"/>
          </w:rPr>
          <w:t>taxonomy</w:t>
        </w:r>
      </w:ins>
    </w:p>
    <w:p w14:paraId="7042ABEB" w14:textId="77777777" w:rsidR="00201D52" w:rsidRPr="00342D61" w:rsidRDefault="00201D52" w:rsidP="00201D52">
      <w:pPr>
        <w:rPr>
          <w:lang w:val="en-GB"/>
        </w:rPr>
      </w:pPr>
      <w:r w:rsidRPr="00342D61">
        <w:rPr>
          <w:lang w:val="en-GB"/>
        </w:rPr>
        <w:br w:type="page"/>
      </w:r>
    </w:p>
    <w:p w14:paraId="48CA3ADA" w14:textId="77777777" w:rsidR="00567DF4" w:rsidRPr="00342D61" w:rsidRDefault="00BB65D8" w:rsidP="008422A1">
      <w:pPr>
        <w:pStyle w:val="Titre2"/>
        <w:rPr>
          <w:lang w:val="en-GB"/>
        </w:rPr>
      </w:pPr>
      <w:bookmarkStart w:id="1154" w:name="_Toc8726303"/>
      <w:r w:rsidRPr="00342D61">
        <w:rPr>
          <w:lang w:val="en-GB"/>
        </w:rPr>
        <w:lastRenderedPageBreak/>
        <w:t>Sector Taxonomy and definitions</w:t>
      </w:r>
      <w:bookmarkEnd w:id="1154"/>
    </w:p>
    <w:p w14:paraId="11408701" w14:textId="77777777" w:rsidR="00567DF4" w:rsidRPr="00342D61" w:rsidRDefault="00567DF4" w:rsidP="00567DF4">
      <w:pPr>
        <w:rPr>
          <w:lang w:val="en-GB"/>
        </w:rPr>
      </w:pPr>
    </w:p>
    <w:p w14:paraId="7387E19D" w14:textId="77777777" w:rsidR="00567DF4" w:rsidRPr="00342D61" w:rsidRDefault="00BB65D8" w:rsidP="00567DF4">
      <w:pPr>
        <w:rPr>
          <w:lang w:val="en-GB"/>
        </w:rPr>
      </w:pPr>
      <w:r w:rsidRPr="00342D61">
        <w:rPr>
          <w:lang w:val="en-GB"/>
        </w:rPr>
        <w:t xml:space="preserve"> </w:t>
      </w:r>
      <w:r w:rsidR="00567DF4" w:rsidRPr="00342D61">
        <w:rPr>
          <w:noProof/>
          <w:lang w:eastAsia="fr-FR"/>
        </w:rPr>
        <w:drawing>
          <wp:inline distT="0" distB="0" distL="0" distR="0" wp14:anchorId="1C2DB3BD" wp14:editId="20551BD3">
            <wp:extent cx="5543550" cy="1971675"/>
            <wp:effectExtent l="0" t="0" r="0" b="9525"/>
            <wp:docPr id="15" name="Image 15" descr="C:\Users\nimesker2u\Downloads\Untitled Diagram-P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mesker2u\Downloads\Untitled Diagram-Page-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1971675"/>
                    </a:xfrm>
                    <a:prstGeom prst="rect">
                      <a:avLst/>
                    </a:prstGeom>
                    <a:noFill/>
                    <a:ln>
                      <a:noFill/>
                    </a:ln>
                  </pic:spPr>
                </pic:pic>
              </a:graphicData>
            </a:graphic>
          </wp:inline>
        </w:drawing>
      </w:r>
    </w:p>
    <w:p w14:paraId="3EE74357" w14:textId="1BF85131" w:rsidR="00121E54" w:rsidRPr="00342D61" w:rsidRDefault="00121E54" w:rsidP="000E0FC4">
      <w:pPr>
        <w:jc w:val="center"/>
        <w:rPr>
          <w:lang w:val="en-GB"/>
        </w:rPr>
      </w:pPr>
      <w:del w:id="1155" w:author="herrmannfrancine@gmail.com" w:date="2019-05-10T13:43:00Z">
        <w:r w:rsidRPr="00342D61" w:rsidDel="0090701B">
          <w:rPr>
            <w:lang w:val="en-GB"/>
          </w:rPr>
          <w:delText>Intersting</w:delText>
        </w:r>
      </w:del>
      <w:ins w:id="1156" w:author="herrmannfrancine@gmail.com" w:date="2019-05-10T13:43:00Z">
        <w:r w:rsidR="0090701B" w:rsidRPr="00342D61">
          <w:rPr>
            <w:lang w:val="en-GB"/>
          </w:rPr>
          <w:t>Interesting</w:t>
        </w:r>
      </w:ins>
      <w:r w:rsidRPr="00342D61">
        <w:rPr>
          <w:lang w:val="en-GB"/>
        </w:rPr>
        <w:t xml:space="preserve"> mapping of instances of jobs from any sector</w:t>
      </w:r>
      <w:r w:rsidR="000E0FC4" w:rsidRPr="00342D61">
        <w:rPr>
          <w:lang w:val="en-GB"/>
        </w:rPr>
        <w:t xml:space="preserve"> of activity</w:t>
      </w:r>
    </w:p>
    <w:p w14:paraId="490F2B75" w14:textId="77777777" w:rsidR="000E0FC4" w:rsidRPr="00342D61" w:rsidRDefault="00121E54" w:rsidP="000E0FC4">
      <w:pPr>
        <w:pStyle w:val="Titre3"/>
        <w:jc w:val="both"/>
        <w:rPr>
          <w:lang w:val="en-GB"/>
        </w:rPr>
      </w:pPr>
      <w:bookmarkStart w:id="1157" w:name="_Toc8726304"/>
      <w:r w:rsidRPr="00342D61">
        <w:rPr>
          <w:lang w:val="en-GB"/>
        </w:rPr>
        <w:t>Main Advantages</w:t>
      </w:r>
      <w:bookmarkEnd w:id="1157"/>
      <w:r w:rsidRPr="00342D61">
        <w:rPr>
          <w:lang w:val="en-GB"/>
        </w:rPr>
        <w:t xml:space="preserve"> </w:t>
      </w:r>
    </w:p>
    <w:p w14:paraId="660312F3" w14:textId="77777777" w:rsidR="00F5535D" w:rsidRPr="00342D61" w:rsidRDefault="000E0FC4" w:rsidP="00852054">
      <w:pPr>
        <w:pStyle w:val="Paragraphedeliste"/>
        <w:numPr>
          <w:ilvl w:val="0"/>
          <w:numId w:val="4"/>
        </w:numPr>
        <w:rPr>
          <w:lang w:val="en-GB"/>
        </w:rPr>
      </w:pPr>
      <w:r w:rsidRPr="00342D61">
        <w:rPr>
          <w:lang w:val="en-GB"/>
        </w:rPr>
        <w:t>Professional directory of classification</w:t>
      </w:r>
    </w:p>
    <w:p w14:paraId="1EFAE040" w14:textId="283B3A20" w:rsidR="000E0FC4" w:rsidRPr="00342D61" w:rsidRDefault="000E0FC4" w:rsidP="00852054">
      <w:pPr>
        <w:pStyle w:val="Paragraphedeliste"/>
        <w:numPr>
          <w:ilvl w:val="0"/>
          <w:numId w:val="4"/>
        </w:numPr>
        <w:rPr>
          <w:lang w:val="en-GB"/>
        </w:rPr>
      </w:pPr>
      <w:r w:rsidRPr="00342D61">
        <w:rPr>
          <w:lang w:val="en-GB"/>
        </w:rPr>
        <w:t xml:space="preserve">Easy way to research an instance once the code </w:t>
      </w:r>
      <w:del w:id="1158" w:author="herrmannfrancine@gmail.com" w:date="2019-05-10T13:43:00Z">
        <w:r w:rsidRPr="00342D61" w:rsidDel="0090701B">
          <w:rPr>
            <w:lang w:val="en-GB"/>
          </w:rPr>
          <w:delText>are</w:delText>
        </w:r>
      </w:del>
      <w:ins w:id="1159" w:author="herrmannfrancine@gmail.com" w:date="2019-05-10T13:43:00Z">
        <w:r w:rsidR="0090701B" w:rsidRPr="00342D61">
          <w:rPr>
            <w:lang w:val="en-GB"/>
          </w:rPr>
          <w:t>is</w:t>
        </w:r>
      </w:ins>
      <w:r w:rsidRPr="00342D61">
        <w:rPr>
          <w:lang w:val="en-GB"/>
        </w:rPr>
        <w:t xml:space="preserve"> know</w:t>
      </w:r>
    </w:p>
    <w:p w14:paraId="1979C747" w14:textId="77777777" w:rsidR="000E0FC4" w:rsidRPr="00342D61" w:rsidRDefault="000E0FC4" w:rsidP="000E0FC4">
      <w:pPr>
        <w:pStyle w:val="Titre3"/>
        <w:jc w:val="both"/>
        <w:rPr>
          <w:lang w:val="en-GB"/>
        </w:rPr>
      </w:pPr>
      <w:bookmarkStart w:id="1160" w:name="_Toc8726305"/>
      <w:r w:rsidRPr="00342D61">
        <w:rPr>
          <w:lang w:val="en-GB"/>
        </w:rPr>
        <w:t>Main Drawbacks</w:t>
      </w:r>
      <w:bookmarkEnd w:id="1160"/>
      <w:r w:rsidRPr="00342D61">
        <w:rPr>
          <w:lang w:val="en-GB"/>
        </w:rPr>
        <w:t xml:space="preserve"> </w:t>
      </w:r>
    </w:p>
    <w:p w14:paraId="6FDEA1F7" w14:textId="218F6D7D" w:rsidR="000E0FC4" w:rsidRPr="00342D61" w:rsidRDefault="000E0FC4" w:rsidP="000E0FC4">
      <w:pPr>
        <w:pStyle w:val="Paragraphedeliste"/>
        <w:numPr>
          <w:ilvl w:val="0"/>
          <w:numId w:val="4"/>
        </w:numPr>
        <w:rPr>
          <w:lang w:val="en-GB"/>
        </w:rPr>
      </w:pPr>
      <w:r w:rsidRPr="00342D61">
        <w:rPr>
          <w:lang w:val="en-GB"/>
        </w:rPr>
        <w:t xml:space="preserve">More a directory of job than a real </w:t>
      </w:r>
      <w:del w:id="1161" w:author="herrmannfrancine@gmail.com" w:date="2019-05-10T13:43:00Z">
        <w:r w:rsidRPr="00342D61" w:rsidDel="0090701B">
          <w:rPr>
            <w:lang w:val="en-GB"/>
          </w:rPr>
          <w:delText>taxinomy</w:delText>
        </w:r>
      </w:del>
      <w:ins w:id="1162" w:author="herrmannfrancine@gmail.com" w:date="2019-05-10T13:43:00Z">
        <w:r w:rsidR="0090701B" w:rsidRPr="00342D61">
          <w:rPr>
            <w:lang w:val="en-GB"/>
          </w:rPr>
          <w:t>taxonomy</w:t>
        </w:r>
      </w:ins>
    </w:p>
    <w:p w14:paraId="4AF88341" w14:textId="311A4B99" w:rsidR="000E0FC4" w:rsidRPr="00342D61" w:rsidRDefault="000E0FC4" w:rsidP="000E0FC4">
      <w:pPr>
        <w:pStyle w:val="Titre3"/>
        <w:rPr>
          <w:lang w:val="en-GB"/>
        </w:rPr>
      </w:pPr>
      <w:del w:id="1163" w:author="herrmannfrancine@gmail.com" w:date="2019-05-10T13:43:00Z">
        <w:r w:rsidRPr="00342D61" w:rsidDel="0090701B">
          <w:rPr>
            <w:lang w:val="en-GB"/>
          </w:rPr>
          <w:delText>Conclusion :</w:delText>
        </w:r>
      </w:del>
      <w:bookmarkStart w:id="1164" w:name="_Toc8726306"/>
      <w:ins w:id="1165" w:author="herrmannfrancine@gmail.com" w:date="2019-05-10T13:43:00Z">
        <w:r w:rsidR="0090701B" w:rsidRPr="00342D61">
          <w:rPr>
            <w:lang w:val="en-GB"/>
          </w:rPr>
          <w:t>Conclusion:</w:t>
        </w:r>
      </w:ins>
      <w:bookmarkEnd w:id="1164"/>
      <w:r w:rsidRPr="00342D61">
        <w:rPr>
          <w:lang w:val="en-GB"/>
        </w:rPr>
        <w:t xml:space="preserve"> </w:t>
      </w:r>
    </w:p>
    <w:p w14:paraId="3AD03EA3" w14:textId="68FEFD4B" w:rsidR="00201D52" w:rsidRPr="00342D61" w:rsidRDefault="000E0FC4" w:rsidP="00567DF4">
      <w:pPr>
        <w:pStyle w:val="Paragraphedeliste"/>
        <w:numPr>
          <w:ilvl w:val="0"/>
          <w:numId w:val="4"/>
        </w:numPr>
        <w:rPr>
          <w:lang w:val="en-GB"/>
        </w:rPr>
      </w:pPr>
      <w:r w:rsidRPr="00342D61">
        <w:rPr>
          <w:lang w:val="en-GB"/>
        </w:rPr>
        <w:t xml:space="preserve">It could be </w:t>
      </w:r>
      <w:del w:id="1166" w:author="herrmannfrancine@gmail.com" w:date="2019-05-10T13:43:00Z">
        <w:r w:rsidRPr="00342D61" w:rsidDel="0090701B">
          <w:rPr>
            <w:lang w:val="en-GB"/>
          </w:rPr>
          <w:delText>intersting</w:delText>
        </w:r>
      </w:del>
      <w:ins w:id="1167" w:author="herrmannfrancine@gmail.com" w:date="2019-05-10T13:43:00Z">
        <w:r w:rsidR="0090701B" w:rsidRPr="00342D61">
          <w:rPr>
            <w:lang w:val="en-GB"/>
          </w:rPr>
          <w:t>interesting</w:t>
        </w:r>
      </w:ins>
      <w:r w:rsidRPr="00342D61">
        <w:rPr>
          <w:lang w:val="en-GB"/>
        </w:rPr>
        <w:t xml:space="preserve">, once our taxonomy </w:t>
      </w:r>
      <w:del w:id="1168" w:author="herrmannfrancine@gmail.com" w:date="2019-05-10T13:43:00Z">
        <w:r w:rsidRPr="00342D61" w:rsidDel="0090701B">
          <w:rPr>
            <w:lang w:val="en-GB"/>
          </w:rPr>
          <w:delText>operationnal</w:delText>
        </w:r>
      </w:del>
      <w:ins w:id="1169" w:author="herrmannfrancine@gmail.com" w:date="2019-05-10T13:43:00Z">
        <w:r w:rsidR="0090701B" w:rsidRPr="00342D61">
          <w:rPr>
            <w:lang w:val="en-GB"/>
          </w:rPr>
          <w:t>operational</w:t>
        </w:r>
      </w:ins>
      <w:r w:rsidRPr="00342D61">
        <w:rPr>
          <w:lang w:val="en-GB"/>
        </w:rPr>
        <w:t xml:space="preserve"> to map our instance realised thanks to that way</w:t>
      </w:r>
      <w:ins w:id="1170" w:author="Ned Johnson" w:date="2019-05-14T09:05:00Z">
        <w:r w:rsidR="00466587">
          <w:rPr>
            <w:lang w:val="en-GB"/>
          </w:rPr>
          <w:t xml:space="preserve"> and a hierarchical methods</w:t>
        </w:r>
      </w:ins>
      <w:del w:id="1171" w:author="Ned Johnson" w:date="2019-05-14T09:05:00Z">
        <w:r w:rsidRPr="00342D61" w:rsidDel="00466587">
          <w:rPr>
            <w:lang w:val="en-GB"/>
          </w:rPr>
          <w:delText xml:space="preserve">. </w:delText>
        </w:r>
      </w:del>
    </w:p>
    <w:p w14:paraId="61FFCDE0" w14:textId="77777777" w:rsidR="00754E9E" w:rsidRPr="00342D61" w:rsidRDefault="00754E9E" w:rsidP="00754E9E">
      <w:pPr>
        <w:pStyle w:val="Paragraphedeliste"/>
        <w:ind w:left="360"/>
        <w:rPr>
          <w:lang w:val="en-GB"/>
        </w:rPr>
      </w:pPr>
    </w:p>
    <w:p w14:paraId="2D8A0256" w14:textId="77777777" w:rsidR="00754E9E" w:rsidRPr="00342D61" w:rsidRDefault="00754E9E" w:rsidP="00754E9E">
      <w:pPr>
        <w:pStyle w:val="Paragraphedeliste"/>
        <w:ind w:left="360"/>
        <w:rPr>
          <w:lang w:val="en-GB"/>
        </w:rPr>
      </w:pPr>
    </w:p>
    <w:p w14:paraId="22886FAA" w14:textId="77777777" w:rsidR="00BB65D8" w:rsidRPr="00342D61" w:rsidRDefault="00BB65D8" w:rsidP="008422A1">
      <w:pPr>
        <w:pStyle w:val="Titre2"/>
        <w:rPr>
          <w:lang w:val="en-GB"/>
        </w:rPr>
      </w:pPr>
      <w:bookmarkStart w:id="1172" w:name="_Toc8726307"/>
      <w:r w:rsidRPr="00342D61">
        <w:rPr>
          <w:lang w:val="en-GB"/>
        </w:rPr>
        <w:t>Taxonomy code mapping / professional providers</w:t>
      </w:r>
      <w:bookmarkEnd w:id="1172"/>
      <w:r w:rsidRPr="00342D61">
        <w:rPr>
          <w:lang w:val="en-GB"/>
        </w:rPr>
        <w:t xml:space="preserve"> </w:t>
      </w:r>
    </w:p>
    <w:p w14:paraId="67309F1A" w14:textId="77777777" w:rsidR="00F5535D" w:rsidRPr="00342D61" w:rsidRDefault="00F5535D">
      <w:pPr>
        <w:rPr>
          <w:lang w:val="en-GB"/>
        </w:rPr>
      </w:pPr>
    </w:p>
    <w:p w14:paraId="4F549A30" w14:textId="03E2A4F9" w:rsidR="000E0FC4" w:rsidRPr="00342D61" w:rsidRDefault="000E0FC4">
      <w:pPr>
        <w:rPr>
          <w:lang w:val="en-GB"/>
        </w:rPr>
      </w:pPr>
      <w:r w:rsidRPr="00342D61">
        <w:rPr>
          <w:lang w:val="en-GB"/>
        </w:rPr>
        <w:t xml:space="preserve">It’s a directory of instance, consequently it’s </w:t>
      </w:r>
      <w:del w:id="1173" w:author="herrmannfrancine@gmail.com" w:date="2019-05-10T13:43:00Z">
        <w:r w:rsidRPr="00342D61" w:rsidDel="0090701B">
          <w:rPr>
            <w:lang w:val="en-GB"/>
          </w:rPr>
          <w:delText>present</w:delText>
        </w:r>
      </w:del>
      <w:ins w:id="1174" w:author="herrmannfrancine@gmail.com" w:date="2019-05-10T13:43:00Z">
        <w:r w:rsidR="0090701B" w:rsidRPr="00342D61">
          <w:rPr>
            <w:lang w:val="en-GB"/>
          </w:rPr>
          <w:t>presented</w:t>
        </w:r>
      </w:ins>
      <w:r w:rsidRPr="00342D61">
        <w:rPr>
          <w:lang w:val="en-GB"/>
        </w:rPr>
        <w:t xml:space="preserve"> the exact same advantages and drawbacks than </w:t>
      </w:r>
      <w:r w:rsidR="00754E9E" w:rsidRPr="00342D61">
        <w:rPr>
          <w:lang w:val="en-GB"/>
        </w:rPr>
        <w:t xml:space="preserve">the previous </w:t>
      </w:r>
      <w:r w:rsidRPr="00342D61">
        <w:rPr>
          <w:lang w:val="en-GB"/>
        </w:rPr>
        <w:t>Sector Taxonomy and definitions.</w:t>
      </w:r>
    </w:p>
    <w:p w14:paraId="7BABF2EF" w14:textId="77777777" w:rsidR="000E0FC4" w:rsidRPr="00342D61" w:rsidRDefault="000E0FC4">
      <w:pPr>
        <w:rPr>
          <w:lang w:val="en-GB"/>
        </w:rPr>
      </w:pPr>
    </w:p>
    <w:p w14:paraId="0E93B051" w14:textId="77777777" w:rsidR="000E0FC4" w:rsidRPr="00342D61" w:rsidRDefault="000E0FC4">
      <w:pPr>
        <w:rPr>
          <w:lang w:val="en-GB"/>
        </w:rPr>
      </w:pPr>
    </w:p>
    <w:p w14:paraId="52DFBFB5" w14:textId="77777777" w:rsidR="00B97171" w:rsidRPr="00342D61" w:rsidRDefault="00B97171">
      <w:pPr>
        <w:rPr>
          <w:lang w:val="en-GB"/>
        </w:rPr>
      </w:pPr>
      <w:r w:rsidRPr="00342D61">
        <w:rPr>
          <w:lang w:val="en-GB"/>
        </w:rPr>
        <w:br w:type="page"/>
      </w:r>
    </w:p>
    <w:p w14:paraId="6CCA6A01" w14:textId="25C5F2A2" w:rsidR="00B97171" w:rsidRPr="00342D61" w:rsidRDefault="00256ECC" w:rsidP="00256ECC">
      <w:pPr>
        <w:pStyle w:val="Titre2"/>
        <w:rPr>
          <w:lang w:val="en-GB"/>
        </w:rPr>
      </w:pPr>
      <w:bookmarkStart w:id="1175" w:name="_Toc8726308"/>
      <w:r w:rsidRPr="00342D61">
        <w:rPr>
          <w:lang w:val="en-GB"/>
        </w:rPr>
        <w:lastRenderedPageBreak/>
        <w:t xml:space="preserve">ICB Version </w:t>
      </w:r>
      <w:del w:id="1176" w:author="herrmannfrancine@gmail.com" w:date="2019-05-10T13:44:00Z">
        <w:r w:rsidRPr="00342D61" w:rsidDel="0090701B">
          <w:rPr>
            <w:lang w:val="en-GB"/>
          </w:rPr>
          <w:delText>2 :</w:delText>
        </w:r>
      </w:del>
      <w:ins w:id="1177" w:author="herrmannfrancine@gmail.com" w:date="2019-05-10T13:44:00Z">
        <w:r w:rsidR="0090701B" w:rsidRPr="00342D61">
          <w:rPr>
            <w:lang w:val="en-GB"/>
          </w:rPr>
          <w:t>2:</w:t>
        </w:r>
      </w:ins>
      <w:r w:rsidRPr="00342D61">
        <w:rPr>
          <w:lang w:val="en-GB"/>
        </w:rPr>
        <w:t xml:space="preserve"> IPMA Competence Baseline</w:t>
      </w:r>
      <w:bookmarkEnd w:id="1175"/>
    </w:p>
    <w:p w14:paraId="2C518DBE" w14:textId="54453C4D" w:rsidR="00256ECC" w:rsidRPr="00342D61" w:rsidRDefault="00754E9E" w:rsidP="00256ECC">
      <w:pPr>
        <w:rPr>
          <w:lang w:val="en-GB"/>
        </w:rPr>
      </w:pPr>
      <w:r w:rsidRPr="00342D61">
        <w:rPr>
          <w:lang w:val="en-GB"/>
        </w:rPr>
        <w:t xml:space="preserve">Example of ICB-Version </w:t>
      </w:r>
      <w:del w:id="1178" w:author="herrmannfrancine@gmail.com" w:date="2019-05-10T13:44:00Z">
        <w:r w:rsidRPr="00342D61" w:rsidDel="0090701B">
          <w:rPr>
            <w:lang w:val="en-GB"/>
          </w:rPr>
          <w:delText>2 :</w:delText>
        </w:r>
      </w:del>
      <w:ins w:id="1179" w:author="herrmannfrancine@gmail.com" w:date="2019-05-10T13:44:00Z">
        <w:r w:rsidR="0090701B" w:rsidRPr="00342D61">
          <w:rPr>
            <w:lang w:val="en-GB"/>
          </w:rPr>
          <w:t>2:</w:t>
        </w:r>
      </w:ins>
      <w:r w:rsidRPr="00342D61">
        <w:rPr>
          <w:lang w:val="en-GB"/>
        </w:rPr>
        <w:t xml:space="preserve"> page 74 </w:t>
      </w:r>
    </w:p>
    <w:p w14:paraId="4FB782B8" w14:textId="77777777" w:rsidR="00754E9E" w:rsidRPr="00342D61" w:rsidRDefault="00754E9E" w:rsidP="00256ECC">
      <w:pPr>
        <w:rPr>
          <w:lang w:val="en-GB"/>
        </w:rPr>
      </w:pPr>
      <w:r w:rsidRPr="00342D61">
        <w:rPr>
          <w:noProof/>
          <w:lang w:eastAsia="fr-FR"/>
        </w:rPr>
        <w:drawing>
          <wp:inline distT="0" distB="0" distL="0" distR="0" wp14:anchorId="7C193009" wp14:editId="6D54C6EC">
            <wp:extent cx="5760720" cy="25920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92070"/>
                    </a:xfrm>
                    <a:prstGeom prst="rect">
                      <a:avLst/>
                    </a:prstGeom>
                  </pic:spPr>
                </pic:pic>
              </a:graphicData>
            </a:graphic>
          </wp:inline>
        </w:drawing>
      </w:r>
    </w:p>
    <w:p w14:paraId="4E1EBEBC" w14:textId="1CEF1569" w:rsidR="00754E9E" w:rsidRPr="00342D61" w:rsidRDefault="00754E9E" w:rsidP="00256ECC">
      <w:pPr>
        <w:rPr>
          <w:lang w:val="en-GB"/>
        </w:rPr>
      </w:pPr>
      <w:r w:rsidRPr="00342D61">
        <w:rPr>
          <w:lang w:val="en-GB"/>
        </w:rPr>
        <w:t xml:space="preserve">A </w:t>
      </w:r>
      <w:del w:id="1180" w:author="herrmannfrancine@gmail.com" w:date="2019-05-10T13:44:00Z">
        <w:r w:rsidRPr="00342D61" w:rsidDel="0090701B">
          <w:rPr>
            <w:lang w:val="en-GB"/>
          </w:rPr>
          <w:delText>taxinomy</w:delText>
        </w:r>
      </w:del>
      <w:ins w:id="1181" w:author="herrmannfrancine@gmail.com" w:date="2019-05-10T13:44:00Z">
        <w:r w:rsidR="0090701B" w:rsidRPr="00342D61">
          <w:rPr>
            <w:lang w:val="en-GB"/>
          </w:rPr>
          <w:t>taxonomy</w:t>
        </w:r>
      </w:ins>
      <w:r w:rsidRPr="00342D61">
        <w:rPr>
          <w:lang w:val="en-GB"/>
        </w:rPr>
        <w:t xml:space="preserve"> asking a company of their competence. </w:t>
      </w:r>
    </w:p>
    <w:p w14:paraId="0C880FBC" w14:textId="56935C1E" w:rsidR="00754E9E" w:rsidRPr="00342D61" w:rsidRDefault="00754E9E" w:rsidP="00256ECC">
      <w:pPr>
        <w:rPr>
          <w:lang w:val="en-GB"/>
        </w:rPr>
      </w:pPr>
      <w:r w:rsidRPr="00342D61">
        <w:rPr>
          <w:lang w:val="en-GB"/>
        </w:rPr>
        <w:t xml:space="preserve">Present a really </w:t>
      </w:r>
      <w:del w:id="1182" w:author="herrmannfrancine@gmail.com" w:date="2019-05-10T13:44:00Z">
        <w:r w:rsidRPr="00342D61" w:rsidDel="0090701B">
          <w:rPr>
            <w:lang w:val="en-GB"/>
          </w:rPr>
          <w:delText>intersting</w:delText>
        </w:r>
      </w:del>
      <w:ins w:id="1183" w:author="herrmannfrancine@gmail.com" w:date="2019-05-10T13:44:00Z">
        <w:r w:rsidR="0090701B" w:rsidRPr="00342D61">
          <w:rPr>
            <w:lang w:val="en-GB"/>
          </w:rPr>
          <w:t>interesting</w:t>
        </w:r>
      </w:ins>
      <w:r w:rsidRPr="00342D61">
        <w:rPr>
          <w:lang w:val="en-GB"/>
        </w:rPr>
        <w:t xml:space="preserve"> way to make a survey in order to create an instance from this </w:t>
      </w:r>
      <w:del w:id="1184" w:author="herrmannfrancine@gmail.com" w:date="2019-05-10T13:44:00Z">
        <w:r w:rsidRPr="00342D61" w:rsidDel="0090701B">
          <w:rPr>
            <w:lang w:val="en-GB"/>
          </w:rPr>
          <w:delText>taxinomy</w:delText>
        </w:r>
      </w:del>
      <w:ins w:id="1185" w:author="herrmannfrancine@gmail.com" w:date="2019-05-10T13:44:00Z">
        <w:r w:rsidR="0090701B" w:rsidRPr="00342D61">
          <w:rPr>
            <w:lang w:val="en-GB"/>
          </w:rPr>
          <w:t>taxonomy</w:t>
        </w:r>
      </w:ins>
      <w:r w:rsidRPr="00342D61">
        <w:rPr>
          <w:lang w:val="en-GB"/>
        </w:rPr>
        <w:t>.</w:t>
      </w:r>
    </w:p>
    <w:p w14:paraId="5AD0662D" w14:textId="77777777" w:rsidR="00754E9E" w:rsidRPr="00342D61" w:rsidRDefault="00754E9E" w:rsidP="00256ECC">
      <w:pPr>
        <w:rPr>
          <w:lang w:val="en-GB"/>
        </w:rPr>
      </w:pPr>
    </w:p>
    <w:p w14:paraId="07ECC61C" w14:textId="77777777" w:rsidR="00754E9E" w:rsidRPr="00342D61" w:rsidRDefault="00754E9E" w:rsidP="00754E9E">
      <w:pPr>
        <w:pStyle w:val="Titre3"/>
        <w:jc w:val="both"/>
        <w:rPr>
          <w:lang w:val="en-GB"/>
        </w:rPr>
      </w:pPr>
      <w:bookmarkStart w:id="1186" w:name="_Toc8726309"/>
      <w:r w:rsidRPr="00342D61">
        <w:rPr>
          <w:lang w:val="en-GB"/>
        </w:rPr>
        <w:t>Main Advantages</w:t>
      </w:r>
      <w:bookmarkEnd w:id="1186"/>
      <w:r w:rsidRPr="00342D61">
        <w:rPr>
          <w:lang w:val="en-GB"/>
        </w:rPr>
        <w:t xml:space="preserve"> </w:t>
      </w:r>
    </w:p>
    <w:p w14:paraId="2178DA05" w14:textId="77777777" w:rsidR="00754E9E" w:rsidRPr="00342D61" w:rsidRDefault="00754E9E" w:rsidP="00754E9E">
      <w:pPr>
        <w:pStyle w:val="Paragraphedeliste"/>
        <w:numPr>
          <w:ilvl w:val="0"/>
          <w:numId w:val="4"/>
        </w:numPr>
        <w:rPr>
          <w:lang w:val="en-GB"/>
        </w:rPr>
      </w:pPr>
      <w:r w:rsidRPr="00342D61">
        <w:rPr>
          <w:lang w:val="en-GB"/>
        </w:rPr>
        <w:t>The survey is a really interesting and easy way to asking a thing to a customer</w:t>
      </w:r>
    </w:p>
    <w:p w14:paraId="3450ADFC" w14:textId="77777777" w:rsidR="00754E9E" w:rsidRPr="00342D61" w:rsidRDefault="00754E9E" w:rsidP="00754E9E">
      <w:pPr>
        <w:pStyle w:val="Titre3"/>
        <w:jc w:val="both"/>
        <w:rPr>
          <w:lang w:val="en-GB"/>
        </w:rPr>
      </w:pPr>
      <w:bookmarkStart w:id="1187" w:name="_Toc8726310"/>
      <w:r w:rsidRPr="00342D61">
        <w:rPr>
          <w:lang w:val="en-GB"/>
        </w:rPr>
        <w:t>Main Drawbacks</w:t>
      </w:r>
      <w:bookmarkEnd w:id="1187"/>
      <w:r w:rsidRPr="00342D61">
        <w:rPr>
          <w:lang w:val="en-GB"/>
        </w:rPr>
        <w:t xml:space="preserve"> </w:t>
      </w:r>
    </w:p>
    <w:p w14:paraId="162F70EB" w14:textId="5A4F1A71" w:rsidR="00754E9E" w:rsidRPr="00342D61" w:rsidRDefault="00754E9E" w:rsidP="00754E9E">
      <w:pPr>
        <w:pStyle w:val="Paragraphedeliste"/>
        <w:numPr>
          <w:ilvl w:val="0"/>
          <w:numId w:val="4"/>
        </w:numPr>
        <w:rPr>
          <w:lang w:val="en-GB"/>
        </w:rPr>
      </w:pPr>
      <w:r w:rsidRPr="00342D61">
        <w:rPr>
          <w:lang w:val="en-GB"/>
        </w:rPr>
        <w:t xml:space="preserve">The </w:t>
      </w:r>
      <w:del w:id="1188" w:author="herrmannfrancine@gmail.com" w:date="2019-05-10T13:44:00Z">
        <w:r w:rsidRPr="00342D61" w:rsidDel="0090701B">
          <w:rPr>
            <w:lang w:val="en-GB"/>
          </w:rPr>
          <w:delText>taxinomy</w:delText>
        </w:r>
      </w:del>
      <w:ins w:id="1189" w:author="herrmannfrancine@gmail.com" w:date="2019-05-10T13:44:00Z">
        <w:r w:rsidR="0090701B" w:rsidRPr="00342D61">
          <w:rPr>
            <w:lang w:val="en-GB"/>
          </w:rPr>
          <w:t>taxonomy</w:t>
        </w:r>
      </w:ins>
      <w:r w:rsidRPr="00342D61">
        <w:rPr>
          <w:lang w:val="en-GB"/>
        </w:rPr>
        <w:t xml:space="preserve"> itself isn’t really interesting to make a corporate </w:t>
      </w:r>
      <w:del w:id="1190" w:author="herrmannfrancine@gmail.com" w:date="2019-05-10T13:44:00Z">
        <w:r w:rsidRPr="00342D61" w:rsidDel="0090701B">
          <w:rPr>
            <w:lang w:val="en-GB"/>
          </w:rPr>
          <w:delText>taxinomy</w:delText>
        </w:r>
      </w:del>
      <w:ins w:id="1191" w:author="herrmannfrancine@gmail.com" w:date="2019-05-10T13:44:00Z">
        <w:r w:rsidR="0090701B" w:rsidRPr="00342D61">
          <w:rPr>
            <w:lang w:val="en-GB"/>
          </w:rPr>
          <w:t>taxonomy</w:t>
        </w:r>
      </w:ins>
    </w:p>
    <w:p w14:paraId="350BAF14" w14:textId="19B8380E" w:rsidR="00754E9E" w:rsidRPr="00342D61" w:rsidRDefault="00754E9E" w:rsidP="00754E9E">
      <w:pPr>
        <w:pStyle w:val="Titre3"/>
        <w:rPr>
          <w:lang w:val="en-GB"/>
        </w:rPr>
      </w:pPr>
      <w:del w:id="1192" w:author="herrmannfrancine@gmail.com" w:date="2019-05-10T13:44:00Z">
        <w:r w:rsidRPr="00342D61" w:rsidDel="0090701B">
          <w:rPr>
            <w:lang w:val="en-GB"/>
          </w:rPr>
          <w:delText>Conclusion :</w:delText>
        </w:r>
      </w:del>
      <w:bookmarkStart w:id="1193" w:name="_Toc8726311"/>
      <w:ins w:id="1194" w:author="herrmannfrancine@gmail.com" w:date="2019-05-10T13:44:00Z">
        <w:r w:rsidR="0090701B" w:rsidRPr="00342D61">
          <w:rPr>
            <w:lang w:val="en-GB"/>
          </w:rPr>
          <w:t>Conclusion:</w:t>
        </w:r>
      </w:ins>
      <w:bookmarkEnd w:id="1193"/>
      <w:r w:rsidRPr="00342D61">
        <w:rPr>
          <w:lang w:val="en-GB"/>
        </w:rPr>
        <w:t xml:space="preserve"> </w:t>
      </w:r>
    </w:p>
    <w:p w14:paraId="49C549FD" w14:textId="3FF5A552" w:rsidR="00466587" w:rsidRPr="00466587" w:rsidRDefault="00754E9E" w:rsidP="00466587">
      <w:pPr>
        <w:pStyle w:val="Paragraphedeliste"/>
        <w:numPr>
          <w:ilvl w:val="0"/>
          <w:numId w:val="4"/>
        </w:numPr>
        <w:rPr>
          <w:lang w:val="en-GB"/>
        </w:rPr>
      </w:pPr>
      <w:r w:rsidRPr="00342D61">
        <w:rPr>
          <w:lang w:val="en-GB"/>
        </w:rPr>
        <w:t xml:space="preserve">Once our taxonomy is </w:t>
      </w:r>
      <w:del w:id="1195" w:author="herrmannfrancine@gmail.com" w:date="2019-05-10T13:44:00Z">
        <w:r w:rsidRPr="00342D61" w:rsidDel="0090701B">
          <w:rPr>
            <w:lang w:val="en-GB"/>
          </w:rPr>
          <w:delText xml:space="preserve">done </w:delText>
        </w:r>
      </w:del>
      <w:ins w:id="1196" w:author="herrmannfrancine@gmail.com" w:date="2019-05-10T13:44:00Z">
        <w:r w:rsidR="0090701B">
          <w:rPr>
            <w:lang w:val="en-GB"/>
          </w:rPr>
          <w:t>designed</w:t>
        </w:r>
        <w:r w:rsidR="0090701B" w:rsidRPr="00342D61">
          <w:rPr>
            <w:lang w:val="en-GB"/>
          </w:rPr>
          <w:t xml:space="preserve"> </w:t>
        </w:r>
      </w:ins>
      <w:r w:rsidRPr="00342D61">
        <w:rPr>
          <w:lang w:val="en-GB"/>
        </w:rPr>
        <w:t xml:space="preserve">we could use this way to ask for create dynamically some instance of our </w:t>
      </w:r>
      <w:del w:id="1197" w:author="herrmannfrancine@gmail.com" w:date="2019-05-10T13:44:00Z">
        <w:r w:rsidRPr="00342D61" w:rsidDel="0090701B">
          <w:rPr>
            <w:lang w:val="en-GB"/>
          </w:rPr>
          <w:delText>taxinomy</w:delText>
        </w:r>
      </w:del>
      <w:ins w:id="1198" w:author="herrmannfrancine@gmail.com" w:date="2019-05-10T13:44:00Z">
        <w:r w:rsidR="0090701B" w:rsidRPr="00342D61">
          <w:rPr>
            <w:lang w:val="en-GB"/>
          </w:rPr>
          <w:t>taxonomy</w:t>
        </w:r>
      </w:ins>
      <w:r w:rsidRPr="00342D61">
        <w:rPr>
          <w:lang w:val="en-GB"/>
        </w:rPr>
        <w:t>.</w:t>
      </w:r>
    </w:p>
    <w:p w14:paraId="206E04BC" w14:textId="77777777" w:rsidR="00B97171" w:rsidRPr="00342D61" w:rsidRDefault="00B97171">
      <w:pPr>
        <w:rPr>
          <w:lang w:val="en-GB"/>
        </w:rPr>
      </w:pPr>
      <w:r w:rsidRPr="00342D61">
        <w:rPr>
          <w:lang w:val="en-GB"/>
        </w:rPr>
        <w:br w:type="page"/>
      </w:r>
    </w:p>
    <w:p w14:paraId="37B86096" w14:textId="2650045D" w:rsidR="00B97171" w:rsidRPr="00342D61" w:rsidRDefault="001001E5" w:rsidP="00B97171">
      <w:pPr>
        <w:pStyle w:val="Titre2"/>
        <w:rPr>
          <w:lang w:val="en-GB"/>
        </w:rPr>
      </w:pPr>
      <w:bookmarkStart w:id="1199" w:name="_Toc8726312"/>
      <w:r w:rsidRPr="00342D61">
        <w:rPr>
          <w:lang w:val="en-GB"/>
        </w:rPr>
        <w:lastRenderedPageBreak/>
        <w:t>GEA-</w:t>
      </w:r>
      <w:del w:id="1200" w:author="herrmannfrancine@gmail.com" w:date="2019-05-10T13:44:00Z">
        <w:r w:rsidRPr="00342D61" w:rsidDel="0090701B">
          <w:rPr>
            <w:lang w:val="en-GB"/>
          </w:rPr>
          <w:delText>NZ</w:delText>
        </w:r>
        <w:r w:rsidR="00B97171" w:rsidRPr="00342D61" w:rsidDel="0090701B">
          <w:rPr>
            <w:lang w:val="en-GB"/>
          </w:rPr>
          <w:delText> :</w:delText>
        </w:r>
      </w:del>
      <w:ins w:id="1201" w:author="herrmannfrancine@gmail.com" w:date="2019-05-10T13:44:00Z">
        <w:r w:rsidR="0090701B" w:rsidRPr="00342D61">
          <w:rPr>
            <w:lang w:val="en-GB"/>
          </w:rPr>
          <w:t>NZ:</w:t>
        </w:r>
      </w:ins>
      <w:r w:rsidR="00B97171" w:rsidRPr="00342D61">
        <w:rPr>
          <w:lang w:val="en-GB"/>
        </w:rPr>
        <w:t xml:space="preserve"> Government </w:t>
      </w:r>
      <w:del w:id="1202" w:author="herrmannfrancine@gmail.com" w:date="2019-05-10T13:44:00Z">
        <w:r w:rsidR="00B97171" w:rsidRPr="00342D61" w:rsidDel="0090701B">
          <w:rPr>
            <w:lang w:val="en-GB"/>
          </w:rPr>
          <w:delText>Entreprise</w:delText>
        </w:r>
      </w:del>
      <w:ins w:id="1203" w:author="herrmannfrancine@gmail.com" w:date="2019-05-10T13:44:00Z">
        <w:r w:rsidR="0090701B" w:rsidRPr="00342D61">
          <w:rPr>
            <w:lang w:val="en-GB"/>
          </w:rPr>
          <w:t>Enterprise</w:t>
        </w:r>
      </w:ins>
      <w:r w:rsidR="00B97171" w:rsidRPr="00342D61">
        <w:rPr>
          <w:lang w:val="en-GB"/>
        </w:rPr>
        <w:t xml:space="preserve"> Architecture</w:t>
      </w:r>
      <w:r w:rsidR="00575BF0" w:rsidRPr="00342D61">
        <w:rPr>
          <w:lang w:val="en-GB"/>
        </w:rPr>
        <w:t xml:space="preserve"> New-Zealand</w:t>
      </w:r>
      <w:bookmarkEnd w:id="1199"/>
    </w:p>
    <w:p w14:paraId="375E2E7D" w14:textId="77777777" w:rsidR="001001E5" w:rsidRPr="00342D61" w:rsidRDefault="00ED75CC" w:rsidP="00ED75CC">
      <w:pPr>
        <w:jc w:val="center"/>
        <w:rPr>
          <w:lang w:val="en-GB"/>
        </w:rPr>
      </w:pPr>
      <w:r w:rsidRPr="00342D61">
        <w:rPr>
          <w:noProof/>
          <w:lang w:eastAsia="fr-FR"/>
        </w:rPr>
        <w:drawing>
          <wp:inline distT="0" distB="0" distL="0" distR="0" wp14:anchorId="68603D19" wp14:editId="4F14E18A">
            <wp:extent cx="3012915" cy="270637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7302" cy="2728284"/>
                    </a:xfrm>
                    <a:prstGeom prst="rect">
                      <a:avLst/>
                    </a:prstGeom>
                  </pic:spPr>
                </pic:pic>
              </a:graphicData>
            </a:graphic>
          </wp:inline>
        </w:drawing>
      </w:r>
    </w:p>
    <w:p w14:paraId="332A3CA4" w14:textId="0C3031D8" w:rsidR="00754E9E" w:rsidRPr="00342D61" w:rsidRDefault="00754E9E" w:rsidP="001001E5">
      <w:pPr>
        <w:rPr>
          <w:lang w:val="en-GB"/>
        </w:rPr>
      </w:pPr>
      <w:r w:rsidRPr="00342D61">
        <w:rPr>
          <w:lang w:val="en-GB"/>
        </w:rPr>
        <w:t xml:space="preserve">The </w:t>
      </w:r>
      <w:del w:id="1204" w:author="herrmannfrancine@gmail.com" w:date="2019-05-10T13:44:00Z">
        <w:r w:rsidRPr="00342D61" w:rsidDel="0090701B">
          <w:rPr>
            <w:lang w:val="en-GB"/>
          </w:rPr>
          <w:delText>taxinomy</w:delText>
        </w:r>
      </w:del>
      <w:ins w:id="1205" w:author="herrmannfrancine@gmail.com" w:date="2019-05-10T13:44:00Z">
        <w:r w:rsidR="0090701B" w:rsidRPr="00342D61">
          <w:rPr>
            <w:lang w:val="en-GB"/>
          </w:rPr>
          <w:t>taxonomy</w:t>
        </w:r>
      </w:ins>
      <w:r w:rsidRPr="00342D61">
        <w:rPr>
          <w:lang w:val="en-GB"/>
        </w:rPr>
        <w:t xml:space="preserve"> that has been choose by us.</w:t>
      </w:r>
    </w:p>
    <w:p w14:paraId="76652123" w14:textId="46C8E828" w:rsidR="00ED75CC" w:rsidRPr="00342D61" w:rsidRDefault="00754E9E" w:rsidP="001001E5">
      <w:pPr>
        <w:rPr>
          <w:lang w:val="en-GB"/>
        </w:rPr>
      </w:pPr>
      <w:r w:rsidRPr="00342D61">
        <w:rPr>
          <w:lang w:val="en-GB"/>
        </w:rPr>
        <w:t xml:space="preserve">Thanks to three </w:t>
      </w:r>
      <w:r w:rsidR="002E4650" w:rsidRPr="00342D61">
        <w:rPr>
          <w:lang w:val="en-GB"/>
        </w:rPr>
        <w:t xml:space="preserve">complete </w:t>
      </w:r>
      <w:r w:rsidR="00ED75CC" w:rsidRPr="00342D61">
        <w:rPr>
          <w:lang w:val="en-GB"/>
        </w:rPr>
        <w:t>table</w:t>
      </w:r>
      <w:ins w:id="1206" w:author="herrmannfrancine@gmail.com" w:date="2019-05-10T13:44:00Z">
        <w:r w:rsidR="0090701B">
          <w:rPr>
            <w:lang w:val="en-GB"/>
          </w:rPr>
          <w:t>s</w:t>
        </w:r>
      </w:ins>
      <w:r w:rsidR="00ED75CC" w:rsidRPr="00342D61">
        <w:rPr>
          <w:lang w:val="en-GB"/>
        </w:rPr>
        <w:t xml:space="preserve"> also divided in three branch</w:t>
      </w:r>
      <w:ins w:id="1207" w:author="herrmannfrancine@gmail.com" w:date="2019-05-10T13:44:00Z">
        <w:r w:rsidR="0090701B">
          <w:rPr>
            <w:lang w:val="en-GB"/>
          </w:rPr>
          <w:t>es</w:t>
        </w:r>
      </w:ins>
      <w:r w:rsidR="00ED75CC" w:rsidRPr="00342D61">
        <w:rPr>
          <w:lang w:val="en-GB"/>
        </w:rPr>
        <w:br/>
        <w:t xml:space="preserve">Note : </w:t>
      </w:r>
      <w:r w:rsidR="00ED75CC" w:rsidRPr="00342D61">
        <w:rPr>
          <w:lang w:val="en-GB"/>
        </w:rPr>
        <w:tab/>
        <w:t>See the annexe 2 to see the main branch presented without their leaf for more readability</w:t>
      </w:r>
      <w:r w:rsidR="00ED75CC" w:rsidRPr="00342D61">
        <w:rPr>
          <w:lang w:val="en-GB"/>
        </w:rPr>
        <w:br/>
        <w:t>See the NGA-NZ for properly instructions about their leaf, the taxonomy being used as it is been , the rewrite here would have no interest except for the add we made of it.</w:t>
      </w:r>
    </w:p>
    <w:p w14:paraId="20B53972" w14:textId="77777777" w:rsidR="00ED75CC" w:rsidRPr="00342D61" w:rsidRDefault="00ED75CC" w:rsidP="00ED75CC">
      <w:pPr>
        <w:pStyle w:val="Titre3"/>
        <w:rPr>
          <w:lang w:val="en-GB"/>
        </w:rPr>
      </w:pPr>
      <w:bookmarkStart w:id="1208" w:name="_Toc8726313"/>
      <w:r w:rsidRPr="00342D61">
        <w:rPr>
          <w:lang w:val="en-GB"/>
        </w:rPr>
        <w:t>Description of the main branch</w:t>
      </w:r>
      <w:bookmarkEnd w:id="1208"/>
    </w:p>
    <w:p w14:paraId="63699C75" w14:textId="04CCD57A" w:rsidR="00ED75CC" w:rsidRPr="00342D61" w:rsidRDefault="00ED75CC" w:rsidP="00ED75CC">
      <w:pPr>
        <w:pStyle w:val="Paragraphedeliste"/>
        <w:numPr>
          <w:ilvl w:val="0"/>
          <w:numId w:val="4"/>
        </w:numPr>
        <w:rPr>
          <w:b/>
          <w:lang w:val="en-GB"/>
        </w:rPr>
      </w:pPr>
      <w:del w:id="1209" w:author="herrmannfrancine@gmail.com" w:date="2019-05-10T13:45:00Z">
        <w:r w:rsidRPr="00342D61" w:rsidDel="0090701B">
          <w:rPr>
            <w:b/>
            <w:lang w:val="en-GB"/>
          </w:rPr>
          <w:delText>Motivator</w:delText>
        </w:r>
        <w:r w:rsidR="00575BF0" w:rsidRPr="00342D61" w:rsidDel="0090701B">
          <w:rPr>
            <w:b/>
            <w:lang w:val="en-GB"/>
          </w:rPr>
          <w:delText> :</w:delText>
        </w:r>
      </w:del>
      <w:ins w:id="1210" w:author="herrmannfrancine@gmail.com" w:date="2019-05-10T13:45:00Z">
        <w:r w:rsidR="0090701B" w:rsidRPr="00342D61">
          <w:rPr>
            <w:b/>
            <w:lang w:val="en-GB"/>
          </w:rPr>
          <w:t>Motivator:</w:t>
        </w:r>
      </w:ins>
      <w:r w:rsidR="00575BF0" w:rsidRPr="00342D61">
        <w:rPr>
          <w:b/>
          <w:lang w:val="en-GB"/>
        </w:rPr>
        <w:t xml:space="preserve"> </w:t>
      </w:r>
      <w:r w:rsidR="00575BF0" w:rsidRPr="00342D61">
        <w:rPr>
          <w:lang w:val="en-GB"/>
        </w:rPr>
        <w:t xml:space="preserve">Search </w:t>
      </w:r>
    </w:p>
    <w:p w14:paraId="65A430BC" w14:textId="23B18320" w:rsidR="00ED75CC" w:rsidRPr="00342D61" w:rsidRDefault="00ED75CC" w:rsidP="00ED75CC">
      <w:pPr>
        <w:pStyle w:val="Paragraphedeliste"/>
        <w:numPr>
          <w:ilvl w:val="1"/>
          <w:numId w:val="4"/>
        </w:numPr>
        <w:rPr>
          <w:lang w:val="en-GB"/>
        </w:rPr>
      </w:pPr>
      <w:del w:id="1211" w:author="herrmannfrancine@gmail.com" w:date="2019-05-10T13:45:00Z">
        <w:r w:rsidRPr="00342D61" w:rsidDel="0090701B">
          <w:rPr>
            <w:b/>
            <w:lang w:val="en-GB"/>
          </w:rPr>
          <w:delText>Plans</w:delText>
        </w:r>
        <w:r w:rsidR="00575BF0" w:rsidRPr="00342D61" w:rsidDel="0090701B">
          <w:rPr>
            <w:b/>
            <w:lang w:val="en-GB"/>
          </w:rPr>
          <w:delText> :</w:delText>
        </w:r>
      </w:del>
      <w:ins w:id="1212" w:author="herrmannfrancine@gmail.com" w:date="2019-05-10T13:45:00Z">
        <w:r w:rsidR="0090701B" w:rsidRPr="00342D61">
          <w:rPr>
            <w:b/>
            <w:lang w:val="en-GB"/>
          </w:rPr>
          <w:t>Plans:</w:t>
        </w:r>
      </w:ins>
      <w:r w:rsidR="00575BF0" w:rsidRPr="00342D61">
        <w:rPr>
          <w:b/>
          <w:lang w:val="en-GB"/>
        </w:rPr>
        <w:t xml:space="preserve"> </w:t>
      </w:r>
      <w:r w:rsidR="00182576" w:rsidRPr="00342D61">
        <w:rPr>
          <w:lang w:val="en-GB"/>
        </w:rPr>
        <w:t>a</w:t>
      </w:r>
      <w:r w:rsidR="00575BF0" w:rsidRPr="00342D61">
        <w:rPr>
          <w:lang w:val="en-GB"/>
        </w:rPr>
        <w:t>ction</w:t>
      </w:r>
      <w:r w:rsidR="00182576" w:rsidRPr="00342D61">
        <w:rPr>
          <w:lang w:val="en-GB"/>
        </w:rPr>
        <w:t>s</w:t>
      </w:r>
      <w:r w:rsidR="00575BF0" w:rsidRPr="00342D61">
        <w:rPr>
          <w:lang w:val="en-GB"/>
        </w:rPr>
        <w:t xml:space="preserve"> accomplish</w:t>
      </w:r>
      <w:r w:rsidR="00182576" w:rsidRPr="00342D61">
        <w:rPr>
          <w:lang w:val="en-GB"/>
        </w:rPr>
        <w:t>ed</w:t>
      </w:r>
      <w:r w:rsidR="00575BF0" w:rsidRPr="00342D61">
        <w:rPr>
          <w:lang w:val="en-GB"/>
        </w:rPr>
        <w:t xml:space="preserve"> for choose a direction</w:t>
      </w:r>
    </w:p>
    <w:p w14:paraId="66EE7C47" w14:textId="47AC5604" w:rsidR="00ED75CC" w:rsidRPr="00342D61" w:rsidRDefault="00ED75CC" w:rsidP="00182576">
      <w:pPr>
        <w:pStyle w:val="Paragraphedeliste"/>
        <w:numPr>
          <w:ilvl w:val="1"/>
          <w:numId w:val="4"/>
        </w:numPr>
        <w:rPr>
          <w:b/>
          <w:lang w:val="en-GB"/>
        </w:rPr>
      </w:pPr>
      <w:del w:id="1213" w:author="herrmannfrancine@gmail.com" w:date="2019-05-10T13:45:00Z">
        <w:r w:rsidRPr="00342D61" w:rsidDel="0090701B">
          <w:rPr>
            <w:b/>
            <w:lang w:val="en-GB"/>
          </w:rPr>
          <w:delText>Controls</w:delText>
        </w:r>
        <w:r w:rsidR="00575BF0" w:rsidRPr="00342D61" w:rsidDel="0090701B">
          <w:rPr>
            <w:b/>
            <w:lang w:val="en-GB"/>
          </w:rPr>
          <w:delText> :</w:delText>
        </w:r>
      </w:del>
      <w:ins w:id="1214" w:author="herrmannfrancine@gmail.com" w:date="2019-05-10T13:45:00Z">
        <w:r w:rsidR="0090701B" w:rsidRPr="00342D61">
          <w:rPr>
            <w:b/>
            <w:lang w:val="en-GB"/>
          </w:rPr>
          <w:t>Controls:</w:t>
        </w:r>
      </w:ins>
      <w:r w:rsidR="00182576" w:rsidRPr="00342D61">
        <w:rPr>
          <w:b/>
          <w:lang w:val="en-GB"/>
        </w:rPr>
        <w:t xml:space="preserve"> </w:t>
      </w:r>
      <w:r w:rsidR="00182576" w:rsidRPr="00342D61">
        <w:rPr>
          <w:lang w:val="en-GB"/>
        </w:rPr>
        <w:t>the constraints of actions</w:t>
      </w:r>
    </w:p>
    <w:p w14:paraId="6622A3C8" w14:textId="19EEC293" w:rsidR="00ED75CC" w:rsidRPr="00342D61" w:rsidRDefault="00ED75CC" w:rsidP="00182576">
      <w:pPr>
        <w:pStyle w:val="Paragraphedeliste"/>
        <w:numPr>
          <w:ilvl w:val="1"/>
          <w:numId w:val="4"/>
        </w:numPr>
        <w:rPr>
          <w:b/>
          <w:lang w:val="en-GB"/>
        </w:rPr>
      </w:pPr>
      <w:del w:id="1215" w:author="herrmannfrancine@gmail.com" w:date="2019-05-10T13:45:00Z">
        <w:r w:rsidRPr="00342D61" w:rsidDel="0090701B">
          <w:rPr>
            <w:b/>
            <w:lang w:val="en-GB"/>
          </w:rPr>
          <w:delText>Contracts</w:delText>
        </w:r>
        <w:r w:rsidR="00672014" w:rsidRPr="00342D61" w:rsidDel="0090701B">
          <w:rPr>
            <w:b/>
            <w:lang w:val="en-GB"/>
          </w:rPr>
          <w:delText> :</w:delText>
        </w:r>
      </w:del>
      <w:ins w:id="1216" w:author="herrmannfrancine@gmail.com" w:date="2019-05-10T13:45:00Z">
        <w:r w:rsidR="0090701B" w:rsidRPr="00342D61">
          <w:rPr>
            <w:b/>
            <w:lang w:val="en-GB"/>
          </w:rPr>
          <w:t>Contracts:</w:t>
        </w:r>
      </w:ins>
      <w:r w:rsidR="00D62B14" w:rsidRPr="00342D61">
        <w:rPr>
          <w:b/>
          <w:lang w:val="en-GB"/>
        </w:rPr>
        <w:t xml:space="preserve"> </w:t>
      </w:r>
      <w:r w:rsidR="00D62B14" w:rsidRPr="00342D61">
        <w:rPr>
          <w:lang w:val="en-GB"/>
        </w:rPr>
        <w:t>a</w:t>
      </w:r>
      <w:r w:rsidR="00182576" w:rsidRPr="00342D61">
        <w:rPr>
          <w:lang w:val="en-GB"/>
        </w:rPr>
        <w:t>greement</w:t>
      </w:r>
      <w:r w:rsidR="00D62B14" w:rsidRPr="00342D61">
        <w:rPr>
          <w:lang w:val="en-GB"/>
        </w:rPr>
        <w:t xml:space="preserve"> between </w:t>
      </w:r>
      <w:del w:id="1217" w:author="herrmannfrancine@gmail.com" w:date="2019-05-10T13:45:00Z">
        <w:r w:rsidR="00D62B14" w:rsidRPr="00342D61" w:rsidDel="0090701B">
          <w:rPr>
            <w:lang w:val="en-GB"/>
          </w:rPr>
          <w:delText>differents</w:delText>
        </w:r>
      </w:del>
      <w:ins w:id="1218" w:author="herrmannfrancine@gmail.com" w:date="2019-05-10T13:45:00Z">
        <w:r w:rsidR="0090701B" w:rsidRPr="00342D61">
          <w:rPr>
            <w:lang w:val="en-GB"/>
          </w:rPr>
          <w:t>different</w:t>
        </w:r>
      </w:ins>
      <w:r w:rsidR="00D62B14" w:rsidRPr="00342D61">
        <w:rPr>
          <w:lang w:val="en-GB"/>
        </w:rPr>
        <w:t xml:space="preserve"> parties</w:t>
      </w:r>
    </w:p>
    <w:p w14:paraId="59F21063" w14:textId="6140E6D9" w:rsidR="00ED75CC" w:rsidRPr="00342D61" w:rsidRDefault="00ED75CC" w:rsidP="00ED75CC">
      <w:pPr>
        <w:pStyle w:val="Paragraphedeliste"/>
        <w:numPr>
          <w:ilvl w:val="0"/>
          <w:numId w:val="4"/>
        </w:numPr>
        <w:rPr>
          <w:b/>
          <w:lang w:val="en-GB"/>
        </w:rPr>
      </w:pPr>
      <w:del w:id="1219" w:author="herrmannfrancine@gmail.com" w:date="2019-05-10T13:45:00Z">
        <w:r w:rsidRPr="00342D61" w:rsidDel="0090701B">
          <w:rPr>
            <w:b/>
            <w:lang w:val="en-GB"/>
          </w:rPr>
          <w:delText>Entities</w:delText>
        </w:r>
        <w:r w:rsidR="00672014" w:rsidRPr="00342D61" w:rsidDel="0090701B">
          <w:rPr>
            <w:b/>
            <w:lang w:val="en-GB"/>
          </w:rPr>
          <w:delText> :</w:delText>
        </w:r>
      </w:del>
      <w:ins w:id="1220" w:author="herrmannfrancine@gmail.com" w:date="2019-05-10T13:45:00Z">
        <w:r w:rsidR="0090701B" w:rsidRPr="00342D61">
          <w:rPr>
            <w:b/>
            <w:lang w:val="en-GB"/>
          </w:rPr>
          <w:t>Entities:</w:t>
        </w:r>
      </w:ins>
      <w:r w:rsidR="00D62B14" w:rsidRPr="00342D61">
        <w:rPr>
          <w:b/>
          <w:lang w:val="en-GB"/>
        </w:rPr>
        <w:t xml:space="preserve"> </w:t>
      </w:r>
      <w:r w:rsidR="00D62B14" w:rsidRPr="00342D61">
        <w:rPr>
          <w:lang w:val="en-GB"/>
        </w:rPr>
        <w:t xml:space="preserve">all possibly instances in </w:t>
      </w:r>
      <w:del w:id="1221" w:author="herrmannfrancine@gmail.com" w:date="2019-05-10T13:45:00Z">
        <w:r w:rsidR="00D62B14" w:rsidRPr="00342D61" w:rsidDel="0090701B">
          <w:rPr>
            <w:lang w:val="en-GB"/>
          </w:rPr>
          <w:delText>a</w:delText>
        </w:r>
      </w:del>
      <w:ins w:id="1222" w:author="herrmannfrancine@gmail.com" w:date="2019-05-10T13:45:00Z">
        <w:r w:rsidR="0090701B" w:rsidRPr="00342D61">
          <w:rPr>
            <w:lang w:val="en-GB"/>
          </w:rPr>
          <w:t>an</w:t>
        </w:r>
      </w:ins>
      <w:r w:rsidR="00D62B14" w:rsidRPr="00342D61">
        <w:rPr>
          <w:lang w:val="en-GB"/>
        </w:rPr>
        <w:t xml:space="preserve"> enterprise </w:t>
      </w:r>
    </w:p>
    <w:p w14:paraId="366B92E9" w14:textId="72DF1F6B" w:rsidR="00ED75CC" w:rsidRPr="00342D61" w:rsidRDefault="00ED75CC" w:rsidP="00ED75CC">
      <w:pPr>
        <w:pStyle w:val="Paragraphedeliste"/>
        <w:numPr>
          <w:ilvl w:val="1"/>
          <w:numId w:val="4"/>
        </w:numPr>
        <w:rPr>
          <w:b/>
          <w:lang w:val="en-GB"/>
        </w:rPr>
      </w:pPr>
      <w:del w:id="1223" w:author="herrmannfrancine@gmail.com" w:date="2019-05-10T13:45:00Z">
        <w:r w:rsidRPr="00342D61" w:rsidDel="0090701B">
          <w:rPr>
            <w:b/>
            <w:lang w:val="en-GB"/>
          </w:rPr>
          <w:delText>Places</w:delText>
        </w:r>
        <w:r w:rsidR="00672014" w:rsidRPr="00342D61" w:rsidDel="0090701B">
          <w:rPr>
            <w:b/>
            <w:lang w:val="en-GB"/>
          </w:rPr>
          <w:delText> :</w:delText>
        </w:r>
      </w:del>
      <w:ins w:id="1224" w:author="herrmannfrancine@gmail.com" w:date="2019-05-10T13:45:00Z">
        <w:r w:rsidR="0090701B" w:rsidRPr="00342D61">
          <w:rPr>
            <w:b/>
            <w:lang w:val="en-GB"/>
          </w:rPr>
          <w:t>Places:</w:t>
        </w:r>
      </w:ins>
      <w:r w:rsidR="00D62B14" w:rsidRPr="00342D61">
        <w:rPr>
          <w:b/>
          <w:lang w:val="en-GB"/>
        </w:rPr>
        <w:t xml:space="preserve"> </w:t>
      </w:r>
      <w:r w:rsidR="00D62B14" w:rsidRPr="00342D61">
        <w:rPr>
          <w:lang w:val="en-GB"/>
        </w:rPr>
        <w:t>Workplace and any location</w:t>
      </w:r>
    </w:p>
    <w:p w14:paraId="57EFD287" w14:textId="6EA0BEB0" w:rsidR="00ED75CC" w:rsidRPr="00342D61" w:rsidRDefault="00ED75CC" w:rsidP="00ED75CC">
      <w:pPr>
        <w:pStyle w:val="Paragraphedeliste"/>
        <w:numPr>
          <w:ilvl w:val="1"/>
          <w:numId w:val="4"/>
        </w:numPr>
        <w:rPr>
          <w:b/>
          <w:lang w:val="en-GB"/>
        </w:rPr>
      </w:pPr>
      <w:del w:id="1225" w:author="herrmannfrancine@gmail.com" w:date="2019-05-10T13:45:00Z">
        <w:r w:rsidRPr="00342D61" w:rsidDel="0090701B">
          <w:rPr>
            <w:b/>
            <w:lang w:val="en-GB"/>
          </w:rPr>
          <w:delText>Items</w:delText>
        </w:r>
        <w:r w:rsidR="00672014" w:rsidRPr="00342D61" w:rsidDel="0090701B">
          <w:rPr>
            <w:b/>
            <w:lang w:val="en-GB"/>
          </w:rPr>
          <w:delText> :</w:delText>
        </w:r>
      </w:del>
      <w:ins w:id="1226" w:author="herrmannfrancine@gmail.com" w:date="2019-05-10T13:45:00Z">
        <w:r w:rsidR="0090701B" w:rsidRPr="00342D61">
          <w:rPr>
            <w:b/>
            <w:lang w:val="en-GB"/>
          </w:rPr>
          <w:t>Items:</w:t>
        </w:r>
      </w:ins>
      <w:r w:rsidR="00D62B14" w:rsidRPr="00342D61">
        <w:rPr>
          <w:b/>
          <w:lang w:val="en-GB"/>
        </w:rPr>
        <w:t xml:space="preserve"> </w:t>
      </w:r>
      <w:r w:rsidR="00D62B14" w:rsidRPr="00342D61">
        <w:rPr>
          <w:lang w:val="en-GB"/>
        </w:rPr>
        <w:t>All items buyable or not</w:t>
      </w:r>
    </w:p>
    <w:p w14:paraId="266C75BD" w14:textId="01FC38D8" w:rsidR="00ED75CC" w:rsidRPr="00342D61" w:rsidRDefault="00ED75CC" w:rsidP="00ED75CC">
      <w:pPr>
        <w:pStyle w:val="Paragraphedeliste"/>
        <w:numPr>
          <w:ilvl w:val="1"/>
          <w:numId w:val="4"/>
        </w:numPr>
        <w:rPr>
          <w:b/>
          <w:lang w:val="en-GB"/>
        </w:rPr>
      </w:pPr>
      <w:del w:id="1227" w:author="herrmannfrancine@gmail.com" w:date="2019-05-10T13:45:00Z">
        <w:r w:rsidRPr="00342D61" w:rsidDel="0090701B">
          <w:rPr>
            <w:b/>
            <w:lang w:val="en-GB"/>
          </w:rPr>
          <w:delText>Parties</w:delText>
        </w:r>
        <w:r w:rsidR="00672014" w:rsidRPr="00342D61" w:rsidDel="0090701B">
          <w:rPr>
            <w:b/>
            <w:lang w:val="en-GB"/>
          </w:rPr>
          <w:delText> :</w:delText>
        </w:r>
      </w:del>
      <w:ins w:id="1228" w:author="herrmannfrancine@gmail.com" w:date="2019-05-10T13:45:00Z">
        <w:r w:rsidR="0090701B" w:rsidRPr="00342D61">
          <w:rPr>
            <w:b/>
            <w:lang w:val="en-GB"/>
          </w:rPr>
          <w:t>Parties:</w:t>
        </w:r>
      </w:ins>
      <w:r w:rsidR="00D62B14" w:rsidRPr="00342D61">
        <w:rPr>
          <w:b/>
          <w:lang w:val="en-GB"/>
        </w:rPr>
        <w:t xml:space="preserve"> </w:t>
      </w:r>
      <w:r w:rsidR="00D62B14" w:rsidRPr="00342D61">
        <w:rPr>
          <w:lang w:val="en-GB"/>
        </w:rPr>
        <w:t>Staff entities</w:t>
      </w:r>
    </w:p>
    <w:p w14:paraId="29ED8E55" w14:textId="65570F1D" w:rsidR="00ED75CC" w:rsidRPr="00342D61" w:rsidRDefault="00ED75CC" w:rsidP="00ED75CC">
      <w:pPr>
        <w:pStyle w:val="Paragraphedeliste"/>
        <w:numPr>
          <w:ilvl w:val="0"/>
          <w:numId w:val="4"/>
        </w:numPr>
        <w:rPr>
          <w:b/>
          <w:lang w:val="en-GB"/>
        </w:rPr>
      </w:pPr>
      <w:del w:id="1229" w:author="herrmannfrancine@gmail.com" w:date="2019-05-10T13:45:00Z">
        <w:r w:rsidRPr="00342D61" w:rsidDel="0090701B">
          <w:rPr>
            <w:b/>
            <w:lang w:val="en-GB"/>
          </w:rPr>
          <w:delText>Activities</w:delText>
        </w:r>
        <w:r w:rsidR="00672014" w:rsidRPr="00342D61" w:rsidDel="0090701B">
          <w:rPr>
            <w:b/>
            <w:lang w:val="en-GB"/>
          </w:rPr>
          <w:delText> :</w:delText>
        </w:r>
      </w:del>
      <w:ins w:id="1230" w:author="herrmannfrancine@gmail.com" w:date="2019-05-10T13:45:00Z">
        <w:r w:rsidR="0090701B" w:rsidRPr="00342D61">
          <w:rPr>
            <w:b/>
            <w:lang w:val="en-GB"/>
          </w:rPr>
          <w:t>Activities:</w:t>
        </w:r>
      </w:ins>
      <w:r w:rsidR="00D62B14" w:rsidRPr="00342D61">
        <w:rPr>
          <w:b/>
          <w:lang w:val="en-GB"/>
        </w:rPr>
        <w:t xml:space="preserve"> </w:t>
      </w:r>
      <w:r w:rsidR="00D62B14" w:rsidRPr="00342D61">
        <w:rPr>
          <w:lang w:val="en-GB"/>
        </w:rPr>
        <w:t>all possibly interaction between parties</w:t>
      </w:r>
    </w:p>
    <w:p w14:paraId="197A0EF9" w14:textId="05E1CE13" w:rsidR="00ED75CC" w:rsidRPr="00342D61" w:rsidRDefault="00ED75CC" w:rsidP="00D62B14">
      <w:pPr>
        <w:pStyle w:val="Paragraphedeliste"/>
        <w:numPr>
          <w:ilvl w:val="1"/>
          <w:numId w:val="4"/>
        </w:numPr>
        <w:rPr>
          <w:b/>
          <w:lang w:val="en-GB"/>
        </w:rPr>
      </w:pPr>
      <w:del w:id="1231" w:author="herrmannfrancine@gmail.com" w:date="2019-05-10T13:45:00Z">
        <w:r w:rsidRPr="00342D61" w:rsidDel="0090701B">
          <w:rPr>
            <w:b/>
            <w:lang w:val="en-GB"/>
          </w:rPr>
          <w:delText>Cases</w:delText>
        </w:r>
        <w:r w:rsidR="00672014" w:rsidRPr="00342D61" w:rsidDel="0090701B">
          <w:rPr>
            <w:b/>
            <w:lang w:val="en-GB"/>
          </w:rPr>
          <w:delText> :</w:delText>
        </w:r>
      </w:del>
      <w:ins w:id="1232" w:author="herrmannfrancine@gmail.com" w:date="2019-05-10T13:45:00Z">
        <w:r w:rsidR="0090701B" w:rsidRPr="00342D61">
          <w:rPr>
            <w:b/>
            <w:lang w:val="en-GB"/>
          </w:rPr>
          <w:t>Cases:</w:t>
        </w:r>
      </w:ins>
      <w:r w:rsidR="00D62B14" w:rsidRPr="00342D61">
        <w:rPr>
          <w:b/>
          <w:lang w:val="en-GB"/>
        </w:rPr>
        <w:t xml:space="preserve"> </w:t>
      </w:r>
      <w:r w:rsidR="00D62B14" w:rsidRPr="00342D61">
        <w:rPr>
          <w:lang w:val="en-GB"/>
        </w:rPr>
        <w:t>Special and normal event managed</w:t>
      </w:r>
    </w:p>
    <w:p w14:paraId="7A9D33DB" w14:textId="02C12D11" w:rsidR="00ED75CC" w:rsidRPr="00342D61" w:rsidRDefault="00ED75CC" w:rsidP="00D62B14">
      <w:pPr>
        <w:pStyle w:val="Paragraphedeliste"/>
        <w:numPr>
          <w:ilvl w:val="1"/>
          <w:numId w:val="4"/>
        </w:numPr>
        <w:rPr>
          <w:b/>
          <w:lang w:val="en-GB"/>
        </w:rPr>
      </w:pPr>
      <w:del w:id="1233" w:author="herrmannfrancine@gmail.com" w:date="2019-05-10T13:45:00Z">
        <w:r w:rsidRPr="00342D61" w:rsidDel="0090701B">
          <w:rPr>
            <w:b/>
            <w:lang w:val="en-GB"/>
          </w:rPr>
          <w:delText>Events</w:delText>
        </w:r>
        <w:r w:rsidR="00672014" w:rsidRPr="00342D61" w:rsidDel="0090701B">
          <w:rPr>
            <w:b/>
            <w:lang w:val="en-GB"/>
          </w:rPr>
          <w:delText> :</w:delText>
        </w:r>
      </w:del>
      <w:ins w:id="1234" w:author="herrmannfrancine@gmail.com" w:date="2019-05-10T13:45:00Z">
        <w:r w:rsidR="0090701B" w:rsidRPr="00342D61">
          <w:rPr>
            <w:b/>
            <w:lang w:val="en-GB"/>
          </w:rPr>
          <w:t>Events:</w:t>
        </w:r>
      </w:ins>
      <w:r w:rsidR="00672014" w:rsidRPr="00342D61">
        <w:rPr>
          <w:b/>
          <w:lang w:val="en-GB"/>
        </w:rPr>
        <w:t xml:space="preserve"> </w:t>
      </w:r>
      <w:r w:rsidR="00D62B14" w:rsidRPr="00342D61">
        <w:rPr>
          <w:lang w:val="en-GB"/>
        </w:rPr>
        <w:t>Planning and / or Spontaneous event</w:t>
      </w:r>
    </w:p>
    <w:p w14:paraId="7BDB4ABF" w14:textId="6D918B95" w:rsidR="00ED75CC" w:rsidRPr="00342D61" w:rsidRDefault="00ED75CC" w:rsidP="001001E5">
      <w:pPr>
        <w:pStyle w:val="Paragraphedeliste"/>
        <w:numPr>
          <w:ilvl w:val="1"/>
          <w:numId w:val="4"/>
        </w:numPr>
        <w:rPr>
          <w:b/>
          <w:lang w:val="en-GB"/>
        </w:rPr>
      </w:pPr>
      <w:del w:id="1235" w:author="herrmannfrancine@gmail.com" w:date="2019-05-10T13:45:00Z">
        <w:r w:rsidRPr="00342D61" w:rsidDel="0090701B">
          <w:rPr>
            <w:b/>
            <w:lang w:val="en-GB"/>
          </w:rPr>
          <w:delText>Services</w:delText>
        </w:r>
        <w:r w:rsidR="00672014" w:rsidRPr="00342D61" w:rsidDel="0090701B">
          <w:rPr>
            <w:b/>
            <w:lang w:val="en-GB"/>
          </w:rPr>
          <w:delText> :</w:delText>
        </w:r>
      </w:del>
      <w:ins w:id="1236" w:author="herrmannfrancine@gmail.com" w:date="2019-05-10T13:45:00Z">
        <w:r w:rsidR="0090701B" w:rsidRPr="00342D61">
          <w:rPr>
            <w:b/>
            <w:lang w:val="en-GB"/>
          </w:rPr>
          <w:t>Services:</w:t>
        </w:r>
      </w:ins>
      <w:r w:rsidR="00672014" w:rsidRPr="00342D61">
        <w:rPr>
          <w:b/>
          <w:lang w:val="en-GB"/>
        </w:rPr>
        <w:t xml:space="preserve"> </w:t>
      </w:r>
      <w:r w:rsidR="00D62B14" w:rsidRPr="00342D61">
        <w:rPr>
          <w:lang w:val="en-GB"/>
        </w:rPr>
        <w:t>Offer of the service</w:t>
      </w:r>
    </w:p>
    <w:p w14:paraId="26CF7AB3" w14:textId="77777777" w:rsidR="00754E9E" w:rsidRPr="00342D61" w:rsidRDefault="00754E9E" w:rsidP="00754E9E">
      <w:pPr>
        <w:pStyle w:val="Titre3"/>
        <w:jc w:val="both"/>
        <w:rPr>
          <w:lang w:val="en-GB"/>
        </w:rPr>
      </w:pPr>
      <w:bookmarkStart w:id="1237" w:name="_Toc8726314"/>
      <w:r w:rsidRPr="00342D61">
        <w:rPr>
          <w:lang w:val="en-GB"/>
        </w:rPr>
        <w:t>Main Advantages</w:t>
      </w:r>
      <w:bookmarkEnd w:id="1237"/>
      <w:r w:rsidRPr="00342D61">
        <w:rPr>
          <w:lang w:val="en-GB"/>
        </w:rPr>
        <w:t xml:space="preserve"> </w:t>
      </w:r>
    </w:p>
    <w:p w14:paraId="00A2DB81" w14:textId="03D73D3F" w:rsidR="00ED75CC" w:rsidRPr="00342D61" w:rsidRDefault="00ED75CC" w:rsidP="00ED75CC">
      <w:pPr>
        <w:pStyle w:val="Paragraphedeliste"/>
        <w:numPr>
          <w:ilvl w:val="0"/>
          <w:numId w:val="4"/>
        </w:numPr>
        <w:rPr>
          <w:lang w:val="en-GB"/>
        </w:rPr>
      </w:pPr>
      <w:r w:rsidRPr="00342D61">
        <w:rPr>
          <w:lang w:val="en-GB"/>
        </w:rPr>
        <w:t xml:space="preserve">A really complete </w:t>
      </w:r>
      <w:del w:id="1238" w:author="herrmannfrancine@gmail.com" w:date="2019-05-10T13:45:00Z">
        <w:r w:rsidRPr="00342D61" w:rsidDel="0090701B">
          <w:rPr>
            <w:lang w:val="en-GB"/>
          </w:rPr>
          <w:delText>coporate</w:delText>
        </w:r>
      </w:del>
      <w:ins w:id="1239" w:author="herrmannfrancine@gmail.com" w:date="2019-05-10T13:45:00Z">
        <w:r w:rsidR="0090701B" w:rsidRPr="00342D61">
          <w:rPr>
            <w:lang w:val="en-GB"/>
          </w:rPr>
          <w:t>cooperat</w:t>
        </w:r>
        <w:r w:rsidR="0090701B">
          <w:rPr>
            <w:lang w:val="en-GB"/>
          </w:rPr>
          <w:t>ive</w:t>
        </w:r>
      </w:ins>
      <w:r w:rsidRPr="00342D61">
        <w:rPr>
          <w:lang w:val="en-GB"/>
        </w:rPr>
        <w:t xml:space="preserve"> taxonomy</w:t>
      </w:r>
      <w:r w:rsidR="00733F7D" w:rsidRPr="00342D61">
        <w:rPr>
          <w:lang w:val="en-GB"/>
        </w:rPr>
        <w:t xml:space="preserve"> for each instances of an enterprise</w:t>
      </w:r>
    </w:p>
    <w:p w14:paraId="02CB995E" w14:textId="77777777" w:rsidR="00ED75CC" w:rsidRPr="00342D61" w:rsidRDefault="00754E9E" w:rsidP="00ED75CC">
      <w:pPr>
        <w:pStyle w:val="Titre3"/>
        <w:jc w:val="both"/>
        <w:rPr>
          <w:lang w:val="en-GB"/>
        </w:rPr>
      </w:pPr>
      <w:bookmarkStart w:id="1240" w:name="_Toc8726315"/>
      <w:r w:rsidRPr="00342D61">
        <w:rPr>
          <w:lang w:val="en-GB"/>
        </w:rPr>
        <w:t>Main Drawbacks</w:t>
      </w:r>
      <w:bookmarkEnd w:id="1240"/>
      <w:r w:rsidRPr="00342D61">
        <w:rPr>
          <w:lang w:val="en-GB"/>
        </w:rPr>
        <w:t xml:space="preserve"> </w:t>
      </w:r>
    </w:p>
    <w:p w14:paraId="57C752C9" w14:textId="4900CE53" w:rsidR="00ED75CC" w:rsidRDefault="00B368DE" w:rsidP="00ED75CC">
      <w:pPr>
        <w:pStyle w:val="Paragraphedeliste"/>
        <w:numPr>
          <w:ilvl w:val="0"/>
          <w:numId w:val="4"/>
        </w:numPr>
        <w:rPr>
          <w:ins w:id="1241" w:author="Ned Johnson" w:date="2019-05-14T08:45:00Z"/>
          <w:lang w:val="en-GB"/>
        </w:rPr>
      </w:pPr>
      <w:r w:rsidRPr="00342D61">
        <w:rPr>
          <w:lang w:val="en-GB"/>
        </w:rPr>
        <w:t xml:space="preserve">It’s as complete as it is </w:t>
      </w:r>
      <w:del w:id="1242" w:author="herrmannfrancine@gmail.com" w:date="2019-05-10T13:45:00Z">
        <w:r w:rsidRPr="00342D61" w:rsidDel="0090701B">
          <w:rPr>
            <w:lang w:val="en-GB"/>
          </w:rPr>
          <w:delText>complexe</w:delText>
        </w:r>
      </w:del>
      <w:ins w:id="1243" w:author="herrmannfrancine@gmail.com" w:date="2019-05-10T13:45:00Z">
        <w:r w:rsidR="0090701B" w:rsidRPr="00342D61">
          <w:rPr>
            <w:lang w:val="en-GB"/>
          </w:rPr>
          <w:t>complex</w:t>
        </w:r>
      </w:ins>
      <w:r w:rsidRPr="00342D61">
        <w:rPr>
          <w:lang w:val="en-GB"/>
        </w:rPr>
        <w:t xml:space="preserve"> to use, that’s why It’s need a structuration for a properly usage.</w:t>
      </w:r>
    </w:p>
    <w:p w14:paraId="3EF822FD" w14:textId="44197871" w:rsidR="00090F87" w:rsidRPr="00342D61" w:rsidRDefault="00090F87" w:rsidP="00ED75CC">
      <w:pPr>
        <w:pStyle w:val="Paragraphedeliste"/>
        <w:numPr>
          <w:ilvl w:val="0"/>
          <w:numId w:val="4"/>
        </w:numPr>
        <w:rPr>
          <w:lang w:val="en-GB"/>
        </w:rPr>
      </w:pPr>
      <w:ins w:id="1244" w:author="Ned Johnson" w:date="2019-05-14T08:45:00Z">
        <w:r>
          <w:rPr>
            <w:lang w:val="en-GB"/>
          </w:rPr>
          <w:t xml:space="preserve">Some </w:t>
        </w:r>
      </w:ins>
      <w:ins w:id="1245" w:author="Ned Johnson" w:date="2019-05-14T08:46:00Z">
        <w:r w:rsidRPr="00090F87">
          <w:rPr>
            <w:lang w:val="en-GB"/>
          </w:rPr>
          <w:t xml:space="preserve">names could be put in a </w:t>
        </w:r>
      </w:ins>
      <w:ins w:id="1246" w:author="Ned Johnson" w:date="2019-05-14T08:47:00Z">
        <w:r w:rsidRPr="00090F87">
          <w:rPr>
            <w:lang w:val="en-GB"/>
          </w:rPr>
          <w:t>generic</w:t>
        </w:r>
        <w:r>
          <w:rPr>
            <w:lang w:val="en-GB"/>
          </w:rPr>
          <w:t>:</w:t>
        </w:r>
      </w:ins>
      <w:ins w:id="1247" w:author="Ned Johnson" w:date="2019-05-14T08:46:00Z">
        <w:r>
          <w:rPr>
            <w:lang w:val="en-GB"/>
          </w:rPr>
          <w:t xml:space="preserve"> new-</w:t>
        </w:r>
        <w:proofErr w:type="spellStart"/>
        <w:r>
          <w:rPr>
            <w:lang w:val="en-GB"/>
          </w:rPr>
          <w:t>zealand</w:t>
        </w:r>
        <w:proofErr w:type="spellEnd"/>
        <w:r>
          <w:rPr>
            <w:lang w:val="en-GB"/>
          </w:rPr>
          <w:t xml:space="preserve"> could be replaced by </w:t>
        </w:r>
      </w:ins>
      <w:ins w:id="1248" w:author="Ned Johnson" w:date="2019-05-14T08:47:00Z">
        <w:r>
          <w:rPr>
            <w:lang w:val="en-GB"/>
          </w:rPr>
          <w:t xml:space="preserve">enterprise </w:t>
        </w:r>
      </w:ins>
      <w:ins w:id="1249" w:author="Ned Johnson" w:date="2019-05-14T08:46:00Z">
        <w:r>
          <w:rPr>
            <w:lang w:val="en-GB"/>
          </w:rPr>
          <w:t xml:space="preserve">headquarter </w:t>
        </w:r>
      </w:ins>
    </w:p>
    <w:p w14:paraId="14BFD1BC" w14:textId="4D92ECF1" w:rsidR="00754E9E" w:rsidRPr="00342D61" w:rsidRDefault="00754E9E" w:rsidP="00754E9E">
      <w:pPr>
        <w:pStyle w:val="Titre3"/>
        <w:rPr>
          <w:lang w:val="en-GB"/>
        </w:rPr>
      </w:pPr>
      <w:del w:id="1250" w:author="herrmannfrancine@gmail.com" w:date="2019-05-10T13:45:00Z">
        <w:r w:rsidRPr="00342D61" w:rsidDel="0090701B">
          <w:rPr>
            <w:lang w:val="en-GB"/>
          </w:rPr>
          <w:delText>Conclusion :</w:delText>
        </w:r>
      </w:del>
      <w:bookmarkStart w:id="1251" w:name="_Toc8726316"/>
      <w:ins w:id="1252" w:author="herrmannfrancine@gmail.com" w:date="2019-05-10T13:45:00Z">
        <w:r w:rsidR="0090701B" w:rsidRPr="00342D61">
          <w:rPr>
            <w:lang w:val="en-GB"/>
          </w:rPr>
          <w:t>Conclusion:</w:t>
        </w:r>
      </w:ins>
      <w:bookmarkEnd w:id="1251"/>
      <w:r w:rsidRPr="00342D61">
        <w:rPr>
          <w:lang w:val="en-GB"/>
        </w:rPr>
        <w:t xml:space="preserve"> </w:t>
      </w:r>
    </w:p>
    <w:p w14:paraId="1DDDC2F6" w14:textId="7315B8B9" w:rsidR="00467F7C" w:rsidRPr="00342D61" w:rsidRDefault="00A7363F" w:rsidP="001001E5">
      <w:pPr>
        <w:rPr>
          <w:lang w:val="en-GB"/>
        </w:rPr>
      </w:pPr>
      <w:commentRangeStart w:id="1253"/>
      <w:ins w:id="1254" w:author="herrmannfrancine@gmail.com" w:date="2019-05-10T13:47:00Z">
        <w:r>
          <w:rPr>
            <w:lang w:val="en-GB"/>
          </w:rPr>
          <w:t xml:space="preserve">This </w:t>
        </w:r>
      </w:ins>
      <w:ins w:id="1255" w:author="herrmannfrancine@gmail.com" w:date="2019-05-10T13:49:00Z">
        <w:r>
          <w:rPr>
            <w:lang w:val="en-GB"/>
          </w:rPr>
          <w:t>taxonomy</w:t>
        </w:r>
      </w:ins>
      <w:ins w:id="1256" w:author="herrmannfrancine@gmail.com" w:date="2019-05-10T13:47:00Z">
        <w:r>
          <w:rPr>
            <w:lang w:val="en-GB"/>
          </w:rPr>
          <w:t xml:space="preserve"> is </w:t>
        </w:r>
      </w:ins>
      <w:del w:id="1257" w:author="herrmannfrancine@gmail.com" w:date="2019-05-10T13:45:00Z">
        <w:r w:rsidR="00733F7D" w:rsidRPr="00342D61" w:rsidDel="0090701B">
          <w:rPr>
            <w:lang w:val="en-GB"/>
          </w:rPr>
          <w:delText>Powerfull</w:delText>
        </w:r>
      </w:del>
      <w:ins w:id="1258" w:author="herrmannfrancine@gmail.com" w:date="2019-05-10T13:47:00Z">
        <w:r>
          <w:rPr>
            <w:lang w:val="en-GB"/>
          </w:rPr>
          <w:t>p</w:t>
        </w:r>
      </w:ins>
      <w:ins w:id="1259" w:author="herrmannfrancine@gmail.com" w:date="2019-05-10T13:45:00Z">
        <w:r w:rsidR="0090701B" w:rsidRPr="00342D61">
          <w:rPr>
            <w:lang w:val="en-GB"/>
          </w:rPr>
          <w:t>owerful</w:t>
        </w:r>
      </w:ins>
      <w:r w:rsidR="00733F7D" w:rsidRPr="00342D61">
        <w:rPr>
          <w:lang w:val="en-GB"/>
        </w:rPr>
        <w:t xml:space="preserve"> but </w:t>
      </w:r>
      <w:ins w:id="1260" w:author="Ned Johnson" w:date="2019-05-12T21:05:00Z">
        <w:r w:rsidR="00AE179A">
          <w:rPr>
            <w:lang w:val="en-GB"/>
          </w:rPr>
          <w:t xml:space="preserve">it </w:t>
        </w:r>
      </w:ins>
      <w:r w:rsidR="00733F7D" w:rsidRPr="00342D61">
        <w:rPr>
          <w:lang w:val="en-GB"/>
        </w:rPr>
        <w:t>does not force</w:t>
      </w:r>
      <w:del w:id="1261" w:author="herrmannfrancine@gmail.com" w:date="2019-05-10T13:47:00Z">
        <w:r w:rsidR="00733F7D" w:rsidRPr="00342D61" w:rsidDel="00A7363F">
          <w:rPr>
            <w:lang w:val="en-GB"/>
          </w:rPr>
          <w:delText>d</w:delText>
        </w:r>
      </w:del>
      <w:r w:rsidR="00733F7D" w:rsidRPr="00342D61">
        <w:rPr>
          <w:lang w:val="en-GB"/>
        </w:rPr>
        <w:t xml:space="preserve"> a</w:t>
      </w:r>
      <w:ins w:id="1262" w:author="Ned Johnson" w:date="2019-05-12T21:05:00Z">
        <w:r w:rsidR="00AE179A">
          <w:rPr>
            <w:lang w:val="en-GB"/>
          </w:rPr>
          <w:t>ny</w:t>
        </w:r>
      </w:ins>
      <w:r w:rsidR="00733F7D" w:rsidRPr="00342D61">
        <w:rPr>
          <w:lang w:val="en-GB"/>
        </w:rPr>
        <w:t xml:space="preserve"> structuring to make some </w:t>
      </w:r>
      <w:del w:id="1263" w:author="Ned Johnson" w:date="2019-05-12T21:05:00Z">
        <w:r w:rsidR="00733F7D" w:rsidRPr="00342D61" w:rsidDel="00AE179A">
          <w:rPr>
            <w:lang w:val="en-GB"/>
          </w:rPr>
          <w:delText>basic</w:delText>
        </w:r>
      </w:del>
      <w:ins w:id="1264" w:author="herrmannfrancine@gmail.com" w:date="2019-05-10T13:46:00Z">
        <w:del w:id="1265" w:author="Ned Johnson" w:date="2019-05-12T21:05:00Z">
          <w:r w:rsidR="0090701B" w:rsidDel="00AE179A">
            <w:rPr>
              <w:lang w:val="en-GB"/>
            </w:rPr>
            <w:delText xml:space="preserve"> </w:delText>
          </w:r>
        </w:del>
      </w:ins>
      <w:del w:id="1266" w:author="herrmannfrancine@gmail.com" w:date="2019-05-10T13:46:00Z">
        <w:r w:rsidR="00733F7D" w:rsidRPr="00342D61" w:rsidDel="0090701B">
          <w:rPr>
            <w:lang w:val="en-GB"/>
          </w:rPr>
          <w:delText xml:space="preserve">al </w:delText>
        </w:r>
      </w:del>
      <w:r w:rsidR="00733F7D" w:rsidRPr="00342D61">
        <w:rPr>
          <w:lang w:val="en-GB"/>
        </w:rPr>
        <w:t xml:space="preserve">object like </w:t>
      </w:r>
      <w:ins w:id="1267" w:author="Ned Johnson" w:date="2019-05-12T21:05:00Z">
        <w:r w:rsidR="00AE179A">
          <w:rPr>
            <w:lang w:val="en-GB"/>
          </w:rPr>
          <w:t xml:space="preserve">: </w:t>
        </w:r>
      </w:ins>
      <w:r w:rsidR="00733F7D" w:rsidRPr="00342D61">
        <w:rPr>
          <w:lang w:val="en-GB"/>
        </w:rPr>
        <w:t xml:space="preserve">jobs. </w:t>
      </w:r>
      <w:commentRangeEnd w:id="1253"/>
      <w:r>
        <w:rPr>
          <w:rStyle w:val="Marquedecommentaire"/>
        </w:rPr>
        <w:commentReference w:id="1253"/>
      </w:r>
    </w:p>
    <w:p w14:paraId="5F8D0A8B" w14:textId="0C1C2E9C" w:rsidR="00733F7D" w:rsidRPr="00342D61" w:rsidDel="00090F87" w:rsidRDefault="00733F7D" w:rsidP="001001E5">
      <w:pPr>
        <w:rPr>
          <w:del w:id="1268" w:author="Ned Johnson" w:date="2019-05-14T08:48:00Z"/>
          <w:lang w:val="en-GB"/>
        </w:rPr>
      </w:pPr>
      <w:del w:id="1269" w:author="herrmannfrancine@gmail.com" w:date="2019-05-10T13:46:00Z">
        <w:r w:rsidRPr="00342D61" w:rsidDel="0090701B">
          <w:rPr>
            <w:lang w:val="en-GB"/>
          </w:rPr>
          <w:delText>These structure</w:delText>
        </w:r>
      </w:del>
      <w:ins w:id="1270" w:author="herrmannfrancine@gmail.com" w:date="2019-05-10T13:46:00Z">
        <w:r w:rsidR="0090701B" w:rsidRPr="00342D61">
          <w:rPr>
            <w:lang w:val="en-GB"/>
          </w:rPr>
          <w:t>This structure</w:t>
        </w:r>
      </w:ins>
      <w:r w:rsidRPr="00342D61">
        <w:rPr>
          <w:lang w:val="en-GB"/>
        </w:rPr>
        <w:t xml:space="preserve"> is </w:t>
      </w:r>
      <w:del w:id="1271" w:author="herrmannfrancine@gmail.com" w:date="2019-05-10T13:46:00Z">
        <w:r w:rsidRPr="00342D61" w:rsidDel="0090701B">
          <w:rPr>
            <w:lang w:val="en-GB"/>
          </w:rPr>
          <w:delText>a must have</w:delText>
        </w:r>
      </w:del>
      <w:ins w:id="1272" w:author="herrmannfrancine@gmail.com" w:date="2019-05-10T13:46:00Z">
        <w:r w:rsidR="0090701B">
          <w:rPr>
            <w:lang w:val="en-GB"/>
          </w:rPr>
          <w:t>crucial</w:t>
        </w:r>
      </w:ins>
      <w:r w:rsidRPr="00342D61">
        <w:rPr>
          <w:lang w:val="en-GB"/>
        </w:rPr>
        <w:t xml:space="preserve"> to make some classification </w:t>
      </w:r>
      <w:del w:id="1273" w:author="herrmannfrancine@gmail.com" w:date="2019-05-10T13:46:00Z">
        <w:r w:rsidRPr="00342D61" w:rsidDel="0090701B">
          <w:rPr>
            <w:lang w:val="en-GB"/>
          </w:rPr>
          <w:delText>futhermore</w:delText>
        </w:r>
      </w:del>
      <w:ins w:id="1274" w:author="herrmannfrancine@gmail.com" w:date="2019-05-10T13:46:00Z">
        <w:r w:rsidR="0090701B" w:rsidRPr="00342D61">
          <w:rPr>
            <w:lang w:val="en-GB"/>
          </w:rPr>
          <w:t>furthermore</w:t>
        </w:r>
      </w:ins>
      <w:r w:rsidRPr="00342D61">
        <w:rPr>
          <w:lang w:val="en-GB"/>
        </w:rPr>
        <w:t>.</w:t>
      </w:r>
    </w:p>
    <w:p w14:paraId="40DA52A8" w14:textId="77777777" w:rsidR="00575BF0" w:rsidRPr="00342D61" w:rsidRDefault="00575BF0">
      <w:pPr>
        <w:rPr>
          <w:lang w:val="en-GB"/>
        </w:rPr>
      </w:pPr>
      <w:r w:rsidRPr="00342D61">
        <w:rPr>
          <w:lang w:val="en-GB"/>
        </w:rPr>
        <w:br w:type="page"/>
      </w:r>
    </w:p>
    <w:p w14:paraId="12A1E0E8" w14:textId="77777777" w:rsidR="00467F7C" w:rsidRPr="00342D61" w:rsidRDefault="00575BF0">
      <w:pPr>
        <w:pStyle w:val="Titre1"/>
      </w:pPr>
      <w:bookmarkStart w:id="1275" w:name="_Toc8726317"/>
      <w:r w:rsidRPr="00342D61">
        <w:lastRenderedPageBreak/>
        <w:t>Modification of GEA-NZ</w:t>
      </w:r>
      <w:bookmarkEnd w:id="1275"/>
      <w:r w:rsidRPr="00342D61">
        <w:t> </w:t>
      </w:r>
    </w:p>
    <w:p w14:paraId="673DF101" w14:textId="2D281EBF" w:rsidR="00575BF0" w:rsidRPr="00342D61" w:rsidRDefault="00575BF0" w:rsidP="00575BF0">
      <w:pPr>
        <w:rPr>
          <w:lang w:val="en-GB"/>
        </w:rPr>
      </w:pPr>
      <w:del w:id="1276" w:author="Ned Johnson" w:date="2019-05-12T20:18:00Z">
        <w:r w:rsidRPr="00342D61" w:rsidDel="004F6F43">
          <w:rPr>
            <w:lang w:val="en-GB"/>
          </w:rPr>
          <w:delText>Note :</w:delText>
        </w:r>
      </w:del>
      <w:ins w:id="1277" w:author="herrmannfrancine@gmail.com" w:date="2019-05-10T13:50:00Z">
        <w:r w:rsidR="00A7363F" w:rsidRPr="00342D61">
          <w:rPr>
            <w:lang w:val="en-GB"/>
          </w:rPr>
          <w:t>Note:</w:t>
        </w:r>
      </w:ins>
      <w:r w:rsidRPr="00342D61">
        <w:rPr>
          <w:lang w:val="en-GB"/>
        </w:rPr>
        <w:t xml:space="preserve"> Please see the Annexe 3 for the picture of adaptation into GEA-NZ </w:t>
      </w:r>
      <w:del w:id="1278" w:author="herrmannfrancine@gmail.com" w:date="2019-05-10T13:49:00Z">
        <w:r w:rsidRPr="00342D61" w:rsidDel="00A7363F">
          <w:rPr>
            <w:lang w:val="en-GB"/>
          </w:rPr>
          <w:delText>taxinomy</w:delText>
        </w:r>
      </w:del>
      <w:ins w:id="1279" w:author="herrmannfrancine@gmail.com" w:date="2019-05-10T13:49:00Z">
        <w:r w:rsidR="00A7363F" w:rsidRPr="00342D61">
          <w:rPr>
            <w:lang w:val="en-GB"/>
          </w:rPr>
          <w:t>taxonomy</w:t>
        </w:r>
      </w:ins>
      <w:r w:rsidRPr="00342D61">
        <w:rPr>
          <w:lang w:val="en-GB"/>
        </w:rPr>
        <w:t xml:space="preserve">. </w:t>
      </w:r>
    </w:p>
    <w:p w14:paraId="4E53B391" w14:textId="77777777" w:rsidR="005A2568" w:rsidRPr="00342D61" w:rsidRDefault="005A2568" w:rsidP="00852054">
      <w:pPr>
        <w:rPr>
          <w:lang w:val="en-GB"/>
        </w:rPr>
      </w:pPr>
      <w:r w:rsidRPr="00342D61">
        <w:rPr>
          <w:lang w:val="en-GB"/>
        </w:rPr>
        <w:t>In purpose to make the control region more accurate we add two more sub-</w:t>
      </w:r>
      <w:proofErr w:type="gramStart"/>
      <w:r w:rsidRPr="00342D61">
        <w:rPr>
          <w:lang w:val="en-GB"/>
        </w:rPr>
        <w:t>category</w:t>
      </w:r>
      <w:proofErr w:type="gramEnd"/>
      <w:r w:rsidRPr="00342D61">
        <w:rPr>
          <w:lang w:val="en-GB"/>
        </w:rPr>
        <w:t xml:space="preserve">. </w:t>
      </w:r>
    </w:p>
    <w:p w14:paraId="7C1C9358" w14:textId="77777777" w:rsidR="00575BF0" w:rsidRPr="00342D61" w:rsidRDefault="005A2568" w:rsidP="005A2568">
      <w:pPr>
        <w:pStyle w:val="Titre2"/>
        <w:rPr>
          <w:lang w:val="en-GB"/>
        </w:rPr>
      </w:pPr>
      <w:bookmarkStart w:id="1280" w:name="_Toc8726318"/>
      <w:r w:rsidRPr="00342D61">
        <w:rPr>
          <w:lang w:val="en-GB"/>
        </w:rPr>
        <w:t>Risk Governance</w:t>
      </w:r>
      <w:bookmarkEnd w:id="1280"/>
    </w:p>
    <w:p w14:paraId="6F4D96B8" w14:textId="77777777" w:rsidR="00852054" w:rsidRPr="00342D61" w:rsidRDefault="00852054" w:rsidP="00852054">
      <w:pPr>
        <w:pStyle w:val="Paragraphedeliste"/>
        <w:numPr>
          <w:ilvl w:val="0"/>
          <w:numId w:val="4"/>
        </w:numPr>
        <w:rPr>
          <w:lang w:val="en-GB"/>
        </w:rPr>
      </w:pPr>
      <w:r w:rsidRPr="00342D61">
        <w:rPr>
          <w:lang w:val="en-GB"/>
        </w:rPr>
        <w:t>Risk Governance in order to evaluate the risk taken with the object</w:t>
      </w:r>
    </w:p>
    <w:p w14:paraId="0E9C0583" w14:textId="77777777" w:rsidR="00852054" w:rsidRPr="00342D61" w:rsidRDefault="00852054" w:rsidP="00852054">
      <w:pPr>
        <w:pStyle w:val="Paragraphedeliste"/>
        <w:ind w:left="360"/>
        <w:rPr>
          <w:lang w:val="en-GB"/>
        </w:rPr>
      </w:pPr>
    </w:p>
    <w:p w14:paraId="128C1F07" w14:textId="4DE11C36" w:rsidR="005A2568" w:rsidRPr="00342D61" w:rsidRDefault="005A2568" w:rsidP="005A2568">
      <w:pPr>
        <w:pStyle w:val="Paragraphedeliste"/>
        <w:numPr>
          <w:ilvl w:val="0"/>
          <w:numId w:val="14"/>
        </w:numPr>
        <w:rPr>
          <w:lang w:val="en-GB"/>
        </w:rPr>
      </w:pPr>
      <w:r w:rsidRPr="00342D61">
        <w:rPr>
          <w:b/>
          <w:lang w:val="en-GB"/>
        </w:rPr>
        <w:t xml:space="preserve">Residual </w:t>
      </w:r>
      <w:del w:id="1281" w:author="herrmannfrancine@gmail.com" w:date="2019-05-10T13:50:00Z">
        <w:r w:rsidRPr="00342D61" w:rsidDel="00A7363F">
          <w:rPr>
            <w:b/>
            <w:lang w:val="en-GB"/>
          </w:rPr>
          <w:delText>Risk :</w:delText>
        </w:r>
      </w:del>
      <w:ins w:id="1282" w:author="herrmannfrancine@gmail.com" w:date="2019-05-10T13:50:00Z">
        <w:r w:rsidR="00A7363F" w:rsidRPr="00342D61">
          <w:rPr>
            <w:b/>
            <w:lang w:val="en-GB"/>
          </w:rPr>
          <w:t>Risk:</w:t>
        </w:r>
      </w:ins>
      <w:r w:rsidRPr="00342D61">
        <w:rPr>
          <w:lang w:val="en-GB"/>
        </w:rPr>
        <w:t xml:space="preserve"> This element is a remaining risk in the enterprise</w:t>
      </w:r>
    </w:p>
    <w:p w14:paraId="248EF802" w14:textId="0A28A10C" w:rsidR="005A2568" w:rsidRPr="00342D61" w:rsidRDefault="005A2568" w:rsidP="005A2568">
      <w:pPr>
        <w:pStyle w:val="Paragraphedeliste"/>
        <w:numPr>
          <w:ilvl w:val="0"/>
          <w:numId w:val="14"/>
        </w:numPr>
        <w:rPr>
          <w:lang w:val="en-GB"/>
        </w:rPr>
      </w:pPr>
      <w:r w:rsidRPr="00342D61">
        <w:rPr>
          <w:b/>
          <w:lang w:val="en-GB"/>
        </w:rPr>
        <w:t xml:space="preserve">Risk </w:t>
      </w:r>
      <w:del w:id="1283" w:author="herrmannfrancine@gmail.com" w:date="2019-05-10T13:50:00Z">
        <w:r w:rsidRPr="00342D61" w:rsidDel="00A7363F">
          <w:rPr>
            <w:b/>
            <w:lang w:val="en-GB"/>
          </w:rPr>
          <w:delText>Analysis :</w:delText>
        </w:r>
      </w:del>
      <w:ins w:id="1284" w:author="herrmannfrancine@gmail.com" w:date="2019-05-10T13:50:00Z">
        <w:r w:rsidR="00A7363F" w:rsidRPr="00342D61">
          <w:rPr>
            <w:b/>
            <w:lang w:val="en-GB"/>
          </w:rPr>
          <w:t>Analysis:</w:t>
        </w:r>
      </w:ins>
      <w:r w:rsidRPr="00342D61">
        <w:rPr>
          <w:lang w:val="en-GB"/>
        </w:rPr>
        <w:t xml:space="preserve"> Risk </w:t>
      </w:r>
      <w:del w:id="1285" w:author="herrmannfrancine@gmail.com" w:date="2019-05-10T13:50:00Z">
        <w:r w:rsidRPr="00342D61" w:rsidDel="00A7363F">
          <w:rPr>
            <w:lang w:val="en-GB"/>
          </w:rPr>
          <w:delText>tolorate</w:delText>
        </w:r>
      </w:del>
      <w:ins w:id="1286" w:author="herrmannfrancine@gmail.com" w:date="2019-05-10T13:50:00Z">
        <w:r w:rsidR="00A7363F" w:rsidRPr="00342D61">
          <w:rPr>
            <w:lang w:val="en-GB"/>
          </w:rPr>
          <w:t>tolerate</w:t>
        </w:r>
      </w:ins>
      <w:r w:rsidRPr="00342D61">
        <w:rPr>
          <w:lang w:val="en-GB"/>
        </w:rPr>
        <w:t xml:space="preserve"> by the enterprise</w:t>
      </w:r>
    </w:p>
    <w:p w14:paraId="1BCD1B80" w14:textId="2CDADD41" w:rsidR="005A2568" w:rsidRPr="00342D61" w:rsidRDefault="005A2568" w:rsidP="005A2568">
      <w:pPr>
        <w:pStyle w:val="Paragraphedeliste"/>
        <w:numPr>
          <w:ilvl w:val="0"/>
          <w:numId w:val="14"/>
        </w:numPr>
        <w:rPr>
          <w:lang w:val="en-GB"/>
        </w:rPr>
      </w:pPr>
      <w:r w:rsidRPr="00342D61">
        <w:rPr>
          <w:b/>
          <w:lang w:val="en-GB"/>
        </w:rPr>
        <w:t xml:space="preserve">Risk </w:t>
      </w:r>
      <w:del w:id="1287" w:author="herrmannfrancine@gmail.com" w:date="2019-05-10T13:50:00Z">
        <w:r w:rsidRPr="00342D61" w:rsidDel="00A7363F">
          <w:rPr>
            <w:b/>
            <w:lang w:val="en-GB"/>
          </w:rPr>
          <w:delText>Assessment :</w:delText>
        </w:r>
      </w:del>
      <w:ins w:id="1288" w:author="herrmannfrancine@gmail.com" w:date="2019-05-10T13:50:00Z">
        <w:r w:rsidR="00A7363F" w:rsidRPr="00342D61">
          <w:rPr>
            <w:b/>
            <w:lang w:val="en-GB"/>
          </w:rPr>
          <w:t>Assessment:</w:t>
        </w:r>
      </w:ins>
      <w:r w:rsidRPr="00342D61">
        <w:rPr>
          <w:lang w:val="en-GB"/>
        </w:rPr>
        <w:t xml:space="preserve"> General process of analysis and risk assessment</w:t>
      </w:r>
    </w:p>
    <w:p w14:paraId="26A4CEE0" w14:textId="79C3D615" w:rsidR="005A2568" w:rsidRPr="00342D61" w:rsidRDefault="005A2568" w:rsidP="005A2568">
      <w:pPr>
        <w:pStyle w:val="Paragraphedeliste"/>
        <w:numPr>
          <w:ilvl w:val="0"/>
          <w:numId w:val="14"/>
        </w:numPr>
        <w:rPr>
          <w:lang w:val="en-GB"/>
        </w:rPr>
      </w:pPr>
      <w:r w:rsidRPr="00342D61">
        <w:rPr>
          <w:b/>
          <w:lang w:val="en-GB"/>
        </w:rPr>
        <w:t xml:space="preserve">Risk </w:t>
      </w:r>
      <w:del w:id="1289" w:author="herrmannfrancine@gmail.com" w:date="2019-05-10T13:50:00Z">
        <w:r w:rsidRPr="00342D61" w:rsidDel="00A7363F">
          <w:rPr>
            <w:b/>
            <w:lang w:val="en-GB"/>
          </w:rPr>
          <w:delText>Management :</w:delText>
        </w:r>
      </w:del>
      <w:ins w:id="1290" w:author="herrmannfrancine@gmail.com" w:date="2019-05-10T13:50:00Z">
        <w:r w:rsidR="00A7363F" w:rsidRPr="00342D61">
          <w:rPr>
            <w:b/>
            <w:lang w:val="en-GB"/>
          </w:rPr>
          <w:t>Management:</w:t>
        </w:r>
      </w:ins>
      <w:r w:rsidRPr="00342D61">
        <w:rPr>
          <w:lang w:val="en-GB"/>
        </w:rPr>
        <w:t xml:space="preserve"> Control and organize the activity taking into account the risks</w:t>
      </w:r>
    </w:p>
    <w:p w14:paraId="1BA124E5" w14:textId="5B6D422B" w:rsidR="005A2568" w:rsidRPr="00342D61" w:rsidRDefault="005A2568" w:rsidP="005A2568">
      <w:pPr>
        <w:pStyle w:val="Paragraphedeliste"/>
        <w:numPr>
          <w:ilvl w:val="0"/>
          <w:numId w:val="14"/>
        </w:numPr>
        <w:rPr>
          <w:lang w:val="en-GB"/>
        </w:rPr>
      </w:pPr>
      <w:r w:rsidRPr="00342D61">
        <w:rPr>
          <w:b/>
          <w:lang w:val="en-GB"/>
        </w:rPr>
        <w:t xml:space="preserve">Risk </w:t>
      </w:r>
      <w:del w:id="1291" w:author="herrmannfrancine@gmail.com" w:date="2019-05-10T13:50:00Z">
        <w:r w:rsidRPr="00342D61" w:rsidDel="00A7363F">
          <w:rPr>
            <w:b/>
            <w:lang w:val="en-GB"/>
          </w:rPr>
          <w:delText>Treatement :</w:delText>
        </w:r>
      </w:del>
      <w:ins w:id="1292" w:author="herrmannfrancine@gmail.com" w:date="2019-05-10T13:50:00Z">
        <w:r w:rsidR="00A7363F" w:rsidRPr="00342D61">
          <w:rPr>
            <w:b/>
            <w:lang w:val="en-GB"/>
          </w:rPr>
          <w:t>Treatment:</w:t>
        </w:r>
      </w:ins>
      <w:r w:rsidRPr="00342D61">
        <w:rPr>
          <w:lang w:val="en-GB"/>
        </w:rPr>
        <w:t xml:space="preserve"> Measures selections and implements the chosen metrics</w:t>
      </w:r>
    </w:p>
    <w:p w14:paraId="10111D8A" w14:textId="77777777" w:rsidR="00575BF0" w:rsidRPr="00342D61" w:rsidRDefault="00575BF0" w:rsidP="00575BF0">
      <w:pPr>
        <w:pStyle w:val="Titre2"/>
        <w:rPr>
          <w:lang w:val="en-GB"/>
        </w:rPr>
      </w:pPr>
      <w:bookmarkStart w:id="1293" w:name="_Toc8726319"/>
      <w:r w:rsidRPr="00342D61">
        <w:rPr>
          <w:lang w:val="en-GB"/>
        </w:rPr>
        <w:t>Bugyo</w:t>
      </w:r>
      <w:bookmarkEnd w:id="1293"/>
      <w:r w:rsidRPr="00342D61">
        <w:rPr>
          <w:lang w:val="en-GB"/>
        </w:rPr>
        <w:t> </w:t>
      </w:r>
    </w:p>
    <w:p w14:paraId="7BA70162" w14:textId="0319AFBA" w:rsidR="00852054" w:rsidRPr="00342D61" w:rsidRDefault="00852054" w:rsidP="00852054">
      <w:pPr>
        <w:pStyle w:val="Paragraphedeliste"/>
        <w:numPr>
          <w:ilvl w:val="0"/>
          <w:numId w:val="4"/>
        </w:numPr>
        <w:rPr>
          <w:lang w:val="en-GB"/>
        </w:rPr>
      </w:pPr>
      <w:r w:rsidRPr="00342D61">
        <w:rPr>
          <w:lang w:val="en-GB"/>
        </w:rPr>
        <w:t xml:space="preserve">Bugyo in order to add some security methodology in the code to verify directly a </w:t>
      </w:r>
      <w:del w:id="1294" w:author="herrmannfrancine@gmail.com" w:date="2019-05-10T13:51:00Z">
        <w:r w:rsidRPr="00342D61" w:rsidDel="00A7363F">
          <w:rPr>
            <w:lang w:val="en-GB"/>
          </w:rPr>
          <w:delText>composant</w:delText>
        </w:r>
      </w:del>
      <w:ins w:id="1295" w:author="herrmannfrancine@gmail.com" w:date="2019-05-10T13:51:00Z">
        <w:r w:rsidR="00A7363F" w:rsidRPr="00342D61">
          <w:rPr>
            <w:lang w:val="en-GB"/>
          </w:rPr>
          <w:t>component</w:t>
        </w:r>
      </w:ins>
    </w:p>
    <w:p w14:paraId="50ED0D07" w14:textId="7312C204" w:rsidR="00852054" w:rsidRPr="00342D61" w:rsidRDefault="00852054" w:rsidP="00852054">
      <w:pPr>
        <w:pStyle w:val="Paragraphedeliste"/>
        <w:numPr>
          <w:ilvl w:val="1"/>
          <w:numId w:val="4"/>
        </w:numPr>
        <w:rPr>
          <w:lang w:val="en-GB"/>
        </w:rPr>
      </w:pPr>
      <w:r w:rsidRPr="00342D61">
        <w:rPr>
          <w:b/>
          <w:lang w:val="en-GB"/>
        </w:rPr>
        <w:t xml:space="preserve">Service </w:t>
      </w:r>
      <w:del w:id="1296" w:author="herrmannfrancine@gmail.com" w:date="2019-05-10T13:51:00Z">
        <w:r w:rsidRPr="00342D61" w:rsidDel="00A7363F">
          <w:rPr>
            <w:b/>
            <w:lang w:val="en-GB"/>
          </w:rPr>
          <w:delText>model :</w:delText>
        </w:r>
      </w:del>
      <w:ins w:id="1297" w:author="herrmannfrancine@gmail.com" w:date="2019-05-10T13:51:00Z">
        <w:r w:rsidR="00A7363F" w:rsidRPr="00342D61">
          <w:rPr>
            <w:b/>
            <w:lang w:val="en-GB"/>
          </w:rPr>
          <w:t>model:</w:t>
        </w:r>
      </w:ins>
      <w:r w:rsidRPr="00342D61">
        <w:rPr>
          <w:lang w:val="en-GB"/>
        </w:rPr>
        <w:t xml:space="preserve"> applied to the model as a whole</w:t>
      </w:r>
    </w:p>
    <w:p w14:paraId="3119AC45" w14:textId="593E12D9" w:rsidR="00852054" w:rsidRPr="00342D61" w:rsidRDefault="00852054" w:rsidP="00852054">
      <w:pPr>
        <w:pStyle w:val="Paragraphedeliste"/>
        <w:numPr>
          <w:ilvl w:val="2"/>
          <w:numId w:val="4"/>
        </w:numPr>
        <w:rPr>
          <w:b/>
          <w:lang w:val="en-GB"/>
        </w:rPr>
      </w:pPr>
      <w:r w:rsidRPr="00342D61">
        <w:rPr>
          <w:b/>
          <w:lang w:val="en-GB"/>
        </w:rPr>
        <w:t xml:space="preserve">Absence of </w:t>
      </w:r>
      <w:del w:id="1298" w:author="herrmannfrancine@gmail.com" w:date="2019-05-10T13:51:00Z">
        <w:r w:rsidRPr="00342D61" w:rsidDel="00A7363F">
          <w:rPr>
            <w:b/>
            <w:lang w:val="en-GB"/>
          </w:rPr>
          <w:delText>revelant</w:delText>
        </w:r>
      </w:del>
      <w:ins w:id="1299" w:author="herrmannfrancine@gmail.com" w:date="2019-05-10T13:51:00Z">
        <w:r w:rsidR="00A7363F" w:rsidRPr="00342D61">
          <w:rPr>
            <w:b/>
            <w:lang w:val="en-GB"/>
          </w:rPr>
          <w:t>relevant</w:t>
        </w:r>
      </w:ins>
      <w:r w:rsidRPr="00342D61">
        <w:rPr>
          <w:b/>
          <w:lang w:val="en-GB"/>
        </w:rPr>
        <w:t xml:space="preserve"> </w:t>
      </w:r>
      <w:del w:id="1300" w:author="herrmannfrancine@gmail.com" w:date="2019-05-10T13:51:00Z">
        <w:r w:rsidRPr="00342D61" w:rsidDel="00A7363F">
          <w:rPr>
            <w:b/>
            <w:lang w:val="en-GB"/>
          </w:rPr>
          <w:delText>vulnerabilty</w:delText>
        </w:r>
      </w:del>
      <w:ins w:id="1301" w:author="herrmannfrancine@gmail.com" w:date="2019-05-10T13:51:00Z">
        <w:r w:rsidR="00A7363F" w:rsidRPr="00342D61">
          <w:rPr>
            <w:b/>
            <w:lang w:val="en-GB"/>
          </w:rPr>
          <w:t>vulnerability</w:t>
        </w:r>
      </w:ins>
      <w:r w:rsidRPr="00342D61">
        <w:rPr>
          <w:b/>
          <w:lang w:val="en-GB"/>
        </w:rPr>
        <w:t> </w:t>
      </w:r>
    </w:p>
    <w:p w14:paraId="40F2AE08" w14:textId="6ABACE6A" w:rsidR="00852054" w:rsidRPr="00342D61" w:rsidRDefault="00852054" w:rsidP="00852054">
      <w:pPr>
        <w:pStyle w:val="Paragraphedeliste"/>
        <w:numPr>
          <w:ilvl w:val="3"/>
          <w:numId w:val="4"/>
        </w:numPr>
        <w:rPr>
          <w:lang w:val="en-GB"/>
        </w:rPr>
      </w:pPr>
      <w:r w:rsidRPr="00342D61">
        <w:rPr>
          <w:lang w:val="en-GB"/>
        </w:rPr>
        <w:t xml:space="preserve">Is a </w:t>
      </w:r>
      <w:del w:id="1302" w:author="herrmannfrancine@gmail.com" w:date="2019-05-10T13:51:00Z">
        <w:r w:rsidRPr="00342D61" w:rsidDel="00A7363F">
          <w:rPr>
            <w:lang w:val="en-GB"/>
          </w:rPr>
          <w:delText>vulnérability</w:delText>
        </w:r>
      </w:del>
      <w:ins w:id="1303" w:author="herrmannfrancine@gmail.com" w:date="2019-05-10T13:51:00Z">
        <w:r w:rsidR="00A7363F" w:rsidRPr="00342D61">
          <w:rPr>
            <w:lang w:val="en-GB"/>
          </w:rPr>
          <w:t>vulnerability</w:t>
        </w:r>
      </w:ins>
      <w:r w:rsidRPr="00342D61">
        <w:rPr>
          <w:lang w:val="en-GB"/>
        </w:rPr>
        <w:t xml:space="preserve"> </w:t>
      </w:r>
      <w:del w:id="1304" w:author="herrmannfrancine@gmail.com" w:date="2019-05-10T13:51:00Z">
        <w:r w:rsidRPr="00342D61" w:rsidDel="00A7363F">
          <w:rPr>
            <w:lang w:val="en-GB"/>
          </w:rPr>
          <w:delText>present ?</w:delText>
        </w:r>
      </w:del>
      <w:ins w:id="1305" w:author="herrmannfrancine@gmail.com" w:date="2019-05-10T13:51:00Z">
        <w:r w:rsidR="00A7363F" w:rsidRPr="00342D61">
          <w:rPr>
            <w:lang w:val="en-GB"/>
          </w:rPr>
          <w:t>present?</w:t>
        </w:r>
      </w:ins>
      <w:r w:rsidRPr="00342D61">
        <w:rPr>
          <w:lang w:val="en-GB"/>
        </w:rPr>
        <w:t xml:space="preserve"> yes / </w:t>
      </w:r>
      <w:del w:id="1306" w:author="herrmannfrancine@gmail.com" w:date="2019-05-10T13:51:00Z">
        <w:r w:rsidRPr="00342D61" w:rsidDel="00A7363F">
          <w:rPr>
            <w:lang w:val="en-GB"/>
          </w:rPr>
          <w:delText>no ?</w:delText>
        </w:r>
      </w:del>
      <w:ins w:id="1307" w:author="herrmannfrancine@gmail.com" w:date="2019-05-10T13:51:00Z">
        <w:r w:rsidR="00A7363F" w:rsidRPr="00342D61">
          <w:rPr>
            <w:lang w:val="en-GB"/>
          </w:rPr>
          <w:t>no?</w:t>
        </w:r>
      </w:ins>
    </w:p>
    <w:p w14:paraId="390B3004" w14:textId="77777777" w:rsidR="00852054" w:rsidRPr="00342D61" w:rsidRDefault="00852054" w:rsidP="00852054">
      <w:pPr>
        <w:pStyle w:val="Paragraphedeliste"/>
        <w:numPr>
          <w:ilvl w:val="2"/>
          <w:numId w:val="4"/>
        </w:numPr>
        <w:rPr>
          <w:b/>
          <w:lang w:val="en-GB"/>
        </w:rPr>
      </w:pPr>
      <w:r w:rsidRPr="00342D61">
        <w:rPr>
          <w:b/>
          <w:lang w:val="en-GB"/>
        </w:rPr>
        <w:t>Unmanaged/Managed Ratio</w:t>
      </w:r>
    </w:p>
    <w:p w14:paraId="7D3DCB63" w14:textId="25058609" w:rsidR="00852054" w:rsidRPr="00342D61" w:rsidRDefault="00852054" w:rsidP="00FB3B79">
      <w:pPr>
        <w:pStyle w:val="Paragraphedeliste"/>
        <w:numPr>
          <w:ilvl w:val="3"/>
          <w:numId w:val="4"/>
        </w:numPr>
        <w:rPr>
          <w:lang w:val="en-GB"/>
        </w:rPr>
      </w:pPr>
      <w:r w:rsidRPr="00342D61">
        <w:rPr>
          <w:lang w:val="en-GB"/>
        </w:rPr>
        <w:t xml:space="preserve">Less Unmanaged / Higher confidence about the </w:t>
      </w:r>
      <w:del w:id="1308" w:author="herrmannfrancine@gmail.com" w:date="2019-05-10T13:51:00Z">
        <w:r w:rsidRPr="00342D61" w:rsidDel="00A7363F">
          <w:rPr>
            <w:lang w:val="en-GB"/>
          </w:rPr>
          <w:delText>ratio ?</w:delText>
        </w:r>
      </w:del>
      <w:ins w:id="1309" w:author="herrmannfrancine@gmail.com" w:date="2019-05-10T13:51:00Z">
        <w:r w:rsidR="00A7363F" w:rsidRPr="00342D61">
          <w:rPr>
            <w:lang w:val="en-GB"/>
          </w:rPr>
          <w:t>ratio?</w:t>
        </w:r>
      </w:ins>
    </w:p>
    <w:p w14:paraId="46B08F2C" w14:textId="26FC2448" w:rsidR="00852054" w:rsidRPr="00342D61" w:rsidRDefault="00852054" w:rsidP="00852054">
      <w:pPr>
        <w:pStyle w:val="Paragraphedeliste"/>
        <w:numPr>
          <w:ilvl w:val="1"/>
          <w:numId w:val="4"/>
        </w:numPr>
        <w:rPr>
          <w:lang w:val="en-GB"/>
        </w:rPr>
      </w:pPr>
      <w:r w:rsidRPr="00342D61">
        <w:rPr>
          <w:b/>
          <w:lang w:val="en-GB"/>
        </w:rPr>
        <w:t xml:space="preserve">Maintenance </w:t>
      </w:r>
      <w:del w:id="1310" w:author="herrmannfrancine@gmail.com" w:date="2019-05-10T13:51:00Z">
        <w:r w:rsidRPr="00342D61" w:rsidDel="00A7363F">
          <w:rPr>
            <w:b/>
            <w:lang w:val="en-GB"/>
          </w:rPr>
          <w:delText>Management :</w:delText>
        </w:r>
      </w:del>
      <w:ins w:id="1311" w:author="herrmannfrancine@gmail.com" w:date="2019-05-10T13:51:00Z">
        <w:r w:rsidR="00A7363F" w:rsidRPr="00342D61">
          <w:rPr>
            <w:b/>
            <w:lang w:val="en-GB"/>
          </w:rPr>
          <w:t>Management:</w:t>
        </w:r>
      </w:ins>
      <w:r w:rsidRPr="00342D61">
        <w:rPr>
          <w:lang w:val="en-GB"/>
        </w:rPr>
        <w:t xml:space="preserve"> applied to the model to see the maintenance of it </w:t>
      </w:r>
    </w:p>
    <w:p w14:paraId="7E716EB6" w14:textId="1034A998" w:rsidR="00852054" w:rsidRPr="00342D61" w:rsidRDefault="00852054" w:rsidP="00852054">
      <w:pPr>
        <w:pStyle w:val="Paragraphedeliste"/>
        <w:numPr>
          <w:ilvl w:val="2"/>
          <w:numId w:val="4"/>
        </w:numPr>
        <w:rPr>
          <w:lang w:val="en-GB"/>
        </w:rPr>
      </w:pPr>
      <w:r w:rsidRPr="00342D61">
        <w:rPr>
          <w:b/>
          <w:lang w:val="en-GB"/>
        </w:rPr>
        <w:t xml:space="preserve">Probe </w:t>
      </w:r>
      <w:del w:id="1312" w:author="herrmannfrancine@gmail.com" w:date="2019-05-10T13:51:00Z">
        <w:r w:rsidRPr="00342D61" w:rsidDel="00A7363F">
          <w:rPr>
            <w:b/>
            <w:lang w:val="en-GB"/>
          </w:rPr>
          <w:delText>Maintenance :</w:delText>
        </w:r>
      </w:del>
      <w:ins w:id="1313" w:author="herrmannfrancine@gmail.com" w:date="2019-05-10T13:51:00Z">
        <w:r w:rsidR="00A7363F" w:rsidRPr="00342D61">
          <w:rPr>
            <w:b/>
            <w:lang w:val="en-GB"/>
          </w:rPr>
          <w:t>Maintenance:</w:t>
        </w:r>
      </w:ins>
      <w:r w:rsidRPr="00342D61">
        <w:rPr>
          <w:lang w:val="en-GB"/>
        </w:rPr>
        <w:t xml:space="preserve"> Is the maintenance </w:t>
      </w:r>
    </w:p>
    <w:p w14:paraId="60B13340" w14:textId="2EA233D9" w:rsidR="00852054" w:rsidRPr="00342D61" w:rsidRDefault="00852054" w:rsidP="00852054">
      <w:pPr>
        <w:pStyle w:val="Paragraphedeliste"/>
        <w:numPr>
          <w:ilvl w:val="3"/>
          <w:numId w:val="4"/>
        </w:numPr>
        <w:rPr>
          <w:lang w:val="en-GB"/>
        </w:rPr>
      </w:pPr>
      <w:del w:id="1314" w:author="herrmannfrancine@gmail.com" w:date="2019-05-10T13:51:00Z">
        <w:r w:rsidRPr="00342D61" w:rsidDel="00A7363F">
          <w:rPr>
            <w:b/>
            <w:i/>
            <w:lang w:val="en-GB"/>
          </w:rPr>
          <w:delText>Reactive :</w:delText>
        </w:r>
      </w:del>
      <w:ins w:id="1315" w:author="herrmannfrancine@gmail.com" w:date="2019-05-10T13:51:00Z">
        <w:r w:rsidR="00A7363F" w:rsidRPr="00342D61">
          <w:rPr>
            <w:b/>
            <w:i/>
            <w:lang w:val="en-GB"/>
          </w:rPr>
          <w:t>Reactive:</w:t>
        </w:r>
      </w:ins>
      <w:r w:rsidRPr="00342D61">
        <w:rPr>
          <w:lang w:val="en-GB"/>
        </w:rPr>
        <w:t xml:space="preserve">  Ad-hoc maintenance / maintenance policy </w:t>
      </w:r>
      <w:del w:id="1316" w:author="herrmannfrancine@gmail.com" w:date="2019-05-10T13:51:00Z">
        <w:r w:rsidRPr="00342D61" w:rsidDel="00A7363F">
          <w:rPr>
            <w:lang w:val="en-GB"/>
          </w:rPr>
          <w:delText>present ?</w:delText>
        </w:r>
      </w:del>
      <w:ins w:id="1317" w:author="herrmannfrancine@gmail.com" w:date="2019-05-10T13:51:00Z">
        <w:r w:rsidR="00A7363F" w:rsidRPr="00342D61">
          <w:rPr>
            <w:lang w:val="en-GB"/>
          </w:rPr>
          <w:t>present?</w:t>
        </w:r>
      </w:ins>
      <w:r w:rsidRPr="00342D61">
        <w:rPr>
          <w:lang w:val="en-GB"/>
        </w:rPr>
        <w:t xml:space="preserve"> </w:t>
      </w:r>
    </w:p>
    <w:p w14:paraId="09081743" w14:textId="20156EFA" w:rsidR="00852054" w:rsidRPr="00342D61" w:rsidRDefault="00852054" w:rsidP="00852054">
      <w:pPr>
        <w:pStyle w:val="Paragraphedeliste"/>
        <w:numPr>
          <w:ilvl w:val="3"/>
          <w:numId w:val="4"/>
        </w:numPr>
        <w:rPr>
          <w:lang w:val="en-GB"/>
        </w:rPr>
      </w:pPr>
      <w:r w:rsidRPr="00342D61">
        <w:rPr>
          <w:b/>
          <w:i/>
          <w:lang w:val="en-GB"/>
        </w:rPr>
        <w:t>Pro-</w:t>
      </w:r>
      <w:del w:id="1318" w:author="herrmannfrancine@gmail.com" w:date="2019-05-10T13:51:00Z">
        <w:r w:rsidRPr="00342D61" w:rsidDel="00A7363F">
          <w:rPr>
            <w:b/>
            <w:i/>
            <w:lang w:val="en-GB"/>
          </w:rPr>
          <w:delText>active :</w:delText>
        </w:r>
      </w:del>
      <w:ins w:id="1319" w:author="herrmannfrancine@gmail.com" w:date="2019-05-10T13:51:00Z">
        <w:r w:rsidR="00A7363F" w:rsidRPr="00342D61">
          <w:rPr>
            <w:b/>
            <w:i/>
            <w:lang w:val="en-GB"/>
          </w:rPr>
          <w:t>active:</w:t>
        </w:r>
      </w:ins>
      <w:r w:rsidRPr="00342D61">
        <w:rPr>
          <w:lang w:val="en-GB"/>
        </w:rPr>
        <w:t xml:space="preserve"> Regular interval to prevent / Documentation and log</w:t>
      </w:r>
    </w:p>
    <w:p w14:paraId="1671263B" w14:textId="32750341" w:rsidR="00852054" w:rsidRPr="00342D61" w:rsidRDefault="00852054" w:rsidP="00852054">
      <w:pPr>
        <w:pStyle w:val="Paragraphedeliste"/>
        <w:numPr>
          <w:ilvl w:val="2"/>
          <w:numId w:val="4"/>
        </w:numPr>
        <w:rPr>
          <w:lang w:val="en-GB"/>
        </w:rPr>
      </w:pPr>
      <w:r w:rsidRPr="00342D61">
        <w:rPr>
          <w:lang w:val="en-GB"/>
        </w:rPr>
        <w:t xml:space="preserve"> </w:t>
      </w:r>
      <w:r w:rsidRPr="00342D61">
        <w:rPr>
          <w:b/>
          <w:lang w:val="en-GB"/>
        </w:rPr>
        <w:t xml:space="preserve">Infrastructure object model </w:t>
      </w:r>
      <w:del w:id="1320" w:author="herrmannfrancine@gmail.com" w:date="2019-05-10T13:51:00Z">
        <w:r w:rsidRPr="00342D61" w:rsidDel="00A7363F">
          <w:rPr>
            <w:b/>
            <w:lang w:val="en-GB"/>
          </w:rPr>
          <w:delText>maintenance :</w:delText>
        </w:r>
      </w:del>
      <w:ins w:id="1321" w:author="herrmannfrancine@gmail.com" w:date="2019-05-10T13:51:00Z">
        <w:r w:rsidR="00A7363F" w:rsidRPr="00342D61">
          <w:rPr>
            <w:b/>
            <w:lang w:val="en-GB"/>
          </w:rPr>
          <w:t>maintenance:</w:t>
        </w:r>
      </w:ins>
      <w:r w:rsidRPr="00342D61">
        <w:rPr>
          <w:lang w:val="en-GB"/>
        </w:rPr>
        <w:t xml:space="preserve"> maintenance for each </w:t>
      </w:r>
      <w:del w:id="1322" w:author="herrmannfrancine@gmail.com" w:date="2019-05-10T13:51:00Z">
        <w:r w:rsidRPr="00342D61" w:rsidDel="00A7363F">
          <w:rPr>
            <w:lang w:val="en-GB"/>
          </w:rPr>
          <w:delText>object ?</w:delText>
        </w:r>
      </w:del>
      <w:ins w:id="1323" w:author="herrmannfrancine@gmail.com" w:date="2019-05-10T13:51:00Z">
        <w:r w:rsidR="00A7363F" w:rsidRPr="00342D61">
          <w:rPr>
            <w:lang w:val="en-GB"/>
          </w:rPr>
          <w:t>object?</w:t>
        </w:r>
      </w:ins>
      <w:r w:rsidRPr="00342D61">
        <w:rPr>
          <w:lang w:val="en-GB"/>
        </w:rPr>
        <w:t xml:space="preserve"> </w:t>
      </w:r>
    </w:p>
    <w:p w14:paraId="0DD46474" w14:textId="4F5A0239" w:rsidR="00852054" w:rsidRPr="00342D61" w:rsidRDefault="00852054" w:rsidP="00852054">
      <w:pPr>
        <w:pStyle w:val="Paragraphedeliste"/>
        <w:numPr>
          <w:ilvl w:val="3"/>
          <w:numId w:val="4"/>
        </w:numPr>
        <w:rPr>
          <w:lang w:val="en-GB"/>
        </w:rPr>
      </w:pPr>
      <w:del w:id="1324" w:author="herrmannfrancine@gmail.com" w:date="2019-05-10T13:51:00Z">
        <w:r w:rsidRPr="00342D61" w:rsidDel="00A7363F">
          <w:rPr>
            <w:b/>
            <w:i/>
            <w:lang w:val="en-GB"/>
          </w:rPr>
          <w:delText>Reactive :</w:delText>
        </w:r>
      </w:del>
      <w:ins w:id="1325" w:author="herrmannfrancine@gmail.com" w:date="2019-05-10T13:51:00Z">
        <w:r w:rsidR="00A7363F" w:rsidRPr="00342D61">
          <w:rPr>
            <w:b/>
            <w:i/>
            <w:lang w:val="en-GB"/>
          </w:rPr>
          <w:t>Reactive:</w:t>
        </w:r>
      </w:ins>
      <w:r w:rsidRPr="00342D61">
        <w:rPr>
          <w:lang w:val="en-GB"/>
        </w:rPr>
        <w:t xml:space="preserve">  Ad-hoc maintenance / maintenance policy </w:t>
      </w:r>
      <w:del w:id="1326" w:author="herrmannfrancine@gmail.com" w:date="2019-05-10T13:51:00Z">
        <w:r w:rsidRPr="00342D61" w:rsidDel="00A7363F">
          <w:rPr>
            <w:lang w:val="en-GB"/>
          </w:rPr>
          <w:delText>present ?</w:delText>
        </w:r>
      </w:del>
      <w:ins w:id="1327" w:author="herrmannfrancine@gmail.com" w:date="2019-05-10T13:51:00Z">
        <w:r w:rsidR="00A7363F" w:rsidRPr="00342D61">
          <w:rPr>
            <w:lang w:val="en-GB"/>
          </w:rPr>
          <w:t>present?</w:t>
        </w:r>
      </w:ins>
      <w:r w:rsidRPr="00342D61">
        <w:rPr>
          <w:lang w:val="en-GB"/>
        </w:rPr>
        <w:t xml:space="preserve"> </w:t>
      </w:r>
    </w:p>
    <w:p w14:paraId="281E6067" w14:textId="6176C967" w:rsidR="00852054" w:rsidRPr="00342D61" w:rsidRDefault="00852054" w:rsidP="00FB3B79">
      <w:pPr>
        <w:pStyle w:val="Paragraphedeliste"/>
        <w:numPr>
          <w:ilvl w:val="3"/>
          <w:numId w:val="4"/>
        </w:numPr>
        <w:rPr>
          <w:lang w:val="en-GB"/>
        </w:rPr>
      </w:pPr>
      <w:r w:rsidRPr="00342D61">
        <w:rPr>
          <w:b/>
          <w:i/>
          <w:lang w:val="en-GB"/>
        </w:rPr>
        <w:t>Pro-</w:t>
      </w:r>
      <w:del w:id="1328" w:author="herrmannfrancine@gmail.com" w:date="2019-05-10T13:51:00Z">
        <w:r w:rsidRPr="00342D61" w:rsidDel="00A7363F">
          <w:rPr>
            <w:b/>
            <w:i/>
            <w:lang w:val="en-GB"/>
          </w:rPr>
          <w:delText>active :</w:delText>
        </w:r>
      </w:del>
      <w:ins w:id="1329" w:author="herrmannfrancine@gmail.com" w:date="2019-05-10T13:51:00Z">
        <w:r w:rsidR="00A7363F" w:rsidRPr="00342D61">
          <w:rPr>
            <w:b/>
            <w:i/>
            <w:lang w:val="en-GB"/>
          </w:rPr>
          <w:t>active:</w:t>
        </w:r>
      </w:ins>
      <w:r w:rsidRPr="00342D61">
        <w:rPr>
          <w:lang w:val="en-GB"/>
        </w:rPr>
        <w:t xml:space="preserve"> Regular interval to prevent / Documentation and log</w:t>
      </w:r>
    </w:p>
    <w:p w14:paraId="306513FB" w14:textId="5B9ED4D0" w:rsidR="00852054" w:rsidRPr="00342D61" w:rsidRDefault="00852054" w:rsidP="00852054">
      <w:pPr>
        <w:pStyle w:val="Paragraphedeliste"/>
        <w:numPr>
          <w:ilvl w:val="1"/>
          <w:numId w:val="4"/>
        </w:numPr>
        <w:rPr>
          <w:lang w:val="en-GB"/>
        </w:rPr>
      </w:pPr>
      <w:r w:rsidRPr="00342D61">
        <w:rPr>
          <w:b/>
          <w:lang w:val="en-GB"/>
        </w:rPr>
        <w:t xml:space="preserve">Metric </w:t>
      </w:r>
      <w:del w:id="1330" w:author="herrmannfrancine@gmail.com" w:date="2019-05-10T13:51:00Z">
        <w:r w:rsidRPr="00342D61" w:rsidDel="00A7363F">
          <w:rPr>
            <w:b/>
            <w:lang w:val="en-GB"/>
          </w:rPr>
          <w:delText>Construction :</w:delText>
        </w:r>
      </w:del>
      <w:ins w:id="1331" w:author="herrmannfrancine@gmail.com" w:date="2019-05-10T13:51:00Z">
        <w:r w:rsidR="00A7363F" w:rsidRPr="00342D61">
          <w:rPr>
            <w:b/>
            <w:lang w:val="en-GB"/>
          </w:rPr>
          <w:t>Construction:</w:t>
        </w:r>
      </w:ins>
      <w:r w:rsidRPr="00342D61">
        <w:rPr>
          <w:lang w:val="en-GB"/>
        </w:rPr>
        <w:t xml:space="preserve"> is used to measure the system's security policy</w:t>
      </w:r>
    </w:p>
    <w:p w14:paraId="30BC3F61" w14:textId="639A28DC" w:rsidR="00FB3B79" w:rsidRPr="00342D61" w:rsidRDefault="00FB3B79" w:rsidP="00FB3B79">
      <w:pPr>
        <w:pStyle w:val="Paragraphedeliste"/>
        <w:numPr>
          <w:ilvl w:val="2"/>
          <w:numId w:val="4"/>
        </w:numPr>
        <w:rPr>
          <w:lang w:val="en-GB"/>
        </w:rPr>
      </w:pPr>
      <w:del w:id="1332" w:author="herrmannfrancine@gmail.com" w:date="2019-05-10T13:51:00Z">
        <w:r w:rsidRPr="00342D61" w:rsidDel="00A7363F">
          <w:rPr>
            <w:b/>
            <w:lang w:val="en-GB"/>
          </w:rPr>
          <w:delText>Scope :</w:delText>
        </w:r>
      </w:del>
      <w:ins w:id="1333" w:author="herrmannfrancine@gmail.com" w:date="2019-05-10T13:51:00Z">
        <w:r w:rsidR="00A7363F" w:rsidRPr="00342D61">
          <w:rPr>
            <w:b/>
            <w:lang w:val="en-GB"/>
          </w:rPr>
          <w:t>Scope:</w:t>
        </w:r>
      </w:ins>
      <w:r w:rsidRPr="00342D61">
        <w:rPr>
          <w:b/>
          <w:lang w:val="en-GB"/>
        </w:rPr>
        <w:t xml:space="preserve"> </w:t>
      </w:r>
      <w:r w:rsidRPr="00342D61">
        <w:rPr>
          <w:lang w:val="en-GB"/>
        </w:rPr>
        <w:t>request the number of elements measured by the system</w:t>
      </w:r>
    </w:p>
    <w:p w14:paraId="40D832BF" w14:textId="39205E37" w:rsidR="00FB3B79" w:rsidRPr="00342D61" w:rsidRDefault="00FB3B79" w:rsidP="00FB3B79">
      <w:pPr>
        <w:pStyle w:val="Paragraphedeliste"/>
        <w:numPr>
          <w:ilvl w:val="3"/>
          <w:numId w:val="4"/>
        </w:numPr>
        <w:rPr>
          <w:lang w:val="en-GB"/>
        </w:rPr>
      </w:pPr>
      <w:r w:rsidRPr="00342D61">
        <w:rPr>
          <w:lang w:val="en-GB"/>
        </w:rPr>
        <w:t xml:space="preserve">Are there </w:t>
      </w:r>
      <w:del w:id="1334" w:author="herrmannfrancine@gmail.com" w:date="2019-05-10T13:51:00Z">
        <w:r w:rsidRPr="00342D61" w:rsidDel="00A7363F">
          <w:rPr>
            <w:lang w:val="en-GB"/>
          </w:rPr>
          <w:delText>countermeasure ?</w:delText>
        </w:r>
      </w:del>
      <w:ins w:id="1335" w:author="herrmannfrancine@gmail.com" w:date="2019-05-10T13:51:00Z">
        <w:r w:rsidR="00A7363F" w:rsidRPr="00342D61">
          <w:rPr>
            <w:lang w:val="en-GB"/>
          </w:rPr>
          <w:t>countermeasure?</w:t>
        </w:r>
      </w:ins>
      <w:r w:rsidRPr="00342D61">
        <w:rPr>
          <w:lang w:val="en-GB"/>
        </w:rPr>
        <w:t xml:space="preserve"> How much it’s goes around the </w:t>
      </w:r>
      <w:del w:id="1336" w:author="herrmannfrancine@gmail.com" w:date="2019-05-10T13:51:00Z">
        <w:r w:rsidRPr="00342D61" w:rsidDel="00A7363F">
          <w:rPr>
            <w:lang w:val="en-GB"/>
          </w:rPr>
          <w:delText>system ?</w:delText>
        </w:r>
      </w:del>
      <w:ins w:id="1337" w:author="herrmannfrancine@gmail.com" w:date="2019-05-10T13:51:00Z">
        <w:r w:rsidR="00A7363F" w:rsidRPr="00342D61">
          <w:rPr>
            <w:lang w:val="en-GB"/>
          </w:rPr>
          <w:t>system?</w:t>
        </w:r>
      </w:ins>
      <w:r w:rsidRPr="00342D61">
        <w:rPr>
          <w:lang w:val="en-GB"/>
        </w:rPr>
        <w:t xml:space="preserve"> </w:t>
      </w:r>
    </w:p>
    <w:p w14:paraId="411FA04E" w14:textId="2CEA977D" w:rsidR="00FB3B79" w:rsidRPr="00342D61" w:rsidRDefault="00FB3B79" w:rsidP="00FB3B79">
      <w:pPr>
        <w:pStyle w:val="Paragraphedeliste"/>
        <w:numPr>
          <w:ilvl w:val="2"/>
          <w:numId w:val="4"/>
        </w:numPr>
        <w:rPr>
          <w:lang w:val="en-GB"/>
        </w:rPr>
      </w:pPr>
      <w:del w:id="1338" w:author="herrmannfrancine@gmail.com" w:date="2019-05-10T13:51:00Z">
        <w:r w:rsidRPr="00342D61" w:rsidDel="00A7363F">
          <w:rPr>
            <w:b/>
            <w:lang w:val="en-GB"/>
          </w:rPr>
          <w:delText>Depth :</w:delText>
        </w:r>
      </w:del>
      <w:ins w:id="1339" w:author="herrmannfrancine@gmail.com" w:date="2019-05-10T13:51:00Z">
        <w:r w:rsidR="00A7363F" w:rsidRPr="00342D61">
          <w:rPr>
            <w:b/>
            <w:lang w:val="en-GB"/>
          </w:rPr>
          <w:t>Depth:</w:t>
        </w:r>
      </w:ins>
      <w:r w:rsidRPr="00342D61">
        <w:rPr>
          <w:b/>
          <w:lang w:val="en-GB"/>
        </w:rPr>
        <w:t xml:space="preserve">  </w:t>
      </w:r>
      <w:r w:rsidRPr="00342D61">
        <w:rPr>
          <w:lang w:val="en-GB"/>
        </w:rPr>
        <w:t xml:space="preserve">How for in details it’s </w:t>
      </w:r>
      <w:del w:id="1340" w:author="herrmannfrancine@gmail.com" w:date="2019-05-10T13:51:00Z">
        <w:r w:rsidRPr="00342D61" w:rsidDel="00A7363F">
          <w:rPr>
            <w:lang w:val="en-GB"/>
          </w:rPr>
          <w:delText>goes ?</w:delText>
        </w:r>
      </w:del>
      <w:ins w:id="1341" w:author="herrmannfrancine@gmail.com" w:date="2019-05-10T13:51:00Z">
        <w:r w:rsidR="00A7363F" w:rsidRPr="00342D61">
          <w:rPr>
            <w:lang w:val="en-GB"/>
          </w:rPr>
          <w:t>goes?</w:t>
        </w:r>
      </w:ins>
      <w:r w:rsidRPr="00342D61">
        <w:rPr>
          <w:lang w:val="en-GB"/>
        </w:rPr>
        <w:t xml:space="preserve"> </w:t>
      </w:r>
    </w:p>
    <w:p w14:paraId="75559EC8" w14:textId="35D4699E" w:rsidR="00FB3B79" w:rsidRPr="00342D61" w:rsidRDefault="00FB3B79" w:rsidP="00FB3B79">
      <w:pPr>
        <w:pStyle w:val="Paragraphedeliste"/>
        <w:numPr>
          <w:ilvl w:val="3"/>
          <w:numId w:val="4"/>
        </w:numPr>
        <w:rPr>
          <w:lang w:val="en-GB"/>
        </w:rPr>
      </w:pPr>
      <w:del w:id="1342" w:author="herrmannfrancine@gmail.com" w:date="2019-05-10T13:52:00Z">
        <w:r w:rsidRPr="00342D61" w:rsidDel="00A7363F">
          <w:rPr>
            <w:lang w:val="en-GB"/>
          </w:rPr>
          <w:delText>Are</w:delText>
        </w:r>
      </w:del>
      <w:ins w:id="1343" w:author="herrmannfrancine@gmail.com" w:date="2019-05-10T13:52:00Z">
        <w:r w:rsidR="00A7363F" w:rsidRPr="00342D61">
          <w:rPr>
            <w:lang w:val="en-GB"/>
          </w:rPr>
          <w:t>Is</w:t>
        </w:r>
      </w:ins>
      <w:r w:rsidRPr="00342D61">
        <w:rPr>
          <w:lang w:val="en-GB"/>
        </w:rPr>
        <w:t xml:space="preserve"> there an interface </w:t>
      </w:r>
      <w:del w:id="1344" w:author="herrmannfrancine@gmail.com" w:date="2019-05-10T13:52:00Z">
        <w:r w:rsidRPr="00342D61" w:rsidDel="00A7363F">
          <w:rPr>
            <w:lang w:val="en-GB"/>
          </w:rPr>
          <w:delText>for :</w:delText>
        </w:r>
      </w:del>
      <w:ins w:id="1345" w:author="herrmannfrancine@gmail.com" w:date="2019-05-10T13:52:00Z">
        <w:r w:rsidR="00A7363F" w:rsidRPr="00342D61">
          <w:rPr>
            <w:lang w:val="en-GB"/>
          </w:rPr>
          <w:t>for?</w:t>
        </w:r>
      </w:ins>
      <w:r w:rsidRPr="00342D61">
        <w:rPr>
          <w:lang w:val="en-GB"/>
        </w:rPr>
        <w:t xml:space="preserve"> </w:t>
      </w:r>
    </w:p>
    <w:p w14:paraId="70B965AD" w14:textId="0E413E4E" w:rsidR="00FB3B79" w:rsidRPr="00342D61" w:rsidRDefault="00FB3B79" w:rsidP="00FB3B79">
      <w:pPr>
        <w:pStyle w:val="Paragraphedeliste"/>
        <w:numPr>
          <w:ilvl w:val="4"/>
          <w:numId w:val="4"/>
        </w:numPr>
        <w:rPr>
          <w:lang w:val="en-GB"/>
        </w:rPr>
      </w:pPr>
      <w:r w:rsidRPr="00342D61">
        <w:rPr>
          <w:lang w:val="en-GB"/>
        </w:rPr>
        <w:t xml:space="preserve">A single </w:t>
      </w:r>
      <w:del w:id="1346" w:author="herrmannfrancine@gmail.com" w:date="2019-05-10T13:52:00Z">
        <w:r w:rsidRPr="00342D61" w:rsidDel="00A7363F">
          <w:rPr>
            <w:lang w:val="en-GB"/>
          </w:rPr>
          <w:delText>object ?</w:delText>
        </w:r>
      </w:del>
      <w:ins w:id="1347" w:author="herrmannfrancine@gmail.com" w:date="2019-05-10T13:52:00Z">
        <w:r w:rsidR="00A7363F" w:rsidRPr="00342D61">
          <w:rPr>
            <w:lang w:val="en-GB"/>
          </w:rPr>
          <w:t>object?</w:t>
        </w:r>
      </w:ins>
      <w:r w:rsidRPr="00342D61">
        <w:rPr>
          <w:lang w:val="en-GB"/>
        </w:rPr>
        <w:t xml:space="preserve"> The whole </w:t>
      </w:r>
      <w:del w:id="1348" w:author="herrmannfrancine@gmail.com" w:date="2019-05-10T13:52:00Z">
        <w:r w:rsidRPr="00342D61" w:rsidDel="00A7363F">
          <w:rPr>
            <w:lang w:val="en-GB"/>
          </w:rPr>
          <w:delText>chain ?</w:delText>
        </w:r>
      </w:del>
      <w:ins w:id="1349" w:author="herrmannfrancine@gmail.com" w:date="2019-05-10T13:52:00Z">
        <w:r w:rsidR="00A7363F" w:rsidRPr="00342D61">
          <w:rPr>
            <w:lang w:val="en-GB"/>
          </w:rPr>
          <w:t>chain?</w:t>
        </w:r>
      </w:ins>
      <w:r w:rsidRPr="00342D61">
        <w:rPr>
          <w:lang w:val="en-GB"/>
        </w:rPr>
        <w:t xml:space="preserve"> </w:t>
      </w:r>
      <w:r w:rsidRPr="00342D61">
        <w:rPr>
          <w:lang w:val="en-GB"/>
        </w:rPr>
        <w:br/>
        <w:t>The whole chain and all the values passing through it.</w:t>
      </w:r>
    </w:p>
    <w:p w14:paraId="137E83FA" w14:textId="6B9EA765" w:rsidR="00FB3B79" w:rsidRPr="00342D61" w:rsidRDefault="00FB3B79" w:rsidP="00FB3B79">
      <w:pPr>
        <w:pStyle w:val="Paragraphedeliste"/>
        <w:numPr>
          <w:ilvl w:val="2"/>
          <w:numId w:val="4"/>
        </w:numPr>
        <w:rPr>
          <w:lang w:val="en-GB"/>
        </w:rPr>
      </w:pPr>
      <w:del w:id="1350" w:author="herrmannfrancine@gmail.com" w:date="2019-05-10T13:52:00Z">
        <w:r w:rsidRPr="00342D61" w:rsidDel="00A7363F">
          <w:rPr>
            <w:b/>
            <w:lang w:val="en-GB"/>
          </w:rPr>
          <w:delText>Rigor :</w:delText>
        </w:r>
      </w:del>
      <w:ins w:id="1351" w:author="herrmannfrancine@gmail.com" w:date="2019-05-10T13:52:00Z">
        <w:r w:rsidR="00A7363F" w:rsidRPr="00342D61">
          <w:rPr>
            <w:b/>
            <w:lang w:val="en-GB"/>
          </w:rPr>
          <w:t>Rigor:</w:t>
        </w:r>
      </w:ins>
      <w:r w:rsidRPr="00342D61">
        <w:rPr>
          <w:b/>
          <w:lang w:val="en-GB"/>
        </w:rPr>
        <w:t xml:space="preserve"> </w:t>
      </w:r>
      <w:r w:rsidRPr="00342D61">
        <w:rPr>
          <w:lang w:val="en-GB"/>
        </w:rPr>
        <w:t xml:space="preserve">How is the formalism of the </w:t>
      </w:r>
      <w:del w:id="1352" w:author="herrmannfrancine@gmail.com" w:date="2019-05-10T13:52:00Z">
        <w:r w:rsidRPr="00342D61" w:rsidDel="00A7363F">
          <w:rPr>
            <w:lang w:val="en-GB"/>
          </w:rPr>
          <w:delText>measures ?</w:delText>
        </w:r>
      </w:del>
      <w:ins w:id="1353" w:author="herrmannfrancine@gmail.com" w:date="2019-05-10T13:52:00Z">
        <w:r w:rsidR="00A7363F" w:rsidRPr="00342D61">
          <w:rPr>
            <w:lang w:val="en-GB"/>
          </w:rPr>
          <w:t>measures?</w:t>
        </w:r>
      </w:ins>
      <w:r w:rsidRPr="00342D61">
        <w:rPr>
          <w:lang w:val="en-GB"/>
        </w:rPr>
        <w:t xml:space="preserve"> Is it </w:t>
      </w:r>
      <w:del w:id="1354" w:author="herrmannfrancine@gmail.com" w:date="2019-05-10T13:52:00Z">
        <w:r w:rsidRPr="00342D61" w:rsidDel="00A7363F">
          <w:rPr>
            <w:lang w:val="en-GB"/>
          </w:rPr>
          <w:delText>strict ?</w:delText>
        </w:r>
      </w:del>
      <w:ins w:id="1355" w:author="herrmannfrancine@gmail.com" w:date="2019-05-10T13:52:00Z">
        <w:r w:rsidR="00A7363F" w:rsidRPr="00342D61">
          <w:rPr>
            <w:lang w:val="en-GB"/>
          </w:rPr>
          <w:t>strict?</w:t>
        </w:r>
      </w:ins>
      <w:r w:rsidRPr="00342D61">
        <w:rPr>
          <w:lang w:val="en-GB"/>
        </w:rPr>
        <w:t xml:space="preserve"> </w:t>
      </w:r>
    </w:p>
    <w:p w14:paraId="7799D779" w14:textId="77777777" w:rsidR="00FB3B79" w:rsidRPr="00342D61" w:rsidRDefault="00FB3B79" w:rsidP="00FB3B79">
      <w:pPr>
        <w:pStyle w:val="Paragraphedeliste"/>
        <w:numPr>
          <w:ilvl w:val="3"/>
          <w:numId w:val="4"/>
        </w:numPr>
        <w:rPr>
          <w:lang w:val="en-GB"/>
        </w:rPr>
      </w:pPr>
      <w:r w:rsidRPr="00342D61">
        <w:rPr>
          <w:lang w:val="en-GB"/>
        </w:rPr>
        <w:t xml:space="preserve">None verification / informal-verification / semiformal verification  </w:t>
      </w:r>
    </w:p>
    <w:p w14:paraId="63EC2C00" w14:textId="33FD3F88" w:rsidR="00FB3B79" w:rsidRPr="00342D61" w:rsidRDefault="00FB3B79" w:rsidP="00FB3B79">
      <w:pPr>
        <w:pStyle w:val="Paragraphedeliste"/>
        <w:numPr>
          <w:ilvl w:val="2"/>
          <w:numId w:val="4"/>
        </w:numPr>
        <w:rPr>
          <w:lang w:val="en-GB"/>
        </w:rPr>
      </w:pPr>
      <w:del w:id="1356" w:author="herrmannfrancine@gmail.com" w:date="2019-05-10T13:52:00Z">
        <w:r w:rsidRPr="00342D61" w:rsidDel="00A7363F">
          <w:rPr>
            <w:b/>
            <w:lang w:val="en-GB"/>
          </w:rPr>
          <w:delText>Reliabilty</w:delText>
        </w:r>
      </w:del>
      <w:ins w:id="1357" w:author="herrmannfrancine@gmail.com" w:date="2019-05-10T13:52:00Z">
        <w:r w:rsidR="00A7363F" w:rsidRPr="00342D61">
          <w:rPr>
            <w:b/>
            <w:lang w:val="en-GB"/>
          </w:rPr>
          <w:t>Reliability</w:t>
        </w:r>
      </w:ins>
      <w:r w:rsidRPr="00342D61">
        <w:rPr>
          <w:b/>
          <w:lang w:val="en-GB"/>
        </w:rPr>
        <w:t xml:space="preserve"> of </w:t>
      </w:r>
      <w:del w:id="1358" w:author="herrmannfrancine@gmail.com" w:date="2019-05-10T13:52:00Z">
        <w:r w:rsidRPr="00342D61" w:rsidDel="00A7363F">
          <w:rPr>
            <w:b/>
            <w:lang w:val="en-GB"/>
          </w:rPr>
          <w:delText>metric :</w:delText>
        </w:r>
      </w:del>
      <w:ins w:id="1359" w:author="herrmannfrancine@gmail.com" w:date="2019-05-10T13:52:00Z">
        <w:r w:rsidR="00A7363F" w:rsidRPr="00342D61">
          <w:rPr>
            <w:b/>
            <w:lang w:val="en-GB"/>
          </w:rPr>
          <w:t>metric:</w:t>
        </w:r>
      </w:ins>
      <w:r w:rsidRPr="00342D61">
        <w:rPr>
          <w:b/>
          <w:lang w:val="en-GB"/>
        </w:rPr>
        <w:t xml:space="preserve"> </w:t>
      </w:r>
      <w:r w:rsidRPr="00342D61">
        <w:rPr>
          <w:lang w:val="en-GB"/>
        </w:rPr>
        <w:t xml:space="preserve">Are the measure </w:t>
      </w:r>
      <w:del w:id="1360" w:author="herrmannfrancine@gmail.com" w:date="2019-05-10T13:52:00Z">
        <w:r w:rsidRPr="00342D61" w:rsidDel="00A7363F">
          <w:rPr>
            <w:lang w:val="en-GB"/>
          </w:rPr>
          <w:delText>repeatable ?</w:delText>
        </w:r>
      </w:del>
      <w:ins w:id="1361" w:author="herrmannfrancine@gmail.com" w:date="2019-05-10T13:52:00Z">
        <w:r w:rsidR="00A7363F" w:rsidRPr="00342D61">
          <w:rPr>
            <w:lang w:val="en-GB"/>
          </w:rPr>
          <w:t>repeatable?</w:t>
        </w:r>
      </w:ins>
      <w:r w:rsidRPr="00342D61">
        <w:rPr>
          <w:lang w:val="en-GB"/>
        </w:rPr>
        <w:t xml:space="preserve"> </w:t>
      </w:r>
    </w:p>
    <w:p w14:paraId="7660DD54" w14:textId="77777777" w:rsidR="00FB3B79" w:rsidRPr="00342D61" w:rsidRDefault="00FB3B79" w:rsidP="00FB3B79">
      <w:pPr>
        <w:pStyle w:val="Paragraphedeliste"/>
        <w:numPr>
          <w:ilvl w:val="3"/>
          <w:numId w:val="4"/>
        </w:numPr>
        <w:rPr>
          <w:lang w:val="en-GB"/>
        </w:rPr>
      </w:pPr>
      <w:r w:rsidRPr="00342D61">
        <w:rPr>
          <w:lang w:val="en-GB"/>
        </w:rPr>
        <w:t xml:space="preserve">None verification / </w:t>
      </w:r>
      <w:proofErr w:type="spellStart"/>
      <w:r w:rsidRPr="00342D61">
        <w:rPr>
          <w:lang w:val="en-GB"/>
        </w:rPr>
        <w:t>reproductible</w:t>
      </w:r>
      <w:proofErr w:type="spellEnd"/>
      <w:r w:rsidRPr="00342D61">
        <w:rPr>
          <w:lang w:val="en-GB"/>
        </w:rPr>
        <w:t xml:space="preserve"> / informally / semiformal</w:t>
      </w:r>
    </w:p>
    <w:p w14:paraId="7D17DDD7" w14:textId="020D1F7D" w:rsidR="00FB3B79" w:rsidRPr="00342D61" w:rsidRDefault="00FB3B79" w:rsidP="00FB3B79">
      <w:pPr>
        <w:pStyle w:val="Paragraphedeliste"/>
        <w:numPr>
          <w:ilvl w:val="2"/>
          <w:numId w:val="4"/>
        </w:numPr>
        <w:rPr>
          <w:lang w:val="en-GB"/>
        </w:rPr>
      </w:pPr>
      <w:del w:id="1362" w:author="herrmannfrancine@gmail.com" w:date="2019-05-10T13:52:00Z">
        <w:r w:rsidRPr="00342D61" w:rsidDel="00A7363F">
          <w:rPr>
            <w:b/>
            <w:lang w:val="en-GB"/>
          </w:rPr>
          <w:delText>Timeliness :</w:delText>
        </w:r>
      </w:del>
      <w:ins w:id="1363" w:author="herrmannfrancine@gmail.com" w:date="2019-05-10T13:52:00Z">
        <w:r w:rsidR="00A7363F" w:rsidRPr="00342D61">
          <w:rPr>
            <w:b/>
            <w:lang w:val="en-GB"/>
          </w:rPr>
          <w:t>Timeliness:</w:t>
        </w:r>
      </w:ins>
      <w:r w:rsidRPr="00342D61">
        <w:rPr>
          <w:b/>
          <w:lang w:val="en-GB"/>
        </w:rPr>
        <w:t xml:space="preserve"> </w:t>
      </w:r>
      <w:r w:rsidR="00475E8B" w:rsidRPr="00342D61">
        <w:rPr>
          <w:lang w:val="en-GB"/>
        </w:rPr>
        <w:t xml:space="preserve">How recent are the </w:t>
      </w:r>
      <w:del w:id="1364" w:author="herrmannfrancine@gmail.com" w:date="2019-05-10T13:52:00Z">
        <w:r w:rsidR="00475E8B" w:rsidRPr="00342D61" w:rsidDel="00A7363F">
          <w:rPr>
            <w:lang w:val="en-GB"/>
          </w:rPr>
          <w:delText>software ?</w:delText>
        </w:r>
      </w:del>
      <w:ins w:id="1365" w:author="herrmannfrancine@gmail.com" w:date="2019-05-10T13:52:00Z">
        <w:r w:rsidR="00A7363F" w:rsidRPr="00342D61">
          <w:rPr>
            <w:lang w:val="en-GB"/>
          </w:rPr>
          <w:t>software?</w:t>
        </w:r>
      </w:ins>
    </w:p>
    <w:p w14:paraId="17A68AE7" w14:textId="465E32E4" w:rsidR="00FB3B79" w:rsidRPr="00342D61" w:rsidRDefault="00475E8B" w:rsidP="00FB3B79">
      <w:pPr>
        <w:pStyle w:val="Paragraphedeliste"/>
        <w:numPr>
          <w:ilvl w:val="3"/>
          <w:numId w:val="4"/>
        </w:numPr>
        <w:rPr>
          <w:lang w:val="en-GB"/>
        </w:rPr>
      </w:pPr>
      <w:r w:rsidRPr="00342D61">
        <w:rPr>
          <w:lang w:val="en-GB"/>
        </w:rPr>
        <w:t xml:space="preserve">None verification / Version prior the newest (if </w:t>
      </w:r>
      <w:del w:id="1366" w:author="herrmannfrancine@gmail.com" w:date="2019-05-10T13:52:00Z">
        <w:r w:rsidRPr="00342D61" w:rsidDel="00A7363F">
          <w:rPr>
            <w:lang w:val="en-GB"/>
          </w:rPr>
          <w:delText>retrocompatible</w:delText>
        </w:r>
      </w:del>
      <w:ins w:id="1367" w:author="herrmannfrancine@gmail.com" w:date="2019-05-10T13:52:00Z">
        <w:r w:rsidR="00A7363F" w:rsidRPr="00342D61">
          <w:rPr>
            <w:lang w:val="en-GB"/>
          </w:rPr>
          <w:t>retro compatible</w:t>
        </w:r>
      </w:ins>
      <w:r w:rsidRPr="00342D61">
        <w:rPr>
          <w:lang w:val="en-GB"/>
        </w:rPr>
        <w:t xml:space="preserve">) </w:t>
      </w:r>
      <w:r w:rsidRPr="00342D61">
        <w:rPr>
          <w:lang w:val="en-GB"/>
        </w:rPr>
        <w:br/>
        <w:t xml:space="preserve">Most recent version (Avoiding flaws with patch) </w:t>
      </w:r>
    </w:p>
    <w:p w14:paraId="6B2B74E4" w14:textId="41CCA7E4" w:rsidR="00FB3B79" w:rsidRPr="00342D61" w:rsidRDefault="00FB3B79" w:rsidP="00FB3B79">
      <w:pPr>
        <w:pStyle w:val="Paragraphedeliste"/>
        <w:numPr>
          <w:ilvl w:val="2"/>
          <w:numId w:val="4"/>
        </w:numPr>
        <w:rPr>
          <w:lang w:val="en-GB"/>
        </w:rPr>
      </w:pPr>
      <w:del w:id="1368" w:author="herrmannfrancine@gmail.com" w:date="2019-05-10T13:52:00Z">
        <w:r w:rsidRPr="00342D61" w:rsidDel="00A7363F">
          <w:rPr>
            <w:b/>
            <w:lang w:val="en-GB"/>
          </w:rPr>
          <w:delText>Frequency :</w:delText>
        </w:r>
      </w:del>
      <w:ins w:id="1369" w:author="herrmannfrancine@gmail.com" w:date="2019-05-10T13:52:00Z">
        <w:r w:rsidR="00A7363F" w:rsidRPr="00342D61">
          <w:rPr>
            <w:b/>
            <w:lang w:val="en-GB"/>
          </w:rPr>
          <w:t>Frequency:</w:t>
        </w:r>
      </w:ins>
      <w:r w:rsidR="00475E8B" w:rsidRPr="00342D61">
        <w:rPr>
          <w:b/>
          <w:lang w:val="en-GB"/>
        </w:rPr>
        <w:t xml:space="preserve"> </w:t>
      </w:r>
      <w:r w:rsidR="00475E8B" w:rsidRPr="00342D61">
        <w:rPr>
          <w:lang w:val="en-GB"/>
        </w:rPr>
        <w:t xml:space="preserve">How fresh is the evidence of </w:t>
      </w:r>
      <w:del w:id="1370" w:author="herrmannfrancine@gmail.com" w:date="2019-05-10T13:52:00Z">
        <w:r w:rsidR="00475E8B" w:rsidRPr="00342D61" w:rsidDel="00A7363F">
          <w:rPr>
            <w:lang w:val="en-GB"/>
          </w:rPr>
          <w:delText>measure ?</w:delText>
        </w:r>
      </w:del>
      <w:ins w:id="1371" w:author="herrmannfrancine@gmail.com" w:date="2019-05-10T13:52:00Z">
        <w:r w:rsidR="00A7363F" w:rsidRPr="00342D61">
          <w:rPr>
            <w:lang w:val="en-GB"/>
          </w:rPr>
          <w:t>measure?</w:t>
        </w:r>
      </w:ins>
      <w:r w:rsidR="00475E8B" w:rsidRPr="00342D61">
        <w:rPr>
          <w:lang w:val="en-GB"/>
        </w:rPr>
        <w:t xml:space="preserve"> </w:t>
      </w:r>
    </w:p>
    <w:p w14:paraId="7D3038C6" w14:textId="77777777" w:rsidR="00FB3B79" w:rsidRPr="00342D61" w:rsidRDefault="00FB3B79" w:rsidP="00FB3B79">
      <w:pPr>
        <w:pStyle w:val="Paragraphedeliste"/>
        <w:numPr>
          <w:ilvl w:val="3"/>
          <w:numId w:val="4"/>
        </w:numPr>
        <w:rPr>
          <w:lang w:val="en-GB"/>
        </w:rPr>
      </w:pPr>
      <w:r w:rsidRPr="00342D61">
        <w:rPr>
          <w:b/>
          <w:lang w:val="en-GB"/>
        </w:rPr>
        <w:t xml:space="preserve"> </w:t>
      </w:r>
      <w:r w:rsidR="00475E8B" w:rsidRPr="00342D61">
        <w:rPr>
          <w:lang w:val="en-GB"/>
        </w:rPr>
        <w:t>Year / Month / Week / Day / Hours</w:t>
      </w:r>
    </w:p>
    <w:p w14:paraId="3DFEFE23" w14:textId="42784048" w:rsidR="00FB3B79" w:rsidRPr="00342D61" w:rsidRDefault="00FB3B79" w:rsidP="00FB3B79">
      <w:pPr>
        <w:pStyle w:val="Paragraphedeliste"/>
        <w:numPr>
          <w:ilvl w:val="2"/>
          <w:numId w:val="4"/>
        </w:numPr>
        <w:rPr>
          <w:lang w:val="en-GB"/>
        </w:rPr>
      </w:pPr>
      <w:del w:id="1372" w:author="herrmannfrancine@gmail.com" w:date="2019-05-10T13:52:00Z">
        <w:r w:rsidRPr="00342D61" w:rsidDel="00A7363F">
          <w:rPr>
            <w:b/>
            <w:lang w:val="en-GB"/>
          </w:rPr>
          <w:delText>Stability :</w:delText>
        </w:r>
      </w:del>
      <w:ins w:id="1373" w:author="herrmannfrancine@gmail.com" w:date="2019-05-10T13:52:00Z">
        <w:r w:rsidR="00A7363F" w:rsidRPr="00342D61">
          <w:rPr>
            <w:b/>
            <w:lang w:val="en-GB"/>
          </w:rPr>
          <w:t>Stability:</w:t>
        </w:r>
      </w:ins>
      <w:r w:rsidR="00475E8B" w:rsidRPr="00342D61">
        <w:rPr>
          <w:b/>
          <w:lang w:val="en-GB"/>
        </w:rPr>
        <w:t xml:space="preserve"> </w:t>
      </w:r>
      <w:r w:rsidR="00475E8B" w:rsidRPr="00342D61">
        <w:rPr>
          <w:lang w:val="en-GB"/>
        </w:rPr>
        <w:t xml:space="preserve">How stable is the measure </w:t>
      </w:r>
    </w:p>
    <w:p w14:paraId="7A686871" w14:textId="1521B707" w:rsidR="00FB3B79" w:rsidRPr="00342D61" w:rsidRDefault="00FB3B79" w:rsidP="00FB3B79">
      <w:pPr>
        <w:pStyle w:val="Paragraphedeliste"/>
        <w:numPr>
          <w:ilvl w:val="3"/>
          <w:numId w:val="4"/>
        </w:numPr>
        <w:rPr>
          <w:lang w:val="en-GB"/>
        </w:rPr>
      </w:pPr>
      <w:r w:rsidRPr="00342D61">
        <w:rPr>
          <w:b/>
          <w:lang w:val="en-GB"/>
        </w:rPr>
        <w:t xml:space="preserve"> </w:t>
      </w:r>
      <w:r w:rsidR="00475E8B" w:rsidRPr="00342D61">
        <w:rPr>
          <w:lang w:val="en-GB"/>
        </w:rPr>
        <w:t xml:space="preserve">Is </w:t>
      </w:r>
      <w:del w:id="1374" w:author="herrmannfrancine@gmail.com" w:date="2019-05-10T13:52:00Z">
        <w:r w:rsidR="00475E8B" w:rsidRPr="00342D61" w:rsidDel="00A7363F">
          <w:rPr>
            <w:lang w:val="en-GB"/>
          </w:rPr>
          <w:delText>their</w:delText>
        </w:r>
      </w:del>
      <w:ins w:id="1375" w:author="herrmannfrancine@gmail.com" w:date="2019-05-10T13:52:00Z">
        <w:r w:rsidR="00A7363F" w:rsidRPr="00342D61">
          <w:rPr>
            <w:lang w:val="en-GB"/>
          </w:rPr>
          <w:t>there</w:t>
        </w:r>
      </w:ins>
      <w:r w:rsidR="00475E8B" w:rsidRPr="00342D61">
        <w:rPr>
          <w:lang w:val="en-GB"/>
        </w:rPr>
        <w:t xml:space="preserve"> a human avoiding False/True </w:t>
      </w:r>
      <w:del w:id="1376" w:author="herrmannfrancine@gmail.com" w:date="2019-05-10T13:52:00Z">
        <w:r w:rsidR="00475E8B" w:rsidRPr="00342D61" w:rsidDel="00A7363F">
          <w:rPr>
            <w:lang w:val="en-GB"/>
          </w:rPr>
          <w:delText>positif ?</w:delText>
        </w:r>
      </w:del>
      <w:ins w:id="1377" w:author="herrmannfrancine@gmail.com" w:date="2019-05-10T13:52:00Z">
        <w:r w:rsidR="00A7363F" w:rsidRPr="00342D61">
          <w:rPr>
            <w:lang w:val="en-GB"/>
          </w:rPr>
          <w:t>positive?</w:t>
        </w:r>
      </w:ins>
      <w:r w:rsidR="00475E8B" w:rsidRPr="00342D61">
        <w:rPr>
          <w:lang w:val="en-GB"/>
        </w:rPr>
        <w:t xml:space="preserve"> </w:t>
      </w:r>
      <w:r w:rsidR="00475E8B" w:rsidRPr="00342D61">
        <w:rPr>
          <w:lang w:val="en-GB"/>
        </w:rPr>
        <w:br/>
        <w:t xml:space="preserve"> Or / And are there </w:t>
      </w:r>
      <w:del w:id="1378" w:author="herrmannfrancine@gmail.com" w:date="2019-05-10T13:52:00Z">
        <w:r w:rsidR="00475E8B" w:rsidRPr="00342D61" w:rsidDel="00A7363F">
          <w:rPr>
            <w:lang w:val="en-GB"/>
          </w:rPr>
          <w:delText>statictics</w:delText>
        </w:r>
      </w:del>
      <w:ins w:id="1379" w:author="herrmannfrancine@gmail.com" w:date="2019-05-10T13:52:00Z">
        <w:r w:rsidR="00A7363F" w:rsidRPr="00342D61">
          <w:rPr>
            <w:lang w:val="en-GB"/>
          </w:rPr>
          <w:t>statistics</w:t>
        </w:r>
      </w:ins>
      <w:r w:rsidR="00475E8B" w:rsidRPr="00342D61">
        <w:rPr>
          <w:lang w:val="en-GB"/>
        </w:rPr>
        <w:t xml:space="preserve"> </w:t>
      </w:r>
      <w:del w:id="1380" w:author="herrmannfrancine@gmail.com" w:date="2019-05-10T13:52:00Z">
        <w:r w:rsidR="00475E8B" w:rsidRPr="00342D61" w:rsidDel="00A7363F">
          <w:rPr>
            <w:lang w:val="en-GB"/>
          </w:rPr>
          <w:delText>algorithms ?</w:delText>
        </w:r>
      </w:del>
      <w:ins w:id="1381" w:author="herrmannfrancine@gmail.com" w:date="2019-05-10T13:52:00Z">
        <w:r w:rsidR="00A7363F" w:rsidRPr="00342D61">
          <w:rPr>
            <w:lang w:val="en-GB"/>
          </w:rPr>
          <w:t>algorithms?</w:t>
        </w:r>
      </w:ins>
      <w:r w:rsidR="00475E8B" w:rsidRPr="00342D61">
        <w:rPr>
          <w:lang w:val="en-GB"/>
        </w:rPr>
        <w:t xml:space="preserve"> </w:t>
      </w:r>
    </w:p>
    <w:p w14:paraId="127BAE31" w14:textId="76DA3B76" w:rsidR="00852054" w:rsidRPr="00342D61" w:rsidRDefault="0017771C">
      <w:pPr>
        <w:pStyle w:val="Titre1"/>
      </w:pPr>
      <w:bookmarkStart w:id="1382" w:name="_Toc8726320"/>
      <w:r w:rsidRPr="00342D61">
        <w:lastRenderedPageBreak/>
        <w:t xml:space="preserve">The multi-level-model </w:t>
      </w:r>
      <w:ins w:id="1383" w:author="Ned Johnson" w:date="2019-05-12T20:17:00Z">
        <w:r w:rsidR="004F6F43">
          <w:t>(MLM)</w:t>
        </w:r>
      </w:ins>
      <w:bookmarkEnd w:id="1382"/>
    </w:p>
    <w:p w14:paraId="2DD63A16" w14:textId="77777777" w:rsidR="00575BF0" w:rsidRPr="00342D61" w:rsidRDefault="0017771C" w:rsidP="00575BF0">
      <w:pPr>
        <w:rPr>
          <w:lang w:val="en-GB"/>
        </w:rPr>
      </w:pPr>
      <w:r w:rsidRPr="00342D61">
        <w:rPr>
          <w:lang w:val="en-GB"/>
        </w:rPr>
        <w:t xml:space="preserve">Multilevel models (also known as hierarchical linear models, nested data models, mixed models, random coefficient, random-effects models, random parameter models, or split-plot designs) are statistical models of parameters that vary at more than one level. (Citation Wikipedia) </w:t>
      </w:r>
    </w:p>
    <w:p w14:paraId="0E7F1EE2" w14:textId="77777777" w:rsidR="00101717" w:rsidRPr="00342D61" w:rsidRDefault="0017771C" w:rsidP="00575BF0">
      <w:pPr>
        <w:rPr>
          <w:lang w:val="en-GB"/>
        </w:rPr>
      </w:pPr>
      <w:r w:rsidRPr="00342D61">
        <w:rPr>
          <w:lang w:val="en-GB"/>
        </w:rPr>
        <w:t xml:space="preserve"> A multi-level-model is created when a complex structuration is used and require different cutting levels. </w:t>
      </w:r>
      <w:r w:rsidR="006E4505" w:rsidRPr="00342D61">
        <w:rPr>
          <w:lang w:val="en-GB"/>
        </w:rPr>
        <w:t xml:space="preserve"> </w:t>
      </w:r>
    </w:p>
    <w:p w14:paraId="3DD0831E" w14:textId="37A1D2F0" w:rsidR="006E4505" w:rsidRPr="00342D61" w:rsidRDefault="006E4505" w:rsidP="00575BF0">
      <w:pPr>
        <w:rPr>
          <w:lang w:val="en-GB"/>
        </w:rPr>
      </w:pPr>
      <w:r w:rsidRPr="00342D61">
        <w:rPr>
          <w:lang w:val="en-GB"/>
        </w:rPr>
        <w:t xml:space="preserve">Each region could have many </w:t>
      </w:r>
      <w:del w:id="1384" w:author="herrmannfrancine@gmail.com" w:date="2019-05-10T13:52:00Z">
        <w:r w:rsidRPr="00342D61" w:rsidDel="00A7363F">
          <w:rPr>
            <w:lang w:val="en-GB"/>
          </w:rPr>
          <w:delText>state</w:delText>
        </w:r>
      </w:del>
      <w:ins w:id="1385" w:author="herrmannfrancine@gmail.com" w:date="2019-05-10T13:52:00Z">
        <w:r w:rsidR="00A7363F" w:rsidRPr="00342D61">
          <w:rPr>
            <w:lang w:val="en-GB"/>
          </w:rPr>
          <w:t>states</w:t>
        </w:r>
      </w:ins>
      <w:r w:rsidRPr="00342D61">
        <w:rPr>
          <w:lang w:val="en-GB"/>
        </w:rPr>
        <w:t xml:space="preserve"> and each state could have many </w:t>
      </w:r>
      <w:del w:id="1386" w:author="herrmannfrancine@gmail.com" w:date="2019-05-10T13:52:00Z">
        <w:r w:rsidRPr="00342D61" w:rsidDel="00A7363F">
          <w:rPr>
            <w:lang w:val="en-GB"/>
          </w:rPr>
          <w:delText>observation</w:delText>
        </w:r>
      </w:del>
      <w:ins w:id="1387" w:author="herrmannfrancine@gmail.com" w:date="2019-05-10T13:52:00Z">
        <w:r w:rsidR="00A7363F" w:rsidRPr="00342D61">
          <w:rPr>
            <w:lang w:val="en-GB"/>
          </w:rPr>
          <w:t>observations</w:t>
        </w:r>
      </w:ins>
      <w:r w:rsidRPr="00342D61">
        <w:rPr>
          <w:lang w:val="en-GB"/>
        </w:rPr>
        <w:t xml:space="preserve"> </w:t>
      </w:r>
      <w:r w:rsidR="00101717" w:rsidRPr="00342D61">
        <w:rPr>
          <w:lang w:val="en-GB"/>
        </w:rPr>
        <w:t>and so on.</w:t>
      </w:r>
    </w:p>
    <w:p w14:paraId="0342E686" w14:textId="77777777" w:rsidR="006E4505" w:rsidRPr="00342D61" w:rsidRDefault="00334381" w:rsidP="00575BF0">
      <w:pPr>
        <w:rPr>
          <w:lang w:val="en-GB"/>
        </w:rPr>
      </w:pPr>
      <w:r>
        <w:rPr>
          <w:lang w:val="en-GB"/>
        </w:rPr>
        <w:pict w14:anchorId="6F1D55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61.65pt;margin-top:4.8pt;width:293.85pt;height:166.35pt;z-index:251656189">
            <v:imagedata r:id="rId25" o:title="multi_lvl_model-taxonomy"/>
          </v:shape>
        </w:pict>
      </w:r>
      <w:r>
        <w:rPr>
          <w:lang w:val="en-GB"/>
        </w:rPr>
        <w:pict w14:anchorId="53729908">
          <v:shape id="_x0000_i1025" type="#_x0000_t75" style="width:152.3pt;height:166.25pt">
            <v:imagedata r:id="rId26" o:title="multi_lvl_model-generic"/>
          </v:shape>
        </w:pict>
      </w:r>
    </w:p>
    <w:p w14:paraId="3892673D" w14:textId="24E08C7D" w:rsidR="00101717" w:rsidRDefault="00101717" w:rsidP="00575BF0">
      <w:pPr>
        <w:rPr>
          <w:ins w:id="1388" w:author="Ned Johnson" w:date="2019-05-12T20:15:00Z"/>
          <w:b/>
          <w:i/>
          <w:lang w:val="en-GB"/>
        </w:rPr>
      </w:pPr>
      <w:proofErr w:type="spellStart"/>
      <w:r w:rsidRPr="00342D61">
        <w:rPr>
          <w:b/>
          <w:i/>
          <w:lang w:val="en-GB"/>
        </w:rPr>
        <w:t>Generical</w:t>
      </w:r>
      <w:proofErr w:type="spellEnd"/>
      <w:r w:rsidRPr="00342D61">
        <w:rPr>
          <w:b/>
          <w:i/>
          <w:lang w:val="en-GB"/>
        </w:rPr>
        <w:t xml:space="preserve"> </w:t>
      </w:r>
      <w:del w:id="1389" w:author="herrmannfrancine@gmail.com" w:date="2019-05-10T13:53:00Z">
        <w:r w:rsidRPr="00342D61" w:rsidDel="00A7363F">
          <w:rPr>
            <w:b/>
            <w:i/>
            <w:lang w:val="en-GB"/>
          </w:rPr>
          <w:delText>Taxonomie</w:delText>
        </w:r>
      </w:del>
      <w:ins w:id="1390" w:author="herrmannfrancine@gmail.com" w:date="2019-05-10T13:53:00Z">
        <w:r w:rsidR="00A7363F" w:rsidRPr="00342D61">
          <w:rPr>
            <w:b/>
            <w:i/>
            <w:lang w:val="en-GB"/>
          </w:rPr>
          <w:t>Taxonomy</w:t>
        </w:r>
      </w:ins>
      <w:r w:rsidRPr="00342D61">
        <w:rPr>
          <w:b/>
          <w:i/>
          <w:lang w:val="en-GB"/>
        </w:rPr>
        <w:t xml:space="preserve"> </w:t>
      </w:r>
      <w:r w:rsidRPr="00342D61">
        <w:rPr>
          <w:b/>
          <w:i/>
          <w:lang w:val="en-GB"/>
        </w:rPr>
        <w:tab/>
      </w:r>
      <w:r w:rsidRPr="00342D61">
        <w:rPr>
          <w:b/>
          <w:i/>
          <w:lang w:val="en-GB"/>
        </w:rPr>
        <w:tab/>
      </w:r>
      <w:r w:rsidRPr="00342D61">
        <w:rPr>
          <w:b/>
          <w:i/>
          <w:lang w:val="en-GB"/>
        </w:rPr>
        <w:tab/>
        <w:t>enterprise job</w:t>
      </w:r>
      <w:r w:rsidRPr="00342D61">
        <w:rPr>
          <w:b/>
          <w:i/>
          <w:lang w:val="en-GB"/>
        </w:rPr>
        <w:tab/>
      </w:r>
      <w:r w:rsidRPr="00342D61">
        <w:rPr>
          <w:b/>
          <w:i/>
          <w:lang w:val="en-GB"/>
        </w:rPr>
        <w:tab/>
      </w:r>
      <w:r w:rsidRPr="00342D61">
        <w:rPr>
          <w:b/>
          <w:i/>
          <w:lang w:val="en-GB"/>
        </w:rPr>
        <w:tab/>
        <w:t xml:space="preserve">enterprise service of job </w:t>
      </w:r>
    </w:p>
    <w:p w14:paraId="557A67F5" w14:textId="7E1CA1DB" w:rsidR="004F6F43" w:rsidRPr="004F6F43" w:rsidRDefault="004F6F43">
      <w:pPr>
        <w:jc w:val="center"/>
        <w:rPr>
          <w:b/>
          <w:i/>
          <w:sz w:val="28"/>
          <w:lang w:val="en-GB"/>
          <w:rPrChange w:id="1391" w:author="Ned Johnson" w:date="2019-05-12T20:16:00Z">
            <w:rPr>
              <w:b/>
              <w:i/>
              <w:lang w:val="en-GB"/>
            </w:rPr>
          </w:rPrChange>
        </w:rPr>
        <w:pPrChange w:id="1392" w:author="Ned Johnson" w:date="2019-05-12T20:16:00Z">
          <w:pPr/>
        </w:pPrChange>
      </w:pPr>
      <w:proofErr w:type="spellStart"/>
      <w:ins w:id="1393" w:author="Ned Johnson" w:date="2019-05-12T20:17:00Z">
        <w:r>
          <w:rPr>
            <w:b/>
            <w:i/>
            <w:sz w:val="28"/>
            <w:lang w:val="en-GB"/>
          </w:rPr>
          <w:t>Generical</w:t>
        </w:r>
        <w:proofErr w:type="spellEnd"/>
        <w:r>
          <w:rPr>
            <w:b/>
            <w:i/>
            <w:sz w:val="28"/>
            <w:lang w:val="en-GB"/>
          </w:rPr>
          <w:t xml:space="preserve"> Form </w:t>
        </w:r>
      </w:ins>
      <w:ins w:id="1394" w:author="Ned Johnson" w:date="2019-05-12T21:06:00Z">
        <w:r w:rsidR="00AE179A">
          <w:rPr>
            <w:b/>
            <w:i/>
            <w:sz w:val="28"/>
            <w:lang w:val="en-GB"/>
          </w:rPr>
          <w:t>MLM:</w:t>
        </w:r>
      </w:ins>
      <w:ins w:id="1395" w:author="Ned Johnson" w:date="2019-05-12T20:17:00Z">
        <w:r>
          <w:rPr>
            <w:b/>
            <w:i/>
            <w:sz w:val="28"/>
            <w:lang w:val="en-GB"/>
          </w:rPr>
          <w:t xml:space="preserve"> </w:t>
        </w:r>
      </w:ins>
      <w:proofErr w:type="gramStart"/>
      <w:ins w:id="1396" w:author="Ned Johnson" w:date="2019-05-12T20:15:00Z">
        <w:r w:rsidRPr="004F6F43">
          <w:rPr>
            <w:b/>
            <w:i/>
            <w:sz w:val="28"/>
            <w:lang w:val="en-GB"/>
            <w:rPrChange w:id="1397" w:author="Ned Johnson" w:date="2019-05-12T20:16:00Z">
              <w:rPr>
                <w:b/>
                <w:i/>
                <w:lang w:val="en-GB"/>
              </w:rPr>
            </w:rPrChange>
          </w:rPr>
          <w:t>Tax</w:t>
        </w:r>
        <w:r w:rsidRPr="004F6F43">
          <w:rPr>
            <w:b/>
            <w:i/>
            <w:sz w:val="28"/>
            <w:vertAlign w:val="subscript"/>
            <w:lang w:val="en-GB"/>
            <w:rPrChange w:id="1398" w:author="Ned Johnson" w:date="2019-05-12T20:17:00Z">
              <w:rPr>
                <w:b/>
                <w:i/>
                <w:lang w:val="en-GB"/>
              </w:rPr>
            </w:rPrChange>
          </w:rPr>
          <w:t>r,s</w:t>
        </w:r>
        <w:proofErr w:type="gramEnd"/>
        <w:r w:rsidRPr="004F6F43">
          <w:rPr>
            <w:b/>
            <w:i/>
            <w:sz w:val="28"/>
            <w:vertAlign w:val="subscript"/>
            <w:lang w:val="en-GB"/>
            <w:rPrChange w:id="1399" w:author="Ned Johnson" w:date="2019-05-12T20:17:00Z">
              <w:rPr>
                <w:b/>
                <w:i/>
                <w:lang w:val="en-GB"/>
              </w:rPr>
            </w:rPrChange>
          </w:rPr>
          <w:t>,o1</w:t>
        </w:r>
        <w:r w:rsidRPr="004F6F43">
          <w:rPr>
            <w:b/>
            <w:i/>
            <w:sz w:val="28"/>
            <w:lang w:val="en-GB"/>
            <w:rPrChange w:id="1400" w:author="Ned Johnson" w:date="2019-05-12T20:16:00Z">
              <w:rPr>
                <w:b/>
                <w:i/>
                <w:lang w:val="en-GB"/>
              </w:rPr>
            </w:rPrChange>
          </w:rPr>
          <w:t xml:space="preserve"> = </w:t>
        </w:r>
        <w:proofErr w:type="spellStart"/>
        <w:r w:rsidRPr="004F6F43">
          <w:rPr>
            <w:b/>
            <w:i/>
            <w:sz w:val="28"/>
            <w:lang w:val="en-GB"/>
            <w:rPrChange w:id="1401" w:author="Ned Johnson" w:date="2019-05-12T20:16:00Z">
              <w:rPr>
                <w:b/>
                <w:i/>
                <w:lang w:val="en-GB"/>
              </w:rPr>
            </w:rPrChange>
          </w:rPr>
          <w:t>Taxinomy</w:t>
        </w:r>
        <w:proofErr w:type="spellEnd"/>
        <w:r w:rsidRPr="004F6F43">
          <w:rPr>
            <w:b/>
            <w:i/>
            <w:sz w:val="28"/>
            <w:lang w:val="en-GB"/>
            <w:rPrChange w:id="1402" w:author="Ned Johnson" w:date="2019-05-12T20:16:00Z">
              <w:rPr>
                <w:b/>
                <w:i/>
                <w:lang w:val="en-GB"/>
              </w:rPr>
            </w:rPrChange>
          </w:rPr>
          <w:t xml:space="preserve"> </w:t>
        </w:r>
        <w:r w:rsidRPr="004F6F43">
          <w:rPr>
            <w:b/>
            <w:i/>
            <w:sz w:val="28"/>
            <w:vertAlign w:val="subscript"/>
            <w:lang w:val="en-GB"/>
            <w:rPrChange w:id="1403" w:author="Ned Johnson" w:date="2019-05-12T20:17:00Z">
              <w:rPr>
                <w:b/>
                <w:i/>
                <w:lang w:val="en-GB"/>
              </w:rPr>
            </w:rPrChange>
          </w:rPr>
          <w:t>region, state, observation1</w:t>
        </w:r>
      </w:ins>
    </w:p>
    <w:p w14:paraId="638F70B8" w14:textId="04BDC4A6" w:rsidR="00101717" w:rsidRPr="00342D61" w:rsidRDefault="00334381" w:rsidP="00575BF0">
      <w:pPr>
        <w:rPr>
          <w:lang w:val="en-GB"/>
        </w:rPr>
      </w:pPr>
      <w:r>
        <w:rPr>
          <w:lang w:val="en-GB"/>
        </w:rPr>
        <w:pict w14:anchorId="6E659AD9">
          <v:shape id="_x0000_s1027" type="#_x0000_t75" style="position:absolute;margin-left:-12.8pt;margin-top:32.15pt;width:234.15pt;height:126.9pt;z-index:-251646976" wrapcoords="-69 0 -69 21472 21600 21472 21600 0 -69 0">
            <v:imagedata r:id="rId27" o:title="multi_lvl_model-dissimila"/>
            <w10:wrap type="tight"/>
          </v:shape>
        </w:pict>
      </w:r>
      <w:r w:rsidR="0017771C" w:rsidRPr="00342D61">
        <w:rPr>
          <w:lang w:val="en-GB"/>
        </w:rPr>
        <w:t>For each object created we have a level</w:t>
      </w:r>
      <w:ins w:id="1404" w:author="Ned Johnson" w:date="2019-05-14T09:12:00Z">
        <w:r w:rsidR="00F24161">
          <w:rPr>
            <w:lang w:val="en-GB"/>
          </w:rPr>
          <w:t xml:space="preserve"> represent by a column</w:t>
        </w:r>
      </w:ins>
      <w:r w:rsidR="0017771C" w:rsidRPr="00342D61">
        <w:rPr>
          <w:lang w:val="en-GB"/>
        </w:rPr>
        <w:t xml:space="preserve"> and for</w:t>
      </w:r>
      <w:ins w:id="1405" w:author="Ned Johnson" w:date="2019-05-14T09:12:00Z">
        <w:r w:rsidR="00F24161">
          <w:rPr>
            <w:lang w:val="en-GB"/>
          </w:rPr>
          <w:t xml:space="preserve"> each </w:t>
        </w:r>
      </w:ins>
      <w:ins w:id="1406" w:author="Ned Johnson" w:date="2019-05-14T09:13:00Z">
        <w:r w:rsidR="00F24161">
          <w:rPr>
            <w:lang w:val="en-GB"/>
          </w:rPr>
          <w:t xml:space="preserve">column a </w:t>
        </w:r>
      </w:ins>
      <w:del w:id="1407" w:author="Ned Johnson" w:date="2019-05-14T09:13:00Z">
        <w:r w:rsidR="0017771C" w:rsidRPr="00342D61" w:rsidDel="00F24161">
          <w:rPr>
            <w:lang w:val="en-GB"/>
          </w:rPr>
          <w:delText xml:space="preserve"> </w:delText>
        </w:r>
      </w:del>
      <w:del w:id="1408" w:author="Ned Johnson" w:date="2019-05-14T09:12:00Z">
        <w:r w:rsidR="0017771C" w:rsidRPr="00342D61" w:rsidDel="00F24161">
          <w:rPr>
            <w:lang w:val="en-GB"/>
          </w:rPr>
          <w:delText xml:space="preserve">each object </w:delText>
        </w:r>
      </w:del>
      <w:del w:id="1409" w:author="Ned Johnson" w:date="2019-05-14T09:13:00Z">
        <w:r w:rsidR="0017771C" w:rsidRPr="00342D61" w:rsidDel="00F24161">
          <w:rPr>
            <w:lang w:val="en-GB"/>
          </w:rPr>
          <w:delText xml:space="preserve">many </w:delText>
        </w:r>
      </w:del>
      <w:del w:id="1410" w:author="herrmannfrancine@gmail.com" w:date="2019-05-10T13:53:00Z">
        <w:r w:rsidR="0017771C" w:rsidRPr="00342D61" w:rsidDel="00A7363F">
          <w:rPr>
            <w:lang w:val="en-GB"/>
          </w:rPr>
          <w:delText>stuff</w:delText>
        </w:r>
      </w:del>
      <w:ins w:id="1411" w:author="herrmannfrancine@gmail.com" w:date="2019-05-10T13:53:00Z">
        <w:r w:rsidR="00A7363F" w:rsidRPr="00342D61">
          <w:rPr>
            <w:lang w:val="en-GB"/>
          </w:rPr>
          <w:t>stuff</w:t>
        </w:r>
        <w:del w:id="1412" w:author="Ned Johnson" w:date="2019-05-14T09:13:00Z">
          <w:r w:rsidR="00A7363F" w:rsidRPr="00342D61" w:rsidDel="00F24161">
            <w:rPr>
              <w:lang w:val="en-GB"/>
            </w:rPr>
            <w:delText>s</w:delText>
          </w:r>
        </w:del>
      </w:ins>
      <w:r w:rsidR="0017771C" w:rsidRPr="00342D61">
        <w:rPr>
          <w:lang w:val="en-GB"/>
        </w:rPr>
        <w:t xml:space="preserve"> of the </w:t>
      </w:r>
      <w:del w:id="1413" w:author="herrmannfrancine@gmail.com" w:date="2019-05-10T13:53:00Z">
        <w:r w:rsidR="0017771C" w:rsidRPr="00342D61" w:rsidDel="00A7363F">
          <w:rPr>
            <w:lang w:val="en-GB"/>
          </w:rPr>
          <w:delText>taxinomy</w:delText>
        </w:r>
      </w:del>
      <w:ins w:id="1414" w:author="herrmannfrancine@gmail.com" w:date="2019-05-10T13:53:00Z">
        <w:r w:rsidR="00A7363F" w:rsidRPr="00342D61">
          <w:rPr>
            <w:lang w:val="en-GB"/>
          </w:rPr>
          <w:t>taxonomy</w:t>
        </w:r>
      </w:ins>
      <w:r w:rsidR="0017771C" w:rsidRPr="00342D61">
        <w:rPr>
          <w:lang w:val="en-GB"/>
        </w:rPr>
        <w:t xml:space="preserve"> could be used</w:t>
      </w:r>
    </w:p>
    <w:p w14:paraId="10E4205C" w14:textId="21D40A43" w:rsidR="006E4505" w:rsidRPr="00342D61" w:rsidRDefault="00733F7D" w:rsidP="006E4505">
      <w:pPr>
        <w:rPr>
          <w:lang w:val="en-GB"/>
        </w:rPr>
      </w:pPr>
      <w:r w:rsidRPr="00342D61">
        <w:rPr>
          <w:lang w:val="en-GB"/>
        </w:rPr>
        <w:t xml:space="preserve">In order to make possible this stuff we could make for each type of object a table in order to compare an </w:t>
      </w:r>
      <w:r w:rsidR="006E4505" w:rsidRPr="00342D61">
        <w:rPr>
          <w:lang w:val="en-GB"/>
        </w:rPr>
        <w:t xml:space="preserve">object between another object of the same type. (like job, </w:t>
      </w:r>
      <w:del w:id="1415" w:author="herrmannfrancine@gmail.com" w:date="2019-05-10T13:53:00Z">
        <w:r w:rsidR="006E4505" w:rsidRPr="00342D61" w:rsidDel="00A7363F">
          <w:rPr>
            <w:lang w:val="en-GB"/>
          </w:rPr>
          <w:delText>service,…</w:delText>
        </w:r>
      </w:del>
      <w:ins w:id="1416" w:author="herrmannfrancine@gmail.com" w:date="2019-05-10T13:53:00Z">
        <w:r w:rsidR="00A7363F" w:rsidRPr="00342D61">
          <w:rPr>
            <w:lang w:val="en-GB"/>
          </w:rPr>
          <w:t>service,</w:t>
        </w:r>
      </w:ins>
      <w:r w:rsidR="006E4505" w:rsidRPr="00342D61">
        <w:rPr>
          <w:lang w:val="en-GB"/>
        </w:rPr>
        <w:t>)</w:t>
      </w:r>
    </w:p>
    <w:p w14:paraId="1ABA10E9" w14:textId="1123F07F" w:rsidR="006E4505" w:rsidRPr="00342D61" w:rsidRDefault="006E4505" w:rsidP="006E4505">
      <w:pPr>
        <w:rPr>
          <w:lang w:val="en-GB"/>
        </w:rPr>
      </w:pPr>
      <w:r w:rsidRPr="00342D61">
        <w:rPr>
          <w:lang w:val="en-GB"/>
        </w:rPr>
        <w:t xml:space="preserve">Once a table is made for an object, we can observe a </w:t>
      </w:r>
      <w:del w:id="1417" w:author="herrmannfrancine@gmail.com" w:date="2019-05-10T13:53:00Z">
        <w:r w:rsidRPr="00342D61" w:rsidDel="00A7363F">
          <w:rPr>
            <w:lang w:val="en-GB"/>
          </w:rPr>
          <w:delText>dissmiliraty</w:delText>
        </w:r>
      </w:del>
      <w:ins w:id="1418" w:author="herrmannfrancine@gmail.com" w:date="2019-05-10T13:53:00Z">
        <w:r w:rsidR="00A7363F" w:rsidRPr="00342D61">
          <w:rPr>
            <w:lang w:val="en-GB"/>
          </w:rPr>
          <w:t>dissimilarity</w:t>
        </w:r>
      </w:ins>
      <w:r w:rsidRPr="00342D61">
        <w:rPr>
          <w:lang w:val="en-GB"/>
        </w:rPr>
        <w:t xml:space="preserve"> measure, reporting differences between the </w:t>
      </w:r>
      <w:del w:id="1419" w:author="herrmannfrancine@gmail.com" w:date="2019-05-10T13:53:00Z">
        <w:r w:rsidRPr="00342D61" w:rsidDel="00A7363F">
          <w:rPr>
            <w:lang w:val="en-GB"/>
          </w:rPr>
          <w:delText>differents</w:delText>
        </w:r>
      </w:del>
      <w:ins w:id="1420" w:author="herrmannfrancine@gmail.com" w:date="2019-05-10T13:53:00Z">
        <w:r w:rsidR="00A7363F" w:rsidRPr="00342D61">
          <w:rPr>
            <w:lang w:val="en-GB"/>
          </w:rPr>
          <w:t>different</w:t>
        </w:r>
      </w:ins>
      <w:r w:rsidRPr="00342D61">
        <w:rPr>
          <w:lang w:val="en-GB"/>
        </w:rPr>
        <w:t xml:space="preserve"> columns.</w:t>
      </w:r>
    </w:p>
    <w:p w14:paraId="6F2789EB" w14:textId="1562AB15" w:rsidR="00101717" w:rsidRPr="00342D61" w:rsidRDefault="00334381" w:rsidP="006E4505">
      <w:pPr>
        <w:rPr>
          <w:lang w:val="en-GB"/>
        </w:rPr>
      </w:pPr>
      <w:r>
        <w:rPr>
          <w:lang w:val="en-GB"/>
        </w:rPr>
        <w:pict w14:anchorId="4AF279F5">
          <v:shape id="_x0000_s1029" type="#_x0000_t75" style="position:absolute;margin-left:-33.05pt;margin-top:18.1pt;width:247.6pt;height:141.95pt;z-index:251671552">
            <v:imagedata r:id="rId28" o:title="multi_lvl_model-point of ref"/>
            <w10:wrap type="square"/>
          </v:shape>
        </w:pict>
      </w:r>
    </w:p>
    <w:p w14:paraId="5AE2DCF4" w14:textId="709814CB" w:rsidR="00101717" w:rsidRPr="00342D61" w:rsidDel="004F6F43" w:rsidRDefault="00101717" w:rsidP="006E4505">
      <w:pPr>
        <w:rPr>
          <w:del w:id="1421" w:author="Ned Johnson" w:date="2019-05-12T20:23:00Z"/>
          <w:lang w:val="en-GB"/>
        </w:rPr>
      </w:pPr>
    </w:p>
    <w:p w14:paraId="4C435BB9" w14:textId="273B6AE6" w:rsidR="00101717" w:rsidRPr="00342D61" w:rsidDel="004F6F43" w:rsidRDefault="00101717" w:rsidP="006E4505">
      <w:pPr>
        <w:rPr>
          <w:del w:id="1422" w:author="Ned Johnson" w:date="2019-05-12T20:23:00Z"/>
          <w:lang w:val="en-GB"/>
        </w:rPr>
      </w:pPr>
    </w:p>
    <w:p w14:paraId="4F22B54D" w14:textId="77777777" w:rsidR="00101717" w:rsidRPr="00342D61" w:rsidRDefault="00101717">
      <w:pPr>
        <w:rPr>
          <w:lang w:val="en-GB"/>
        </w:rPr>
      </w:pPr>
      <w:r w:rsidRPr="00342D61">
        <w:rPr>
          <w:lang w:val="en-GB"/>
        </w:rPr>
        <w:t xml:space="preserve">In the end, we can make a graphics thanks to the dissimilarity measure to make a graphics of point of reference for each object. </w:t>
      </w:r>
    </w:p>
    <w:p w14:paraId="019236CC" w14:textId="77777777" w:rsidR="00101717" w:rsidRPr="00342D61" w:rsidRDefault="00101717" w:rsidP="00101717">
      <w:pPr>
        <w:rPr>
          <w:lang w:val="en-GB"/>
        </w:rPr>
      </w:pPr>
    </w:p>
    <w:p w14:paraId="614CF232" w14:textId="77777777" w:rsidR="00101717" w:rsidRPr="00342D61" w:rsidRDefault="00101717">
      <w:pPr>
        <w:rPr>
          <w:lang w:val="en-GB"/>
        </w:rPr>
        <w:pPrChange w:id="1423" w:author="Ned Johnson" w:date="2019-05-12T21:08:00Z">
          <w:pPr>
            <w:jc w:val="center"/>
          </w:pPr>
        </w:pPrChange>
      </w:pPr>
      <w:r w:rsidRPr="00342D61">
        <w:rPr>
          <w:lang w:val="en-GB"/>
        </w:rPr>
        <w:t>As a result, with these graphics we can make an HAC (Hierarchical Ascending Classification</w:t>
      </w:r>
    </w:p>
    <w:p w14:paraId="5FF449F2" w14:textId="77777777" w:rsidR="006E4505" w:rsidRPr="00342D61" w:rsidRDefault="006E4505">
      <w:pPr>
        <w:rPr>
          <w:lang w:val="en-GB"/>
        </w:rPr>
      </w:pPr>
      <w:r w:rsidRPr="00342D61">
        <w:rPr>
          <w:lang w:val="en-GB"/>
        </w:rPr>
        <w:br w:type="page"/>
      </w:r>
    </w:p>
    <w:p w14:paraId="39C5AFCB" w14:textId="77777777" w:rsidR="00733F7D" w:rsidRPr="00342D61" w:rsidRDefault="00733F7D">
      <w:pPr>
        <w:pStyle w:val="Titre1"/>
      </w:pPr>
      <w:bookmarkStart w:id="1424" w:name="_Toc8726321"/>
      <w:r w:rsidRPr="00342D61">
        <w:lastRenderedPageBreak/>
        <w:t>Hierarchical Ascending Classification (HAC)</w:t>
      </w:r>
      <w:bookmarkEnd w:id="1424"/>
    </w:p>
    <w:p w14:paraId="6FF5C148" w14:textId="77777777" w:rsidR="00575BF0" w:rsidRPr="00342D61" w:rsidRDefault="00733F7D" w:rsidP="00575BF0">
      <w:pPr>
        <w:rPr>
          <w:lang w:val="en-GB"/>
        </w:rPr>
      </w:pPr>
      <w:r w:rsidRPr="00342D61">
        <w:rPr>
          <w:lang w:val="en-GB"/>
        </w:rPr>
        <w:t xml:space="preserve">In data mining and statistics, hierarchical clustering (also called hierarchical cluster analysis or HCA) is a method of cluster analysis which seeks to build a hierarchy of clusters. </w:t>
      </w:r>
    </w:p>
    <w:p w14:paraId="4204CC62" w14:textId="38D1D7D6" w:rsidR="0011646F" w:rsidRPr="00342D61" w:rsidRDefault="0011646F" w:rsidP="00575BF0">
      <w:pPr>
        <w:rPr>
          <w:lang w:val="en-GB"/>
        </w:rPr>
      </w:pPr>
      <w:r w:rsidRPr="00342D61">
        <w:rPr>
          <w:lang w:val="en-GB"/>
        </w:rPr>
        <w:t xml:space="preserve">An HAC is created </w:t>
      </w:r>
      <w:del w:id="1425" w:author="herrmannfrancine@gmail.com" w:date="2019-05-10T13:53:00Z">
        <w:r w:rsidRPr="00342D61" w:rsidDel="00A7363F">
          <w:rPr>
            <w:lang w:val="en-GB"/>
          </w:rPr>
          <w:delText>when :</w:delText>
        </w:r>
      </w:del>
      <w:ins w:id="1426" w:author="herrmannfrancine@gmail.com" w:date="2019-05-10T13:53:00Z">
        <w:r w:rsidR="00A7363F" w:rsidRPr="00342D61">
          <w:rPr>
            <w:lang w:val="en-GB"/>
          </w:rPr>
          <w:t>when:</w:t>
        </w:r>
      </w:ins>
      <w:r w:rsidRPr="00342D61">
        <w:rPr>
          <w:lang w:val="en-GB"/>
        </w:rPr>
        <w:t xml:space="preserve"> </w:t>
      </w:r>
    </w:p>
    <w:p w14:paraId="4D21B4BA" w14:textId="68EA40D9" w:rsidR="0011646F" w:rsidRPr="00342D61" w:rsidRDefault="0011646F" w:rsidP="0011646F">
      <w:pPr>
        <w:pStyle w:val="Paragraphedeliste"/>
        <w:numPr>
          <w:ilvl w:val="0"/>
          <w:numId w:val="15"/>
        </w:numPr>
        <w:rPr>
          <w:lang w:val="en-GB"/>
        </w:rPr>
      </w:pPr>
      <w:r w:rsidRPr="00342D61">
        <w:rPr>
          <w:lang w:val="en-GB"/>
        </w:rPr>
        <w:t xml:space="preserve">a </w:t>
      </w:r>
      <w:del w:id="1427" w:author="herrmannfrancine@gmail.com" w:date="2019-05-10T13:54:00Z">
        <w:r w:rsidRPr="00342D61" w:rsidDel="00A7363F">
          <w:rPr>
            <w:lang w:val="en-GB"/>
          </w:rPr>
          <w:delText>taxi</w:delText>
        </w:r>
      </w:del>
      <w:ins w:id="1428" w:author="herrmannfrancine@gmail.com" w:date="2019-05-10T13:54:00Z">
        <w:r w:rsidR="00A7363F" w:rsidRPr="00342D61">
          <w:rPr>
            <w:lang w:val="en-GB"/>
          </w:rPr>
          <w:t>taxo</w:t>
        </w:r>
        <w:r w:rsidR="00A7363F">
          <w:rPr>
            <w:lang w:val="en-GB"/>
          </w:rPr>
          <w:t>nomy</w:t>
        </w:r>
      </w:ins>
      <w:del w:id="1429" w:author="herrmannfrancine@gmail.com" w:date="2019-05-10T13:53:00Z">
        <w:r w:rsidRPr="00342D61" w:rsidDel="00A7363F">
          <w:rPr>
            <w:lang w:val="en-GB"/>
          </w:rPr>
          <w:delText>monie</w:delText>
        </w:r>
      </w:del>
      <w:r w:rsidRPr="00342D61">
        <w:rPr>
          <w:lang w:val="en-GB"/>
        </w:rPr>
        <w:t xml:space="preserve"> is needed</w:t>
      </w:r>
    </w:p>
    <w:p w14:paraId="211F1758" w14:textId="4683CC66" w:rsidR="0011646F" w:rsidRPr="00342D61" w:rsidRDefault="0011646F" w:rsidP="0011646F">
      <w:pPr>
        <w:pStyle w:val="Paragraphedeliste"/>
        <w:numPr>
          <w:ilvl w:val="0"/>
          <w:numId w:val="15"/>
        </w:numPr>
        <w:rPr>
          <w:b/>
          <w:lang w:val="en-GB"/>
        </w:rPr>
      </w:pPr>
      <w:r w:rsidRPr="00342D61">
        <w:rPr>
          <w:b/>
          <w:lang w:val="en-GB"/>
        </w:rPr>
        <w:t xml:space="preserve">dissimilarity </w:t>
      </w:r>
      <w:del w:id="1430" w:author="herrmannfrancine@gmail.com" w:date="2019-05-10T13:54:00Z">
        <w:r w:rsidRPr="00342D61" w:rsidDel="00A7363F">
          <w:rPr>
            <w:b/>
            <w:lang w:val="en-GB"/>
          </w:rPr>
          <w:delText>are</w:delText>
        </w:r>
      </w:del>
      <w:ins w:id="1431" w:author="herrmannfrancine@gmail.com" w:date="2019-05-10T13:54:00Z">
        <w:r w:rsidR="00A7363F" w:rsidRPr="00342D61">
          <w:rPr>
            <w:b/>
            <w:lang w:val="en-GB"/>
          </w:rPr>
          <w:t>is</w:t>
        </w:r>
      </w:ins>
      <w:r w:rsidRPr="00342D61">
        <w:rPr>
          <w:b/>
          <w:lang w:val="en-GB"/>
        </w:rPr>
        <w:t xml:space="preserve"> measure</w:t>
      </w:r>
      <w:ins w:id="1432" w:author="herrmannfrancine@gmail.com" w:date="2019-05-10T13:54:00Z">
        <w:r w:rsidR="00A7363F">
          <w:rPr>
            <w:b/>
            <w:lang w:val="en-GB"/>
          </w:rPr>
          <w:t>d</w:t>
        </w:r>
      </w:ins>
      <w:r w:rsidRPr="00342D61">
        <w:rPr>
          <w:b/>
          <w:lang w:val="en-GB"/>
        </w:rPr>
        <w:t xml:space="preserve"> </w:t>
      </w:r>
    </w:p>
    <w:p w14:paraId="40CF414B" w14:textId="0B85BAFB" w:rsidR="0011646F" w:rsidRPr="00342D61" w:rsidRDefault="0011646F" w:rsidP="0011646F">
      <w:pPr>
        <w:pStyle w:val="Paragraphedeliste"/>
        <w:numPr>
          <w:ilvl w:val="0"/>
          <w:numId w:val="15"/>
        </w:numPr>
        <w:rPr>
          <w:lang w:val="en-GB"/>
        </w:rPr>
      </w:pPr>
      <w:r w:rsidRPr="00342D61">
        <w:rPr>
          <w:lang w:val="en-GB"/>
        </w:rPr>
        <w:t xml:space="preserve">for clustering many </w:t>
      </w:r>
      <w:del w:id="1433" w:author="herrmannfrancine@gmail.com" w:date="2019-05-10T13:54:00Z">
        <w:r w:rsidRPr="00342D61" w:rsidDel="00A7363F">
          <w:rPr>
            <w:lang w:val="en-GB"/>
          </w:rPr>
          <w:delText>object</w:delText>
        </w:r>
      </w:del>
      <w:ins w:id="1434" w:author="herrmannfrancine@gmail.com" w:date="2019-05-10T13:54:00Z">
        <w:r w:rsidR="00A7363F" w:rsidRPr="00342D61">
          <w:rPr>
            <w:lang w:val="en-GB"/>
          </w:rPr>
          <w:t>objects</w:t>
        </w:r>
      </w:ins>
      <w:r w:rsidRPr="00342D61">
        <w:rPr>
          <w:lang w:val="en-GB"/>
        </w:rPr>
        <w:t xml:space="preserve"> in order to make cluster analysis and segmentation.</w:t>
      </w:r>
    </w:p>
    <w:p w14:paraId="6A08A82B" w14:textId="77777777" w:rsidR="0011646F" w:rsidRPr="00342D61" w:rsidRDefault="0011646F" w:rsidP="0011646F">
      <w:pPr>
        <w:rPr>
          <w:b/>
          <w:lang w:val="en-GB"/>
        </w:rPr>
      </w:pPr>
      <w:r w:rsidRPr="00342D61">
        <w:rPr>
          <w:b/>
          <w:lang w:val="en-GB"/>
        </w:rPr>
        <w:t>Once created, this cluster will make it possible to present wiser choices to the client.</w:t>
      </w:r>
    </w:p>
    <w:p w14:paraId="6928763A" w14:textId="02BABDC0" w:rsidR="0011646F" w:rsidRPr="00342D61" w:rsidRDefault="0011646F" w:rsidP="0011646F">
      <w:pPr>
        <w:rPr>
          <w:lang w:val="en-GB"/>
        </w:rPr>
      </w:pPr>
      <w:r w:rsidRPr="00342D61">
        <w:rPr>
          <w:lang w:val="en-GB"/>
        </w:rPr>
        <w:t xml:space="preserve">Point </w:t>
      </w:r>
      <w:del w:id="1435" w:author="herrmannfrancine@gmail.com" w:date="2019-05-10T13:54:00Z">
        <w:r w:rsidRPr="00342D61" w:rsidDel="00A7363F">
          <w:rPr>
            <w:lang w:val="en-GB"/>
          </w:rPr>
          <w:delText>Descriptor :</w:delText>
        </w:r>
      </w:del>
      <w:ins w:id="1436" w:author="herrmannfrancine@gmail.com" w:date="2019-05-10T13:54:00Z">
        <w:r w:rsidR="00A7363F" w:rsidRPr="00342D61">
          <w:rPr>
            <w:lang w:val="en-GB"/>
          </w:rPr>
          <w:t>Descriptor:</w:t>
        </w:r>
      </w:ins>
      <w:r w:rsidRPr="00342D61">
        <w:rPr>
          <w:lang w:val="en-GB"/>
        </w:rPr>
        <w:t xml:space="preserve"> </w:t>
      </w:r>
    </w:p>
    <w:p w14:paraId="504C6B88" w14:textId="272E2235" w:rsidR="0011646F" w:rsidRPr="00342D61" w:rsidRDefault="0011646F" w:rsidP="0011646F">
      <w:pPr>
        <w:pStyle w:val="Paragraphedeliste"/>
        <w:numPr>
          <w:ilvl w:val="0"/>
          <w:numId w:val="17"/>
        </w:numPr>
        <w:rPr>
          <w:lang w:val="en-GB"/>
        </w:rPr>
      </w:pPr>
      <w:r w:rsidRPr="00342D61">
        <w:rPr>
          <w:lang w:val="en-GB"/>
        </w:rPr>
        <w:t xml:space="preserve">As see </w:t>
      </w:r>
      <w:del w:id="1437" w:author="herrmannfrancine@gmail.com" w:date="2019-05-10T13:54:00Z">
        <w:r w:rsidRPr="00342D61" w:rsidDel="00A7363F">
          <w:rPr>
            <w:lang w:val="en-GB"/>
          </w:rPr>
          <w:delText>precedently</w:delText>
        </w:r>
      </w:del>
      <w:proofErr w:type="spellStart"/>
      <w:ins w:id="1438" w:author="herrmannfrancine@gmail.com" w:date="2019-05-10T13:54:00Z">
        <w:r w:rsidR="00A7363F" w:rsidRPr="00342D61">
          <w:rPr>
            <w:lang w:val="en-GB"/>
          </w:rPr>
          <w:t>precedingly</w:t>
        </w:r>
      </w:ins>
      <w:proofErr w:type="spellEnd"/>
      <w:r w:rsidRPr="00342D61">
        <w:rPr>
          <w:lang w:val="en-GB"/>
        </w:rPr>
        <w:t xml:space="preserve"> each point will present an object created with the taxonomy </w:t>
      </w:r>
    </w:p>
    <w:p w14:paraId="1EC61FCB" w14:textId="343BC79F" w:rsidR="0011646F" w:rsidRPr="00342D61" w:rsidRDefault="0011646F" w:rsidP="0011646F">
      <w:pPr>
        <w:rPr>
          <w:lang w:val="en-GB"/>
        </w:rPr>
      </w:pPr>
      <w:r w:rsidRPr="00342D61">
        <w:rPr>
          <w:lang w:val="en-GB"/>
        </w:rPr>
        <w:t xml:space="preserve">Strategies for hierarchical clustering generally fall into two </w:t>
      </w:r>
      <w:del w:id="1439" w:author="herrmannfrancine@gmail.com" w:date="2019-05-10T13:54:00Z">
        <w:r w:rsidRPr="00342D61" w:rsidDel="00A7363F">
          <w:rPr>
            <w:lang w:val="en-GB"/>
          </w:rPr>
          <w:delText>types :</w:delText>
        </w:r>
      </w:del>
      <w:ins w:id="1440" w:author="herrmannfrancine@gmail.com" w:date="2019-05-10T13:54:00Z">
        <w:r w:rsidR="00A7363F" w:rsidRPr="00342D61">
          <w:rPr>
            <w:lang w:val="en-GB"/>
          </w:rPr>
          <w:t>types:</w:t>
        </w:r>
      </w:ins>
    </w:p>
    <w:p w14:paraId="31BE6AFD" w14:textId="77777777" w:rsidR="0011646F" w:rsidRPr="00342D61" w:rsidRDefault="0011646F" w:rsidP="0011646F">
      <w:pPr>
        <w:pStyle w:val="Paragraphedeliste"/>
        <w:numPr>
          <w:ilvl w:val="0"/>
          <w:numId w:val="16"/>
        </w:numPr>
        <w:rPr>
          <w:lang w:val="en-GB"/>
        </w:rPr>
      </w:pPr>
      <w:r w:rsidRPr="00342D61">
        <w:rPr>
          <w:b/>
          <w:lang w:val="en-GB"/>
        </w:rPr>
        <w:t>Agglomerative:</w:t>
      </w:r>
      <w:r w:rsidRPr="00342D61">
        <w:rPr>
          <w:lang w:val="en-GB"/>
        </w:rPr>
        <w:t xml:space="preserve"> This is a "</w:t>
      </w:r>
      <w:r w:rsidRPr="00342D61">
        <w:rPr>
          <w:b/>
          <w:lang w:val="en-GB"/>
        </w:rPr>
        <w:t>bottom-up</w:t>
      </w:r>
      <w:r w:rsidRPr="00342D61">
        <w:rPr>
          <w:lang w:val="en-GB"/>
        </w:rPr>
        <w:t>" approach: each observation starts in its own cluster, and pairs of clusters are merged as one moves up the hierarchy.</w:t>
      </w:r>
    </w:p>
    <w:p w14:paraId="711B473F" w14:textId="77777777" w:rsidR="00686970" w:rsidRPr="00342D61" w:rsidRDefault="0011646F" w:rsidP="00686970">
      <w:pPr>
        <w:pStyle w:val="Paragraphedeliste"/>
        <w:numPr>
          <w:ilvl w:val="0"/>
          <w:numId w:val="16"/>
        </w:numPr>
        <w:rPr>
          <w:lang w:val="en-GB"/>
        </w:rPr>
      </w:pPr>
      <w:r w:rsidRPr="00342D61">
        <w:rPr>
          <w:b/>
          <w:lang w:val="en-GB"/>
        </w:rPr>
        <w:t>Divisive:</w:t>
      </w:r>
      <w:r w:rsidRPr="00342D61">
        <w:rPr>
          <w:lang w:val="en-GB"/>
        </w:rPr>
        <w:t xml:space="preserve"> This is a "</w:t>
      </w:r>
      <w:r w:rsidRPr="00342D61">
        <w:rPr>
          <w:b/>
          <w:lang w:val="en-GB"/>
        </w:rPr>
        <w:t>top-down</w:t>
      </w:r>
      <w:r w:rsidRPr="00342D61">
        <w:rPr>
          <w:lang w:val="en-GB"/>
        </w:rPr>
        <w:t>" approach: all observations start in one cluster, and splits are performed recursively as one moves down the hierarchy.</w:t>
      </w:r>
    </w:p>
    <w:p w14:paraId="3E8925D6" w14:textId="2FDE856C" w:rsidR="0011646F" w:rsidRPr="00342D61" w:rsidRDefault="0011646F" w:rsidP="00575BF0">
      <w:pPr>
        <w:rPr>
          <w:lang w:val="en-GB"/>
        </w:rPr>
      </w:pPr>
      <w:r w:rsidRPr="00342D61">
        <w:rPr>
          <w:noProof/>
          <w:lang w:eastAsia="fr-FR"/>
        </w:rPr>
        <w:drawing>
          <wp:anchor distT="0" distB="0" distL="114300" distR="114300" simplePos="0" relativeHeight="251672576" behindDoc="1" locked="0" layoutInCell="1" allowOverlap="1" wp14:anchorId="533D810C" wp14:editId="275B78CB">
            <wp:simplePos x="0" y="0"/>
            <wp:positionH relativeFrom="margin">
              <wp:posOffset>-160655</wp:posOffset>
            </wp:positionH>
            <wp:positionV relativeFrom="paragraph">
              <wp:posOffset>7620</wp:posOffset>
            </wp:positionV>
            <wp:extent cx="3795747" cy="2366280"/>
            <wp:effectExtent l="0" t="0" r="0" b="0"/>
            <wp:wrapTight wrapText="bothSides">
              <wp:wrapPolygon edited="0">
                <wp:start x="0" y="0"/>
                <wp:lineTo x="0" y="21391"/>
                <wp:lineTo x="21466" y="21391"/>
                <wp:lineTo x="2146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5747" cy="2366280"/>
                    </a:xfrm>
                    <a:prstGeom prst="rect">
                      <a:avLst/>
                    </a:prstGeom>
                  </pic:spPr>
                </pic:pic>
              </a:graphicData>
            </a:graphic>
            <wp14:sizeRelH relativeFrom="margin">
              <wp14:pctWidth>0</wp14:pctWidth>
            </wp14:sizeRelH>
            <wp14:sizeRelV relativeFrom="margin">
              <wp14:pctHeight>0</wp14:pctHeight>
            </wp14:sizeRelV>
          </wp:anchor>
        </w:drawing>
      </w:r>
    </w:p>
    <w:p w14:paraId="2E7D5697" w14:textId="00962E01" w:rsidR="0011646F" w:rsidRPr="00342D61" w:rsidDel="00AF086B" w:rsidRDefault="005F041E" w:rsidP="00575BF0">
      <w:pPr>
        <w:rPr>
          <w:del w:id="1441" w:author="Ned Johnson" w:date="2019-05-14T09:49:00Z"/>
          <w:lang w:val="en-GB"/>
        </w:rPr>
      </w:pPr>
      <w:ins w:id="1442" w:author="Ned Johnson" w:date="2019-05-13T01:16:00Z">
        <w:r>
          <w:rPr>
            <w:lang w:val="en-GB"/>
          </w:rPr>
          <w:t xml:space="preserve">These algorithms are usually </w:t>
        </w:r>
      </w:ins>
      <w:ins w:id="1443" w:author="Ned Johnson" w:date="2019-05-13T01:17:00Z">
        <w:r>
          <w:rPr>
            <w:lang w:val="en-GB"/>
          </w:rPr>
          <w:t>b</w:t>
        </w:r>
      </w:ins>
      <w:ins w:id="1444" w:author="Ned Johnson" w:date="2019-05-13T00:50:00Z">
        <w:r w:rsidR="00730518" w:rsidRPr="00730518">
          <w:rPr>
            <w:lang w:val="en-GB"/>
          </w:rPr>
          <w:t>ased on distance (prototype or density)</w:t>
        </w:r>
        <w:r w:rsidR="00730518">
          <w:rPr>
            <w:lang w:val="en-GB"/>
          </w:rPr>
          <w:t xml:space="preserve"> and / or Grid-based like Dend</w:t>
        </w:r>
      </w:ins>
      <w:ins w:id="1445" w:author="Ned Johnson" w:date="2019-05-13T00:51:00Z">
        <w:r w:rsidR="00730518">
          <w:rPr>
            <w:lang w:val="en-GB"/>
          </w:rPr>
          <w:t>r</w:t>
        </w:r>
      </w:ins>
      <w:ins w:id="1446" w:author="Ned Johnson" w:date="2019-05-13T00:50:00Z">
        <w:r w:rsidR="00730518">
          <w:rPr>
            <w:lang w:val="en-GB"/>
          </w:rPr>
          <w:t xml:space="preserve">ogram </w:t>
        </w:r>
        <w:r w:rsidR="00730518" w:rsidRPr="00730518">
          <w:rPr>
            <w:lang w:val="en-GB"/>
          </w:rPr>
          <w:t>(discretization of data)</w:t>
        </w:r>
      </w:ins>
    </w:p>
    <w:p w14:paraId="4C588BAE" w14:textId="161FEDE2" w:rsidR="00730518" w:rsidRDefault="00730518" w:rsidP="00575BF0">
      <w:pPr>
        <w:rPr>
          <w:ins w:id="1447" w:author="Ned Johnson" w:date="2019-05-13T00:52:00Z"/>
          <w:lang w:val="en-GB"/>
        </w:rPr>
      </w:pPr>
    </w:p>
    <w:p w14:paraId="4A4D188F" w14:textId="3C723A62" w:rsidR="00AF086B" w:rsidRDefault="00730518" w:rsidP="00575BF0">
      <w:pPr>
        <w:rPr>
          <w:ins w:id="1448" w:author="Ned Johnson" w:date="2019-05-14T08:49:00Z"/>
          <w:lang w:val="en-GB"/>
        </w:rPr>
      </w:pPr>
      <w:ins w:id="1449" w:author="Ned Johnson" w:date="2019-05-13T00:52:00Z">
        <w:r>
          <w:rPr>
            <w:lang w:val="en-GB"/>
          </w:rPr>
          <w:t>These methods</w:t>
        </w:r>
      </w:ins>
      <w:ins w:id="1450" w:author="Ned Johnson" w:date="2019-05-13T00:51:00Z">
        <w:r>
          <w:rPr>
            <w:lang w:val="en-GB"/>
          </w:rPr>
          <w:t xml:space="preserve"> can </w:t>
        </w:r>
      </w:ins>
      <w:ins w:id="1451" w:author="Ned Johnson" w:date="2019-05-13T00:52:00Z">
        <w:r>
          <w:rPr>
            <w:lang w:val="en-GB"/>
          </w:rPr>
          <w:t>make</w:t>
        </w:r>
      </w:ins>
      <w:ins w:id="1452" w:author="Ned Johnson" w:date="2019-05-13T00:51:00Z">
        <w:r>
          <w:rPr>
            <w:lang w:val="en-GB"/>
          </w:rPr>
          <w:t xml:space="preserve"> their own concept thanks to cloud of points </w:t>
        </w:r>
      </w:ins>
    </w:p>
    <w:p w14:paraId="29E14918" w14:textId="0E21FB06" w:rsidR="00090F87" w:rsidDel="00AF086B" w:rsidRDefault="00090F87" w:rsidP="00575BF0">
      <w:pPr>
        <w:rPr>
          <w:del w:id="1453" w:author="Ned Johnson" w:date="2019-05-14T08:50:00Z"/>
          <w:b/>
          <w:lang w:val="en-GB"/>
        </w:rPr>
      </w:pPr>
      <w:ins w:id="1454" w:author="Ned Johnson" w:date="2019-05-14T08:49:00Z">
        <w:r w:rsidRPr="00090F87">
          <w:rPr>
            <w:b/>
            <w:lang w:val="en-GB"/>
            <w:rPrChange w:id="1455" w:author="Ned Johnson" w:date="2019-05-14T08:50:00Z">
              <w:rPr>
                <w:lang w:val="en-GB"/>
              </w:rPr>
            </w:rPrChange>
          </w:rPr>
          <w:t xml:space="preserve">The cluster dendogram will be the </w:t>
        </w:r>
      </w:ins>
      <w:ins w:id="1456" w:author="Ned Johnson" w:date="2019-05-14T08:50:00Z">
        <w:r w:rsidRPr="00090F87">
          <w:rPr>
            <w:b/>
            <w:lang w:val="en-GB"/>
            <w:rPrChange w:id="1457" w:author="Ned Johnson" w:date="2019-05-14T08:50:00Z">
              <w:rPr>
                <w:lang w:val="en-GB"/>
              </w:rPr>
            </w:rPrChange>
          </w:rPr>
          <w:t xml:space="preserve">final </w:t>
        </w:r>
      </w:ins>
      <w:ins w:id="1458" w:author="Ned Johnson" w:date="2019-05-14T08:49:00Z">
        <w:r w:rsidRPr="00090F87">
          <w:rPr>
            <w:b/>
            <w:lang w:val="en-GB"/>
            <w:rPrChange w:id="1459" w:author="Ned Johnson" w:date="2019-05-14T08:50:00Z">
              <w:rPr>
                <w:lang w:val="en-GB"/>
              </w:rPr>
            </w:rPrChange>
          </w:rPr>
          <w:t xml:space="preserve">goal </w:t>
        </w:r>
      </w:ins>
      <w:ins w:id="1460" w:author="Ned Johnson" w:date="2019-05-14T08:50:00Z">
        <w:r w:rsidRPr="00090F87">
          <w:rPr>
            <w:b/>
            <w:lang w:val="en-GB"/>
            <w:rPrChange w:id="1461" w:author="Ned Johnson" w:date="2019-05-14T08:50:00Z">
              <w:rPr>
                <w:lang w:val="en-GB"/>
              </w:rPr>
            </w:rPrChange>
          </w:rPr>
          <w:t>of this project</w:t>
        </w:r>
      </w:ins>
    </w:p>
    <w:p w14:paraId="48A7D9F7" w14:textId="77777777" w:rsidR="00AF086B" w:rsidRPr="00090F87" w:rsidRDefault="00AF086B" w:rsidP="00575BF0">
      <w:pPr>
        <w:rPr>
          <w:ins w:id="1462" w:author="Ned Johnson" w:date="2019-05-14T09:49:00Z"/>
          <w:b/>
          <w:lang w:val="en-GB"/>
          <w:rPrChange w:id="1463" w:author="Ned Johnson" w:date="2019-05-14T08:50:00Z">
            <w:rPr>
              <w:ins w:id="1464" w:author="Ned Johnson" w:date="2019-05-14T09:49:00Z"/>
              <w:lang w:val="en-GB"/>
            </w:rPr>
          </w:rPrChange>
        </w:rPr>
      </w:pPr>
    </w:p>
    <w:p w14:paraId="69C6279B" w14:textId="45BEF650" w:rsidR="0011646F" w:rsidRPr="00132216" w:rsidDel="00132216" w:rsidRDefault="0011646F">
      <w:pPr>
        <w:rPr>
          <w:del w:id="1465" w:author="Ned Johnson" w:date="2019-05-13T00:22:00Z"/>
          <w:lang w:val="en-GB"/>
        </w:rPr>
      </w:pPr>
    </w:p>
    <w:p w14:paraId="71EA6249" w14:textId="1E2AA675" w:rsidR="0011646F" w:rsidRPr="00342D61" w:rsidDel="00730518" w:rsidRDefault="0011646F" w:rsidP="00575BF0">
      <w:pPr>
        <w:rPr>
          <w:del w:id="1466" w:author="Ned Johnson" w:date="2019-05-13T00:52:00Z"/>
          <w:lang w:val="en-GB"/>
        </w:rPr>
      </w:pPr>
    </w:p>
    <w:p w14:paraId="47C989D3" w14:textId="42AB5B6A" w:rsidR="0011646F" w:rsidRPr="00342D61" w:rsidDel="00132216" w:rsidRDefault="0011646F" w:rsidP="00575BF0">
      <w:pPr>
        <w:rPr>
          <w:del w:id="1467" w:author="Ned Johnson" w:date="2019-05-13T00:18:00Z"/>
          <w:lang w:val="en-GB"/>
        </w:rPr>
      </w:pPr>
    </w:p>
    <w:p w14:paraId="19B92E82" w14:textId="77777777" w:rsidR="0011646F" w:rsidRPr="00342D61" w:rsidDel="00132216" w:rsidRDefault="0011646F" w:rsidP="00575BF0">
      <w:pPr>
        <w:rPr>
          <w:del w:id="1468" w:author="Ned Johnson" w:date="2019-05-13T00:18:00Z"/>
          <w:lang w:val="en-GB"/>
        </w:rPr>
      </w:pPr>
    </w:p>
    <w:p w14:paraId="7039F64F" w14:textId="4F073D9A" w:rsidR="0011646F" w:rsidRPr="00342D61" w:rsidDel="00132216" w:rsidRDefault="0011646F" w:rsidP="00575BF0">
      <w:pPr>
        <w:rPr>
          <w:del w:id="1469" w:author="Ned Johnson" w:date="2019-05-13T00:18:00Z"/>
          <w:lang w:val="en-GB"/>
        </w:rPr>
      </w:pPr>
    </w:p>
    <w:p w14:paraId="7AAB20AB" w14:textId="72C08AB3" w:rsidR="0011646F" w:rsidRPr="00342D61" w:rsidDel="00730518" w:rsidRDefault="0011646F" w:rsidP="00575BF0">
      <w:pPr>
        <w:rPr>
          <w:del w:id="1470" w:author="Ned Johnson" w:date="2019-05-13T00:52:00Z"/>
          <w:lang w:val="en-GB"/>
        </w:rPr>
      </w:pPr>
    </w:p>
    <w:p w14:paraId="1E6860DE" w14:textId="4D69D851" w:rsidR="004F5B4B" w:rsidRPr="00342D61" w:rsidDel="00730518" w:rsidRDefault="004F5B4B" w:rsidP="00575BF0">
      <w:pPr>
        <w:rPr>
          <w:del w:id="1471" w:author="Ned Johnson" w:date="2019-05-13T00:52:00Z"/>
          <w:lang w:val="en-GB"/>
        </w:rPr>
      </w:pPr>
    </w:p>
    <w:p w14:paraId="15C534EA" w14:textId="77777777" w:rsidR="00AF086B" w:rsidRDefault="00AF086B" w:rsidP="00575BF0">
      <w:pPr>
        <w:rPr>
          <w:ins w:id="1472" w:author="Ned Johnson" w:date="2019-05-13T00:22:00Z"/>
          <w:lang w:val="en-GB"/>
        </w:rPr>
      </w:pPr>
    </w:p>
    <w:p w14:paraId="3D5511D7" w14:textId="552C0B95" w:rsidR="00132216" w:rsidRPr="00342D61" w:rsidRDefault="00090F87" w:rsidP="00575BF0">
      <w:pPr>
        <w:rPr>
          <w:lang w:val="en-GB"/>
        </w:rPr>
      </w:pPr>
      <w:r w:rsidRPr="00342D61">
        <w:rPr>
          <w:noProof/>
          <w:lang w:eastAsia="fr-FR"/>
        </w:rPr>
        <w:drawing>
          <wp:anchor distT="0" distB="0" distL="114300" distR="114300" simplePos="0" relativeHeight="251673600" behindDoc="1" locked="0" layoutInCell="1" allowOverlap="1" wp14:anchorId="1F80A278" wp14:editId="28CA7425">
            <wp:simplePos x="0" y="0"/>
            <wp:positionH relativeFrom="column">
              <wp:posOffset>-327254</wp:posOffset>
            </wp:positionH>
            <wp:positionV relativeFrom="paragraph">
              <wp:posOffset>258002</wp:posOffset>
            </wp:positionV>
            <wp:extent cx="2885440" cy="24765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5440" cy="2476500"/>
                    </a:xfrm>
                    <a:prstGeom prst="rect">
                      <a:avLst/>
                    </a:prstGeom>
                  </pic:spPr>
                </pic:pic>
              </a:graphicData>
            </a:graphic>
            <wp14:sizeRelH relativeFrom="margin">
              <wp14:pctWidth>0</wp14:pctWidth>
            </wp14:sizeRelH>
            <wp14:sizeRelV relativeFrom="margin">
              <wp14:pctHeight>0</wp14:pctHeight>
            </wp14:sizeRelV>
          </wp:anchor>
        </w:drawing>
      </w:r>
    </w:p>
    <w:p w14:paraId="5F0B6F20" w14:textId="7AB8E5C0" w:rsidR="00686970" w:rsidRDefault="00730518" w:rsidP="00575BF0">
      <w:pPr>
        <w:rPr>
          <w:ins w:id="1473" w:author="Ned Johnson" w:date="2019-05-13T00:53:00Z"/>
          <w:lang w:val="en-GB"/>
        </w:rPr>
      </w:pPr>
      <w:ins w:id="1474" w:author="Ned Johnson" w:date="2019-05-13T00:53:00Z">
        <w:r>
          <w:rPr>
            <w:lang w:val="en-GB"/>
          </w:rPr>
          <w:t>This picture represent a method based on prototypes</w:t>
        </w:r>
      </w:ins>
    </w:p>
    <w:p w14:paraId="2252F0A9" w14:textId="62E74B40" w:rsidR="00730518" w:rsidRPr="00342D61" w:rsidDel="00730518" w:rsidRDefault="00730518">
      <w:pPr>
        <w:spacing w:after="0"/>
        <w:rPr>
          <w:del w:id="1475" w:author="Ned Johnson" w:date="2019-05-13T00:54:00Z"/>
          <w:lang w:val="en-GB"/>
        </w:rPr>
        <w:pPrChange w:id="1476" w:author="Ned Johnson" w:date="2019-05-13T00:56:00Z">
          <w:pPr/>
        </w:pPrChange>
      </w:pPr>
    </w:p>
    <w:p w14:paraId="54B304C0" w14:textId="58C1F6D8" w:rsidR="00686970" w:rsidRDefault="00730518">
      <w:pPr>
        <w:spacing w:after="0"/>
        <w:rPr>
          <w:ins w:id="1477" w:author="Ned Johnson" w:date="2019-05-13T00:57:00Z"/>
          <w:lang w:val="en-GB"/>
        </w:rPr>
        <w:pPrChange w:id="1478" w:author="Ned Johnson" w:date="2019-05-13T00:56:00Z">
          <w:pPr/>
        </w:pPrChange>
      </w:pPr>
      <w:ins w:id="1479" w:author="Ned Johnson" w:date="2019-05-13T00:54:00Z">
        <w:r>
          <w:rPr>
            <w:lang w:val="en-GB"/>
          </w:rPr>
          <w:t xml:space="preserve">A prototype </w:t>
        </w:r>
      </w:ins>
      <w:ins w:id="1480" w:author="Ned Johnson" w:date="2019-05-13T00:56:00Z">
        <w:r>
          <w:rPr>
            <w:lang w:val="en-GB"/>
          </w:rPr>
          <w:t>is:</w:t>
        </w:r>
      </w:ins>
    </w:p>
    <w:p w14:paraId="2427963C" w14:textId="0C3192F2" w:rsidR="00730518" w:rsidRDefault="00730518">
      <w:pPr>
        <w:pStyle w:val="Paragraphedeliste"/>
        <w:spacing w:after="0"/>
        <w:ind w:left="1776" w:firstLine="348"/>
        <w:rPr>
          <w:ins w:id="1481" w:author="Ned Johnson" w:date="2019-05-13T00:54:00Z"/>
          <w:lang w:val="en-GB"/>
        </w:rPr>
        <w:pPrChange w:id="1482" w:author="Ned Johnson" w:date="2019-05-13T00:57:00Z">
          <w:pPr/>
        </w:pPrChange>
      </w:pPr>
      <w:ins w:id="1483" w:author="Ned Johnson" w:date="2019-05-13T00:57:00Z">
        <w:r>
          <w:rPr>
            <w:lang w:val="en-GB"/>
          </w:rPr>
          <w:t xml:space="preserve">A representative individual </w:t>
        </w:r>
      </w:ins>
    </w:p>
    <w:p w14:paraId="138AF2D6" w14:textId="06154E1E" w:rsidR="00730518" w:rsidRDefault="00730518">
      <w:pPr>
        <w:pStyle w:val="Paragraphedeliste"/>
        <w:spacing w:after="0"/>
        <w:ind w:left="1776" w:firstLine="348"/>
        <w:rPr>
          <w:ins w:id="1484" w:author="Ned Johnson" w:date="2019-05-13T01:01:00Z"/>
          <w:lang w:val="en-GB"/>
        </w:rPr>
        <w:pPrChange w:id="1485" w:author="Ned Johnson" w:date="2019-05-13T00:56:00Z">
          <w:pPr/>
        </w:pPrChange>
      </w:pPr>
      <w:ins w:id="1486" w:author="Ned Johnson" w:date="2019-05-13T00:55:00Z">
        <w:r>
          <w:rPr>
            <w:lang w:val="en-GB"/>
          </w:rPr>
          <w:t xml:space="preserve">A seed </w:t>
        </w:r>
      </w:ins>
      <w:ins w:id="1487" w:author="Ned Johnson" w:date="2019-05-13T01:00:00Z">
        <w:r w:rsidR="008457F9">
          <w:rPr>
            <w:lang w:val="en-GB"/>
          </w:rPr>
          <w:t xml:space="preserve">(called an </w:t>
        </w:r>
        <w:proofErr w:type="spellStart"/>
        <w:r w:rsidR="008457F9">
          <w:rPr>
            <w:lang w:val="en-GB"/>
          </w:rPr>
          <w:t>Isobar</w:t>
        </w:r>
      </w:ins>
      <w:ins w:id="1488" w:author="Ned Johnson" w:date="2019-05-13T01:03:00Z">
        <w:r w:rsidR="008457F9">
          <w:rPr>
            <w:lang w:val="en-GB"/>
          </w:rPr>
          <w:t>y</w:t>
        </w:r>
      </w:ins>
      <w:ins w:id="1489" w:author="Ned Johnson" w:date="2019-05-13T01:00:00Z">
        <w:r w:rsidR="008457F9">
          <w:rPr>
            <w:lang w:val="en-GB"/>
          </w:rPr>
          <w:t>center</w:t>
        </w:r>
      </w:ins>
      <w:proofErr w:type="spellEnd"/>
      <w:ins w:id="1490" w:author="Ned Johnson" w:date="2019-05-13T01:01:00Z">
        <w:r w:rsidR="008457F9">
          <w:rPr>
            <w:lang w:val="en-GB"/>
          </w:rPr>
          <w:t>*</w:t>
        </w:r>
      </w:ins>
      <w:ins w:id="1491" w:author="Ned Johnson" w:date="2019-05-13T01:00:00Z">
        <w:r w:rsidR="008457F9">
          <w:rPr>
            <w:lang w:val="en-GB"/>
          </w:rPr>
          <w:t>)</w:t>
        </w:r>
      </w:ins>
    </w:p>
    <w:p w14:paraId="5E0A7935" w14:textId="77777777" w:rsidR="008457F9" w:rsidRDefault="008457F9">
      <w:pPr>
        <w:pStyle w:val="Paragraphedeliste"/>
        <w:spacing w:after="0"/>
        <w:ind w:left="1776" w:firstLine="348"/>
        <w:rPr>
          <w:ins w:id="1492" w:author="Ned Johnson" w:date="2019-05-13T00:57:00Z"/>
          <w:lang w:val="en-GB"/>
        </w:rPr>
        <w:pPrChange w:id="1493" w:author="Ned Johnson" w:date="2019-05-13T00:56:00Z">
          <w:pPr/>
        </w:pPrChange>
      </w:pPr>
    </w:p>
    <w:p w14:paraId="3257EE64" w14:textId="3CCC1428" w:rsidR="00730518" w:rsidDel="00730518" w:rsidRDefault="00730518">
      <w:pPr>
        <w:pStyle w:val="Paragraphedeliste"/>
        <w:spacing w:after="0"/>
        <w:ind w:left="2472"/>
        <w:rPr>
          <w:del w:id="1494" w:author="Ned Johnson" w:date="2019-05-13T00:55:00Z"/>
          <w:lang w:val="en-GB"/>
        </w:rPr>
        <w:pPrChange w:id="1495" w:author="Ned Johnson" w:date="2019-05-13T00:57:00Z">
          <w:pPr/>
        </w:pPrChange>
      </w:pPr>
      <w:ins w:id="1496" w:author="Ned Johnson" w:date="2019-05-13T00:56:00Z">
        <w:r>
          <w:rPr>
            <w:lang w:val="en-GB"/>
          </w:rPr>
          <w:t xml:space="preserve">The </w:t>
        </w:r>
        <w:proofErr w:type="spellStart"/>
        <w:r>
          <w:rPr>
            <w:lang w:val="en-GB"/>
          </w:rPr>
          <w:t>center</w:t>
        </w:r>
        <w:proofErr w:type="spellEnd"/>
        <w:r>
          <w:rPr>
            <w:lang w:val="en-GB"/>
          </w:rPr>
          <w:t xml:space="preserve"> of each class</w:t>
        </w:r>
      </w:ins>
      <w:ins w:id="1497" w:author="Ned Johnson" w:date="2019-05-13T00:57:00Z">
        <w:r>
          <w:rPr>
            <w:lang w:val="en-GB"/>
          </w:rPr>
          <w:t xml:space="preserve"> </w:t>
        </w:r>
      </w:ins>
      <w:ins w:id="1498" w:author="Ned Johnson" w:date="2019-05-13T01:19:00Z">
        <w:r w:rsidR="0063073D">
          <w:rPr>
            <w:lang w:val="en-GB"/>
          </w:rPr>
          <w:t xml:space="preserve">is </w:t>
        </w:r>
      </w:ins>
      <w:ins w:id="1499" w:author="Ned Johnson" w:date="2019-05-13T00:57:00Z">
        <w:r>
          <w:rPr>
            <w:lang w:val="en-GB"/>
          </w:rPr>
          <w:t xml:space="preserve">also </w:t>
        </w:r>
      </w:ins>
      <w:ins w:id="1500" w:author="Ned Johnson" w:date="2019-05-13T01:19:00Z">
        <w:r w:rsidR="0063073D">
          <w:rPr>
            <w:lang w:val="en-GB"/>
          </w:rPr>
          <w:t xml:space="preserve">called </w:t>
        </w:r>
      </w:ins>
      <w:ins w:id="1501" w:author="Ned Johnson" w:date="2019-05-13T00:57:00Z">
        <w:r>
          <w:rPr>
            <w:lang w:val="en-GB"/>
          </w:rPr>
          <w:t xml:space="preserve">an </w:t>
        </w:r>
        <w:proofErr w:type="spellStart"/>
        <w:r>
          <w:rPr>
            <w:lang w:val="en-GB"/>
          </w:rPr>
          <w:t>isobarycenter</w:t>
        </w:r>
      </w:ins>
      <w:proofErr w:type="spellEnd"/>
    </w:p>
    <w:p w14:paraId="72CA29B1" w14:textId="5BE462AF" w:rsidR="00686970" w:rsidDel="00730518" w:rsidRDefault="00686970" w:rsidP="00575BF0">
      <w:pPr>
        <w:rPr>
          <w:del w:id="1502" w:author="Ned Johnson" w:date="2019-05-12T21:31:00Z"/>
          <w:lang w:val="en-GB"/>
        </w:rPr>
      </w:pPr>
    </w:p>
    <w:p w14:paraId="63AAC923" w14:textId="77777777" w:rsidR="00730518" w:rsidRPr="00730518" w:rsidRDefault="00730518">
      <w:pPr>
        <w:pStyle w:val="Paragraphedeliste"/>
        <w:ind w:left="1776"/>
        <w:rPr>
          <w:ins w:id="1503" w:author="Ned Johnson" w:date="2019-05-13T00:58:00Z"/>
          <w:lang w:val="en-GB"/>
        </w:rPr>
        <w:pPrChange w:id="1504" w:author="Ned Johnson" w:date="2019-05-13T00:55:00Z">
          <w:pPr/>
        </w:pPrChange>
      </w:pPr>
    </w:p>
    <w:p w14:paraId="50AE5360" w14:textId="3AA0FA8A" w:rsidR="00686970" w:rsidDel="008457F9" w:rsidRDefault="00686970" w:rsidP="00575BF0">
      <w:pPr>
        <w:rPr>
          <w:del w:id="1505" w:author="Ned Johnson" w:date="2019-05-13T00:57:00Z"/>
          <w:lang w:val="en-GB"/>
        </w:rPr>
      </w:pPr>
    </w:p>
    <w:p w14:paraId="4AC16F41" w14:textId="0D3D18D0" w:rsidR="00686970" w:rsidDel="00090F87" w:rsidRDefault="008457F9" w:rsidP="00575BF0">
      <w:pPr>
        <w:rPr>
          <w:del w:id="1506" w:author="Ned Johnson" w:date="2019-05-12T21:33:00Z"/>
          <w:lang w:val="en-GB"/>
        </w:rPr>
      </w:pPr>
      <w:ins w:id="1507" w:author="Ned Johnson" w:date="2019-05-13T01:01:00Z">
        <w:r>
          <w:rPr>
            <w:lang w:val="en-GB"/>
          </w:rPr>
          <w:t xml:space="preserve">Finally, once this step arrived we must minimised by calculating the </w:t>
        </w:r>
      </w:ins>
      <w:ins w:id="1508" w:author="Ned Johnson" w:date="2019-05-13T01:02:00Z">
        <w:r w:rsidRPr="008457F9">
          <w:rPr>
            <w:lang w:val="en-GB"/>
          </w:rPr>
          <w:t>intra class inertia</w:t>
        </w:r>
      </w:ins>
      <w:ins w:id="1509" w:author="Ned Johnson" w:date="2019-05-14T08:51:00Z">
        <w:r w:rsidR="00090F87">
          <w:rPr>
            <w:lang w:val="en-GB"/>
          </w:rPr>
          <w:t xml:space="preserve"> and then deducing each class for each object </w:t>
        </w:r>
      </w:ins>
      <w:ins w:id="1510" w:author="Ned Johnson" w:date="2019-05-14T09:16:00Z">
        <w:r w:rsidR="00085C02">
          <w:rPr>
            <w:lang w:val="en-GB"/>
          </w:rPr>
          <w:t xml:space="preserve">and their relation among them </w:t>
        </w:r>
      </w:ins>
      <w:ins w:id="1511" w:author="Ned Johnson" w:date="2019-05-14T08:51:00Z">
        <w:r w:rsidR="00090F87">
          <w:rPr>
            <w:lang w:val="en-GB"/>
          </w:rPr>
          <w:t xml:space="preserve">in order to finally made the final </w:t>
        </w:r>
      </w:ins>
      <w:ins w:id="1512" w:author="Ned Johnson" w:date="2019-05-14T09:15:00Z">
        <w:r w:rsidR="000679E9">
          <w:rPr>
            <w:lang w:val="en-GB"/>
          </w:rPr>
          <w:t xml:space="preserve">cluster </w:t>
        </w:r>
      </w:ins>
      <w:ins w:id="1513" w:author="Ned Johnson" w:date="2019-05-14T08:51:00Z">
        <w:r w:rsidR="00090F87">
          <w:rPr>
            <w:lang w:val="en-GB"/>
          </w:rPr>
          <w:t>dendogram</w:t>
        </w:r>
      </w:ins>
      <w:ins w:id="1514" w:author="Ned Johnson" w:date="2019-05-14T09:16:00Z">
        <w:r w:rsidR="00085C02">
          <w:rPr>
            <w:lang w:val="en-GB"/>
          </w:rPr>
          <w:t>.</w:t>
        </w:r>
      </w:ins>
    </w:p>
    <w:p w14:paraId="79D5E13C" w14:textId="24EEABA8" w:rsidR="0011646F" w:rsidRPr="00342D61" w:rsidDel="005F041E" w:rsidRDefault="0011646F">
      <w:pPr>
        <w:rPr>
          <w:del w:id="1515" w:author="Ned Johnson" w:date="2019-05-13T01:17:00Z"/>
          <w:lang w:val="en-GB"/>
        </w:rPr>
        <w:pPrChange w:id="1516" w:author="Ned Johnson" w:date="2019-05-12T21:33:00Z">
          <w:pPr>
            <w:jc w:val="right"/>
          </w:pPr>
        </w:pPrChange>
      </w:pPr>
      <w:del w:id="1517" w:author="Ned Johnson" w:date="2019-05-13T01:17:00Z">
        <w:r w:rsidRPr="00342D61" w:rsidDel="005F041E">
          <w:rPr>
            <w:lang w:val="en-GB"/>
          </w:rPr>
          <w:delText xml:space="preserve">(Source </w:delText>
        </w:r>
      </w:del>
      <w:del w:id="1518" w:author="Ned Johnson" w:date="2019-05-13T01:03:00Z">
        <w:r w:rsidRPr="00342D61" w:rsidDel="008457F9">
          <w:rPr>
            <w:lang w:val="en-GB"/>
          </w:rPr>
          <w:delText>wikipedia</w:delText>
        </w:r>
      </w:del>
      <w:del w:id="1519" w:author="Ned Johnson" w:date="2019-05-13T01:17:00Z">
        <w:r w:rsidRPr="00342D61" w:rsidDel="005F041E">
          <w:rPr>
            <w:lang w:val="en-GB"/>
          </w:rPr>
          <w:delText xml:space="preserve"> &amp; Mr </w:delText>
        </w:r>
      </w:del>
      <w:del w:id="1520" w:author="Ned Johnson" w:date="2019-05-13T01:03:00Z">
        <w:r w:rsidRPr="00342D61" w:rsidDel="008457F9">
          <w:rPr>
            <w:lang w:val="en-GB"/>
          </w:rPr>
          <w:delText>b</w:delText>
        </w:r>
      </w:del>
      <w:del w:id="1521" w:author="Ned Johnson" w:date="2019-05-13T01:17:00Z">
        <w:r w:rsidRPr="00342D61" w:rsidDel="005F041E">
          <w:rPr>
            <w:lang w:val="en-GB"/>
          </w:rPr>
          <w:delText>lansche M1 AI Course)</w:delText>
        </w:r>
      </w:del>
    </w:p>
    <w:p w14:paraId="64F5FD24" w14:textId="77777777" w:rsidR="00132216" w:rsidRDefault="00132216" w:rsidP="00575BF0">
      <w:pPr>
        <w:rPr>
          <w:ins w:id="1522" w:author="Ned Johnson" w:date="2019-05-13T00:16:00Z"/>
          <w:lang w:val="en-GB"/>
        </w:rPr>
      </w:pPr>
    </w:p>
    <w:p w14:paraId="1BB23DF8" w14:textId="5D93D68D" w:rsidR="00132216" w:rsidRDefault="00132216">
      <w:pPr>
        <w:pStyle w:val="Titre2"/>
        <w:rPr>
          <w:ins w:id="1523" w:author="Ned Johnson" w:date="2019-05-13T00:29:00Z"/>
          <w:lang w:val="en-GB"/>
        </w:rPr>
        <w:pPrChange w:id="1524" w:author="Ned Johnson" w:date="2019-05-13T00:22:00Z">
          <w:pPr/>
        </w:pPrChange>
      </w:pPr>
      <w:bookmarkStart w:id="1525" w:name="_Toc8726322"/>
      <w:ins w:id="1526" w:author="Ned Johnson" w:date="2019-05-13T00:22:00Z">
        <w:r>
          <w:rPr>
            <w:lang w:val="en-GB"/>
          </w:rPr>
          <w:lastRenderedPageBreak/>
          <w:t xml:space="preserve">Algorithms </w:t>
        </w:r>
      </w:ins>
      <w:ins w:id="1527" w:author="Ned Johnson" w:date="2019-05-13T00:32:00Z">
        <w:r w:rsidR="006479F9">
          <w:rPr>
            <w:lang w:val="en-GB"/>
          </w:rPr>
          <w:t>K-MEANS</w:t>
        </w:r>
      </w:ins>
      <w:bookmarkEnd w:id="1525"/>
    </w:p>
    <w:p w14:paraId="12A63938" w14:textId="43F05EB8" w:rsidR="006479F9" w:rsidRDefault="006479F9">
      <w:pPr>
        <w:rPr>
          <w:ins w:id="1528" w:author="Ned Johnson" w:date="2019-05-13T01:02:00Z"/>
          <w:lang w:val="en-GB"/>
        </w:rPr>
      </w:pPr>
    </w:p>
    <w:p w14:paraId="776E936E" w14:textId="6683C0D0" w:rsidR="008457F9" w:rsidRDefault="008457F9">
      <w:pPr>
        <w:rPr>
          <w:ins w:id="1529" w:author="Ned Johnson" w:date="2019-05-13T01:02:00Z"/>
          <w:lang w:val="en-GB"/>
        </w:rPr>
      </w:pPr>
      <w:ins w:id="1530" w:author="Ned Johnson" w:date="2019-05-13T01:02:00Z">
        <w:r w:rsidRPr="008457F9">
          <w:rPr>
            <w:lang w:val="en-GB"/>
          </w:rPr>
          <w:t xml:space="preserve">The K-means method </w:t>
        </w:r>
        <w:r>
          <w:rPr>
            <w:lang w:val="en-GB"/>
          </w:rPr>
          <w:t>is an optimization algorithm of</w:t>
        </w:r>
      </w:ins>
      <w:ins w:id="1531" w:author="Ned Johnson" w:date="2019-05-13T01:03:00Z">
        <w:r>
          <w:rPr>
            <w:lang w:val="en-GB"/>
          </w:rPr>
          <w:t xml:space="preserve"> </w:t>
        </w:r>
      </w:ins>
      <w:ins w:id="1532" w:author="Ned Johnson" w:date="2019-05-13T01:02:00Z">
        <w:r w:rsidRPr="008457F9">
          <w:rPr>
            <w:lang w:val="en-GB"/>
          </w:rPr>
          <w:t>intra</w:t>
        </w:r>
      </w:ins>
      <w:ins w:id="1533" w:author="Ned Johnson" w:date="2019-05-13T01:03:00Z">
        <w:r>
          <w:rPr>
            <w:lang w:val="en-GB"/>
          </w:rPr>
          <w:t>-</w:t>
        </w:r>
      </w:ins>
      <w:ins w:id="1534" w:author="Ned Johnson" w:date="2019-05-13T01:02:00Z">
        <w:r w:rsidRPr="008457F9">
          <w:rPr>
            <w:lang w:val="en-GB"/>
          </w:rPr>
          <w:t>class inertia</w:t>
        </w:r>
      </w:ins>
    </w:p>
    <w:p w14:paraId="68420E2E" w14:textId="77777777" w:rsidR="008457F9" w:rsidRDefault="008457F9">
      <w:pPr>
        <w:rPr>
          <w:ins w:id="1535" w:author="Ned Johnson" w:date="2019-05-13T00:32:00Z"/>
          <w:lang w:val="en-GB"/>
        </w:rPr>
      </w:pPr>
    </w:p>
    <w:p w14:paraId="61ED0DCF" w14:textId="61FED74D" w:rsidR="006479F9" w:rsidRPr="005F506C" w:rsidRDefault="006479F9">
      <w:pPr>
        <w:pStyle w:val="Titre3"/>
        <w:rPr>
          <w:ins w:id="1536" w:author="Ned Johnson" w:date="2019-05-13T00:22:00Z"/>
          <w:lang w:val="en-GB"/>
        </w:rPr>
        <w:pPrChange w:id="1537" w:author="Ned Johnson" w:date="2019-05-13T00:32:00Z">
          <w:pPr/>
        </w:pPrChange>
      </w:pPr>
      <w:bookmarkStart w:id="1538" w:name="_Toc8726323"/>
      <w:ins w:id="1539" w:author="Ned Johnson" w:date="2019-05-13T00:32:00Z">
        <w:r>
          <w:rPr>
            <w:lang w:val="en-GB"/>
          </w:rPr>
          <w:t>Algorithms Names</w:t>
        </w:r>
      </w:ins>
      <w:bookmarkEnd w:id="1538"/>
    </w:p>
    <w:p w14:paraId="212BB4D2" w14:textId="62DB8CB7" w:rsidR="00132216" w:rsidRPr="00132216" w:rsidRDefault="00132216">
      <w:pPr>
        <w:pStyle w:val="Paragraphedeliste"/>
        <w:numPr>
          <w:ilvl w:val="0"/>
          <w:numId w:val="20"/>
        </w:numPr>
        <w:rPr>
          <w:ins w:id="1540" w:author="Ned Johnson" w:date="2019-05-13T00:22:00Z"/>
          <w:lang w:val="en-GB"/>
        </w:rPr>
        <w:pPrChange w:id="1541" w:author="Ned Johnson" w:date="2019-05-13T00:22:00Z">
          <w:pPr/>
        </w:pPrChange>
      </w:pPr>
      <w:ins w:id="1542" w:author="Ned Johnson" w:date="2019-05-13T00:22:00Z">
        <w:r w:rsidRPr="00132216">
          <w:rPr>
            <w:lang w:val="en-GB"/>
          </w:rPr>
          <w:t>K-means, K-</w:t>
        </w:r>
        <w:proofErr w:type="spellStart"/>
        <w:r w:rsidRPr="00132216">
          <w:rPr>
            <w:lang w:val="en-GB"/>
          </w:rPr>
          <w:t>moyennes</w:t>
        </w:r>
        <w:proofErr w:type="spellEnd"/>
        <w:r w:rsidRPr="00132216">
          <w:rPr>
            <w:lang w:val="en-GB"/>
          </w:rPr>
          <w:t>, K-</w:t>
        </w:r>
        <w:proofErr w:type="spellStart"/>
        <w:r w:rsidRPr="00132216">
          <w:rPr>
            <w:lang w:val="en-GB"/>
          </w:rPr>
          <w:t>noyaux</w:t>
        </w:r>
        <w:proofErr w:type="spellEnd"/>
      </w:ins>
    </w:p>
    <w:p w14:paraId="24C4AEA3" w14:textId="6A724A30" w:rsidR="00132216" w:rsidRPr="00132216" w:rsidRDefault="006479F9">
      <w:pPr>
        <w:pStyle w:val="Paragraphedeliste"/>
        <w:numPr>
          <w:ilvl w:val="0"/>
          <w:numId w:val="20"/>
        </w:numPr>
        <w:rPr>
          <w:ins w:id="1543" w:author="Ned Johnson" w:date="2019-05-13T00:22:00Z"/>
          <w:lang w:val="en-GB"/>
        </w:rPr>
        <w:pPrChange w:id="1544" w:author="Ned Johnson" w:date="2019-05-13T00:22:00Z">
          <w:pPr/>
        </w:pPrChange>
      </w:pPr>
      <w:ins w:id="1545" w:author="Ned Johnson" w:date="2019-05-13T00:30:00Z">
        <w:r w:rsidRPr="006479F9">
          <w:rPr>
            <w:lang w:val="en-GB"/>
          </w:rPr>
          <w:t xml:space="preserve">Algorithm of dynamic clouds, mobile </w:t>
        </w:r>
        <w:proofErr w:type="spellStart"/>
        <w:r w:rsidRPr="006479F9">
          <w:rPr>
            <w:lang w:val="en-GB"/>
          </w:rPr>
          <w:t>centers</w:t>
        </w:r>
      </w:ins>
      <w:proofErr w:type="spellEnd"/>
    </w:p>
    <w:p w14:paraId="286C6E98" w14:textId="0B9AD8FC" w:rsidR="00132216" w:rsidRPr="00132216" w:rsidRDefault="00132216">
      <w:pPr>
        <w:pStyle w:val="Paragraphedeliste"/>
        <w:numPr>
          <w:ilvl w:val="0"/>
          <w:numId w:val="20"/>
        </w:numPr>
        <w:rPr>
          <w:ins w:id="1546" w:author="Ned Johnson" w:date="2019-05-13T00:22:00Z"/>
          <w:lang w:val="en-GB"/>
        </w:rPr>
        <w:pPrChange w:id="1547" w:author="Ned Johnson" w:date="2019-05-13T00:22:00Z">
          <w:pPr/>
        </w:pPrChange>
      </w:pPr>
      <w:ins w:id="1548" w:author="Ned Johnson" w:date="2019-05-13T00:22:00Z">
        <w:r w:rsidRPr="00132216">
          <w:rPr>
            <w:lang w:val="en-GB"/>
          </w:rPr>
          <w:t>Lloyd’s algorithm</w:t>
        </w:r>
      </w:ins>
    </w:p>
    <w:p w14:paraId="4CF67141" w14:textId="2AAA60EB" w:rsidR="00132216" w:rsidRDefault="00132216" w:rsidP="00575BF0">
      <w:pPr>
        <w:rPr>
          <w:ins w:id="1549" w:author="Ned Johnson" w:date="2019-05-13T01:07:00Z"/>
          <w:lang w:val="en-GB"/>
        </w:rPr>
      </w:pPr>
    </w:p>
    <w:p w14:paraId="1A3BBAE2" w14:textId="7B7B5435" w:rsidR="008457F9" w:rsidRDefault="00AE3DAA">
      <w:pPr>
        <w:pStyle w:val="Titre3"/>
        <w:rPr>
          <w:ins w:id="1550" w:author="Ned Johnson" w:date="2019-05-13T01:16:00Z"/>
          <w:lang w:val="en-GB"/>
        </w:rPr>
        <w:pPrChange w:id="1551" w:author="Ned Johnson" w:date="2019-05-13T01:13:00Z">
          <w:pPr/>
        </w:pPrChange>
      </w:pPr>
      <w:bookmarkStart w:id="1552" w:name="_Toc8726324"/>
      <w:ins w:id="1553" w:author="Ned Johnson" w:date="2019-05-13T01:11:00Z">
        <w:r>
          <w:rPr>
            <w:lang w:val="en-GB"/>
          </w:rPr>
          <w:t xml:space="preserve">The algorithm K-MEANS to determine </w:t>
        </w:r>
      </w:ins>
      <w:ins w:id="1554" w:author="Ned Johnson" w:date="2019-05-13T01:12:00Z">
        <w:r>
          <w:rPr>
            <w:lang w:val="en-GB"/>
          </w:rPr>
          <w:t xml:space="preserve">new </w:t>
        </w:r>
      </w:ins>
      <w:ins w:id="1555" w:author="Ned Johnson" w:date="2019-05-13T01:11:00Z">
        <w:r>
          <w:rPr>
            <w:lang w:val="en-GB"/>
          </w:rPr>
          <w:t xml:space="preserve">class and there </w:t>
        </w:r>
      </w:ins>
      <w:proofErr w:type="spellStart"/>
      <w:ins w:id="1556" w:author="Ned Johnson" w:date="2019-05-13T01:12:00Z">
        <w:r>
          <w:rPr>
            <w:lang w:val="en-GB"/>
          </w:rPr>
          <w:t>Isobarycenter</w:t>
        </w:r>
      </w:ins>
      <w:bookmarkEnd w:id="1552"/>
      <w:proofErr w:type="spellEnd"/>
    </w:p>
    <w:p w14:paraId="455A6ECA" w14:textId="77777777" w:rsidR="00AE3DAA" w:rsidRPr="00AE3DAA" w:rsidRDefault="00AE3DAA">
      <w:pPr>
        <w:rPr>
          <w:ins w:id="1557" w:author="Ned Johnson" w:date="2019-05-13T01:15:00Z"/>
          <w:lang w:val="en-GB"/>
        </w:rPr>
      </w:pPr>
    </w:p>
    <w:p w14:paraId="4CDBDCDE" w14:textId="4324F297" w:rsidR="00AE3DAA" w:rsidRPr="005F506C" w:rsidRDefault="00AE3DAA">
      <w:pPr>
        <w:pStyle w:val="Titre4"/>
        <w:rPr>
          <w:ins w:id="1558" w:author="Ned Johnson" w:date="2019-05-13T00:24:00Z"/>
          <w:lang w:val="en-GB"/>
        </w:rPr>
        <w:pPrChange w:id="1559" w:author="Ned Johnson" w:date="2019-05-13T01:16:00Z">
          <w:pPr/>
        </w:pPrChange>
      </w:pPr>
      <w:ins w:id="1560" w:author="Ned Johnson" w:date="2019-05-13T01:15:00Z">
        <w:r>
          <w:rPr>
            <w:lang w:val="en-GB"/>
          </w:rPr>
          <w:t xml:space="preserve">Description </w:t>
        </w:r>
      </w:ins>
    </w:p>
    <w:p w14:paraId="2A9AF412" w14:textId="77777777" w:rsidR="008457F9" w:rsidRPr="00AE3DAA" w:rsidRDefault="008457F9">
      <w:pPr>
        <w:pStyle w:val="Paragraphedeliste"/>
        <w:numPr>
          <w:ilvl w:val="0"/>
          <w:numId w:val="23"/>
        </w:numPr>
        <w:rPr>
          <w:ins w:id="1561" w:author="Ned Johnson" w:date="2019-05-13T01:10:00Z"/>
          <w:lang w:val="en-GB"/>
        </w:rPr>
        <w:pPrChange w:id="1562" w:author="Ned Johnson" w:date="2019-05-13T01:10:00Z">
          <w:pPr/>
        </w:pPrChange>
      </w:pPr>
      <w:ins w:id="1563" w:author="Ned Johnson" w:date="2019-05-13T01:10:00Z">
        <w:r w:rsidRPr="00AE3DAA">
          <w:rPr>
            <w:lang w:val="en-GB"/>
          </w:rPr>
          <w:t>Alternation of two stages:</w:t>
        </w:r>
      </w:ins>
    </w:p>
    <w:p w14:paraId="15921568" w14:textId="0F8C36C0" w:rsidR="008457F9" w:rsidRPr="00AE3DAA" w:rsidRDefault="008457F9">
      <w:pPr>
        <w:pStyle w:val="Paragraphedeliste"/>
        <w:numPr>
          <w:ilvl w:val="1"/>
          <w:numId w:val="23"/>
        </w:numPr>
        <w:rPr>
          <w:ins w:id="1564" w:author="Ned Johnson" w:date="2019-05-13T01:10:00Z"/>
          <w:lang w:val="en-GB"/>
        </w:rPr>
        <w:pPrChange w:id="1565" w:author="Ned Johnson" w:date="2019-05-13T01:10:00Z">
          <w:pPr/>
        </w:pPrChange>
      </w:pPr>
      <w:ins w:id="1566" w:author="Ned Johnson" w:date="2019-05-13T01:10:00Z">
        <w:r w:rsidRPr="00AE3DAA">
          <w:rPr>
            <w:lang w:val="en-GB"/>
          </w:rPr>
          <w:t xml:space="preserve">Grouping objects into classes around </w:t>
        </w:r>
        <w:proofErr w:type="spellStart"/>
        <w:r w:rsidRPr="00AE3DAA">
          <w:rPr>
            <w:lang w:val="en-GB"/>
          </w:rPr>
          <w:t>centers</w:t>
        </w:r>
        <w:proofErr w:type="spellEnd"/>
      </w:ins>
    </w:p>
    <w:p w14:paraId="204BF978" w14:textId="5A68690F" w:rsidR="008457F9" w:rsidRPr="00AE3DAA" w:rsidRDefault="008457F9">
      <w:pPr>
        <w:pStyle w:val="Paragraphedeliste"/>
        <w:numPr>
          <w:ilvl w:val="1"/>
          <w:numId w:val="23"/>
        </w:numPr>
        <w:rPr>
          <w:ins w:id="1567" w:author="Ned Johnson" w:date="2019-05-13T01:10:00Z"/>
          <w:lang w:val="en-GB"/>
        </w:rPr>
        <w:pPrChange w:id="1568" w:author="Ned Johnson" w:date="2019-05-13T01:10:00Z">
          <w:pPr/>
        </w:pPrChange>
      </w:pPr>
      <w:ins w:id="1569" w:author="Ned Johnson" w:date="2019-05-13T01:10:00Z">
        <w:r w:rsidRPr="00AE3DAA">
          <w:rPr>
            <w:lang w:val="en-GB"/>
          </w:rPr>
          <w:t xml:space="preserve">Adjustment of </w:t>
        </w:r>
        <w:proofErr w:type="spellStart"/>
        <w:r w:rsidRPr="00AE3DAA">
          <w:rPr>
            <w:lang w:val="en-GB"/>
          </w:rPr>
          <w:t>centers</w:t>
        </w:r>
        <w:proofErr w:type="spellEnd"/>
        <w:r w:rsidRPr="00AE3DAA">
          <w:rPr>
            <w:lang w:val="en-GB"/>
          </w:rPr>
          <w:t xml:space="preserve"> according to the component objects</w:t>
        </w:r>
      </w:ins>
    </w:p>
    <w:p w14:paraId="1DAE3D66" w14:textId="77777777" w:rsidR="008457F9" w:rsidRPr="00AE3DAA" w:rsidRDefault="008457F9">
      <w:pPr>
        <w:pStyle w:val="Paragraphedeliste"/>
        <w:ind w:firstLine="696"/>
        <w:rPr>
          <w:ins w:id="1570" w:author="Ned Johnson" w:date="2019-05-13T01:10:00Z"/>
          <w:lang w:val="en-GB"/>
        </w:rPr>
        <w:pPrChange w:id="1571" w:author="Ned Johnson" w:date="2019-05-13T01:10:00Z">
          <w:pPr/>
        </w:pPrChange>
      </w:pPr>
      <w:ins w:id="1572" w:author="Ned Johnson" w:date="2019-05-13T01:10:00Z">
        <w:r w:rsidRPr="00AE3DAA">
          <w:rPr>
            <w:lang w:val="en-GB"/>
          </w:rPr>
          <w:t>classes</w:t>
        </w:r>
      </w:ins>
    </w:p>
    <w:p w14:paraId="1095F80E" w14:textId="705EBB2B" w:rsidR="008457F9" w:rsidRPr="00AE3DAA" w:rsidRDefault="008457F9">
      <w:pPr>
        <w:pStyle w:val="Paragraphedeliste"/>
        <w:numPr>
          <w:ilvl w:val="0"/>
          <w:numId w:val="23"/>
        </w:numPr>
        <w:rPr>
          <w:ins w:id="1573" w:author="Ned Johnson" w:date="2019-05-13T01:10:00Z"/>
          <w:lang w:val="en-GB"/>
        </w:rPr>
        <w:pPrChange w:id="1574" w:author="Ned Johnson" w:date="2019-05-13T01:11:00Z">
          <w:pPr/>
        </w:pPrChange>
      </w:pPr>
      <w:ins w:id="1575" w:author="Ned Johnson" w:date="2019-05-13T01:10:00Z">
        <w:r w:rsidRPr="00AE3DAA">
          <w:rPr>
            <w:lang w:val="en-GB"/>
          </w:rPr>
          <w:t>Stopping the algorithm when there is no more change (or</w:t>
        </w:r>
      </w:ins>
      <w:ins w:id="1576" w:author="Ned Johnson" w:date="2019-05-13T01:11:00Z">
        <w:r w:rsidR="00AE3DAA" w:rsidRPr="00AE3DAA">
          <w:rPr>
            <w:lang w:val="en-GB"/>
          </w:rPr>
          <w:t xml:space="preserve"> </w:t>
        </w:r>
      </w:ins>
      <w:ins w:id="1577" w:author="Ned Johnson" w:date="2019-05-13T01:10:00Z">
        <w:r w:rsidRPr="00AE3DAA">
          <w:rPr>
            <w:lang w:val="en-GB"/>
          </w:rPr>
          <w:t>after a fixed number of iterations)</w:t>
        </w:r>
      </w:ins>
    </w:p>
    <w:p w14:paraId="3550E44B" w14:textId="77777777" w:rsidR="00AE3DAA" w:rsidRPr="00AE3DAA" w:rsidRDefault="008457F9">
      <w:pPr>
        <w:pStyle w:val="Paragraphedeliste"/>
        <w:numPr>
          <w:ilvl w:val="0"/>
          <w:numId w:val="23"/>
        </w:numPr>
        <w:rPr>
          <w:ins w:id="1578" w:author="Ned Johnson" w:date="2019-05-13T01:11:00Z"/>
          <w:lang w:val="en-GB"/>
        </w:rPr>
        <w:pPrChange w:id="1579" w:author="Ned Johnson" w:date="2019-05-13T01:11:00Z">
          <w:pPr/>
        </w:pPrChange>
      </w:pPr>
      <w:ins w:id="1580" w:author="Ned Johnson" w:date="2019-05-13T01:10:00Z">
        <w:r w:rsidRPr="00AE3DAA">
          <w:rPr>
            <w:lang w:val="en-GB"/>
          </w:rPr>
          <w:t>Convergence of the algorithm in a guaranteed finite time</w:t>
        </w:r>
      </w:ins>
      <w:ins w:id="1581" w:author="Ned Johnson" w:date="2019-05-13T01:11:00Z">
        <w:r w:rsidR="00AE3DAA" w:rsidRPr="00AE3DAA">
          <w:rPr>
            <w:lang w:val="en-GB"/>
          </w:rPr>
          <w:t xml:space="preserve"> </w:t>
        </w:r>
      </w:ins>
    </w:p>
    <w:p w14:paraId="42C743D3" w14:textId="2CF689E8" w:rsidR="008457F9" w:rsidRDefault="008457F9">
      <w:pPr>
        <w:pStyle w:val="Paragraphedeliste"/>
        <w:rPr>
          <w:ins w:id="1582" w:author="Ned Johnson" w:date="2019-05-13T01:16:00Z"/>
          <w:lang w:val="en-GB"/>
        </w:rPr>
        <w:pPrChange w:id="1583" w:author="Ned Johnson" w:date="2019-05-13T01:11:00Z">
          <w:pPr/>
        </w:pPrChange>
      </w:pPr>
      <w:ins w:id="1584" w:author="Ned Johnson" w:date="2019-05-13T01:10:00Z">
        <w:r w:rsidRPr="00AE3DAA">
          <w:rPr>
            <w:lang w:val="en-GB"/>
          </w:rPr>
          <w:t>(usually correct result in 10 iterations)</w:t>
        </w:r>
      </w:ins>
    </w:p>
    <w:p w14:paraId="09154E5E" w14:textId="77777777" w:rsidR="00AE3DAA" w:rsidRPr="00AE3DAA" w:rsidRDefault="00AE3DAA">
      <w:pPr>
        <w:pStyle w:val="Paragraphedeliste"/>
        <w:rPr>
          <w:ins w:id="1585" w:author="Ned Johnson" w:date="2019-05-13T01:09:00Z"/>
          <w:lang w:val="en-GB"/>
        </w:rPr>
        <w:pPrChange w:id="1586" w:author="Ned Johnson" w:date="2019-05-13T01:11:00Z">
          <w:pPr/>
        </w:pPrChange>
      </w:pPr>
    </w:p>
    <w:p w14:paraId="3EE26C17" w14:textId="3714B771" w:rsidR="0045106C" w:rsidRPr="0045106C" w:rsidRDefault="00AE3DAA">
      <w:pPr>
        <w:pStyle w:val="Titre4"/>
        <w:rPr>
          <w:ins w:id="1587" w:author="Ned Johnson" w:date="2019-05-13T01:12:00Z"/>
          <w:lang w:val="en-GB"/>
        </w:rPr>
        <w:pPrChange w:id="1588" w:author="Ned Johnson" w:date="2019-05-14T09:32:00Z">
          <w:pPr/>
        </w:pPrChange>
      </w:pPr>
      <w:ins w:id="1589" w:author="Ned Johnson" w:date="2019-05-13T01:16:00Z">
        <w:r>
          <w:rPr>
            <w:lang w:val="en-GB"/>
          </w:rPr>
          <w:t>Realization</w:t>
        </w:r>
      </w:ins>
    </w:p>
    <w:p w14:paraId="6034FA75" w14:textId="4600D14E" w:rsidR="00AE3DAA" w:rsidRPr="00AE3DAA" w:rsidRDefault="00AE3DAA">
      <w:pPr>
        <w:pStyle w:val="Paragraphedeliste"/>
        <w:numPr>
          <w:ilvl w:val="0"/>
          <w:numId w:val="23"/>
        </w:numPr>
        <w:pBdr>
          <w:bottom w:val="single" w:sz="4" w:space="1" w:color="auto"/>
        </w:pBdr>
        <w:rPr>
          <w:ins w:id="1590" w:author="Ned Johnson" w:date="2019-05-13T01:13:00Z"/>
          <w:lang w:val="en-GB"/>
        </w:rPr>
        <w:pPrChange w:id="1591" w:author="Ned Johnson" w:date="2019-05-13T01:13:00Z">
          <w:pPr/>
        </w:pPrChange>
      </w:pPr>
      <w:ins w:id="1592" w:author="Ned Johnson" w:date="2019-05-13T01:13:00Z">
        <w:r w:rsidRPr="00AE3DAA">
          <w:rPr>
            <w:lang w:val="en-GB"/>
          </w:rPr>
          <w:t xml:space="preserve">Random initialization of </w:t>
        </w:r>
        <w:proofErr w:type="spellStart"/>
        <w:r w:rsidRPr="00AE3DAA">
          <w:rPr>
            <w:lang w:val="en-GB"/>
          </w:rPr>
          <w:t>centers</w:t>
        </w:r>
        <w:proofErr w:type="spellEnd"/>
      </w:ins>
    </w:p>
    <w:p w14:paraId="6B793863" w14:textId="4D88598B" w:rsidR="00AE3DAA" w:rsidRPr="00AE3DAA" w:rsidRDefault="00AE3DAA">
      <w:pPr>
        <w:pStyle w:val="Paragraphedeliste"/>
        <w:numPr>
          <w:ilvl w:val="0"/>
          <w:numId w:val="23"/>
        </w:numPr>
        <w:pBdr>
          <w:bottom w:val="single" w:sz="4" w:space="1" w:color="auto"/>
        </w:pBdr>
        <w:rPr>
          <w:ins w:id="1593" w:author="Ned Johnson" w:date="2019-05-13T01:13:00Z"/>
          <w:lang w:val="en-GB"/>
        </w:rPr>
        <w:pPrChange w:id="1594" w:author="Ned Johnson" w:date="2019-05-13T01:15:00Z">
          <w:pPr/>
        </w:pPrChange>
      </w:pPr>
      <w:ins w:id="1595" w:author="Ned Johnson" w:date="2019-05-13T01:13:00Z">
        <w:r w:rsidRPr="00AE3DAA">
          <w:rPr>
            <w:lang w:val="en-GB"/>
          </w:rPr>
          <w:t>As long as the result varies</w:t>
        </w:r>
      </w:ins>
    </w:p>
    <w:p w14:paraId="24751EA9" w14:textId="133C692F" w:rsidR="00AE3DAA" w:rsidRPr="00AE3DAA" w:rsidRDefault="00AE3DAA">
      <w:pPr>
        <w:pStyle w:val="Paragraphedeliste"/>
        <w:numPr>
          <w:ilvl w:val="1"/>
          <w:numId w:val="23"/>
        </w:numPr>
        <w:pBdr>
          <w:bottom w:val="single" w:sz="4" w:space="1" w:color="auto"/>
        </w:pBdr>
        <w:rPr>
          <w:ins w:id="1596" w:author="Ned Johnson" w:date="2019-05-13T01:13:00Z"/>
          <w:lang w:val="en-GB"/>
        </w:rPr>
        <w:pPrChange w:id="1597" w:author="Ned Johnson" w:date="2019-05-13T01:15:00Z">
          <w:pPr/>
        </w:pPrChange>
      </w:pPr>
      <w:ins w:id="1598" w:author="Ned Johnson" w:date="2019-05-13T01:13:00Z">
        <w:r w:rsidRPr="00AE3DAA">
          <w:rPr>
            <w:lang w:val="en-GB"/>
          </w:rPr>
          <w:t>For all objects</w:t>
        </w:r>
      </w:ins>
    </w:p>
    <w:p w14:paraId="3C25F410" w14:textId="6C769BF3" w:rsidR="00AE3DAA" w:rsidRPr="00AE3DAA" w:rsidRDefault="00AE3DAA">
      <w:pPr>
        <w:pStyle w:val="Paragraphedeliste"/>
        <w:numPr>
          <w:ilvl w:val="2"/>
          <w:numId w:val="23"/>
        </w:numPr>
        <w:pBdr>
          <w:bottom w:val="single" w:sz="4" w:space="1" w:color="auto"/>
        </w:pBdr>
        <w:rPr>
          <w:ins w:id="1599" w:author="Ned Johnson" w:date="2019-05-13T01:13:00Z"/>
          <w:lang w:val="en-GB"/>
        </w:rPr>
        <w:pPrChange w:id="1600" w:author="Ned Johnson" w:date="2019-05-13T01:15:00Z">
          <w:pPr/>
        </w:pPrChange>
      </w:pPr>
      <w:ins w:id="1601" w:author="Ned Johnson" w:date="2019-05-13T01:13:00Z">
        <w:r w:rsidRPr="00AE3DAA">
          <w:rPr>
            <w:lang w:val="en-GB"/>
          </w:rPr>
          <w:t xml:space="preserve">Calculate the distance to all </w:t>
        </w:r>
        <w:proofErr w:type="spellStart"/>
        <w:r w:rsidRPr="00AE3DAA">
          <w:rPr>
            <w:lang w:val="en-GB"/>
          </w:rPr>
          <w:t>centers</w:t>
        </w:r>
        <w:proofErr w:type="spellEnd"/>
      </w:ins>
    </w:p>
    <w:p w14:paraId="1710EC45" w14:textId="64A64E88" w:rsidR="00AE3DAA" w:rsidRPr="00AE3DAA" w:rsidRDefault="00AE3DAA">
      <w:pPr>
        <w:pStyle w:val="Paragraphedeliste"/>
        <w:numPr>
          <w:ilvl w:val="2"/>
          <w:numId w:val="23"/>
        </w:numPr>
        <w:pBdr>
          <w:bottom w:val="single" w:sz="4" w:space="1" w:color="auto"/>
        </w:pBdr>
        <w:rPr>
          <w:ins w:id="1602" w:author="Ned Johnson" w:date="2019-05-13T01:13:00Z"/>
          <w:lang w:val="en-GB"/>
        </w:rPr>
        <w:pPrChange w:id="1603" w:author="Ned Johnson" w:date="2019-05-13T01:15:00Z">
          <w:pPr/>
        </w:pPrChange>
      </w:pPr>
      <w:ins w:id="1604" w:author="Ned Johnson" w:date="2019-05-13T01:13:00Z">
        <w:r w:rsidRPr="00AE3DAA">
          <w:rPr>
            <w:lang w:val="en-GB"/>
          </w:rPr>
          <w:t xml:space="preserve"> Assign the object to the class most</w:t>
        </w:r>
      </w:ins>
      <w:ins w:id="1605" w:author="Ned Johnson" w:date="2019-05-13T01:14:00Z">
        <w:r>
          <w:rPr>
            <w:lang w:val="en-GB"/>
          </w:rPr>
          <w:t xml:space="preserve"> close</w:t>
        </w:r>
      </w:ins>
    </w:p>
    <w:p w14:paraId="1064276D" w14:textId="524B5EF4" w:rsidR="00AE3DAA" w:rsidRPr="00AE3DAA" w:rsidRDefault="00AE3DAA">
      <w:pPr>
        <w:pStyle w:val="Paragraphedeliste"/>
        <w:numPr>
          <w:ilvl w:val="1"/>
          <w:numId w:val="23"/>
        </w:numPr>
        <w:pBdr>
          <w:bottom w:val="single" w:sz="4" w:space="0" w:color="auto"/>
        </w:pBdr>
        <w:rPr>
          <w:ins w:id="1606" w:author="Ned Johnson" w:date="2019-05-13T01:13:00Z"/>
          <w:lang w:val="en-GB"/>
        </w:rPr>
        <w:pPrChange w:id="1607" w:author="Ned Johnson" w:date="2019-05-14T09:24:00Z">
          <w:pPr/>
        </w:pPrChange>
      </w:pPr>
      <w:ins w:id="1608" w:author="Ned Johnson" w:date="2019-05-13T01:13:00Z">
        <w:r w:rsidRPr="00AE3DAA">
          <w:rPr>
            <w:lang w:val="en-GB"/>
          </w:rPr>
          <w:t>For all classes</w:t>
        </w:r>
      </w:ins>
    </w:p>
    <w:p w14:paraId="6D492D2D" w14:textId="58E30FDD" w:rsidR="00AE3DAA" w:rsidRPr="00AE3DAA" w:rsidRDefault="00AE3DAA">
      <w:pPr>
        <w:pStyle w:val="Paragraphedeliste"/>
        <w:numPr>
          <w:ilvl w:val="2"/>
          <w:numId w:val="23"/>
        </w:numPr>
        <w:pBdr>
          <w:bottom w:val="single" w:sz="4" w:space="1" w:color="auto"/>
        </w:pBdr>
        <w:rPr>
          <w:ins w:id="1609" w:author="Ned Johnson" w:date="2019-05-13T01:13:00Z"/>
          <w:lang w:val="en-GB"/>
        </w:rPr>
        <w:pPrChange w:id="1610" w:author="Ned Johnson" w:date="2019-05-13T01:15:00Z">
          <w:pPr/>
        </w:pPrChange>
      </w:pPr>
      <w:ins w:id="1611" w:author="Ned Johnson" w:date="2019-05-13T01:13:00Z">
        <w:r w:rsidRPr="00AE3DAA">
          <w:rPr>
            <w:lang w:val="en-GB"/>
          </w:rPr>
          <w:t xml:space="preserve">Calculate the </w:t>
        </w:r>
        <w:proofErr w:type="spellStart"/>
        <w:r w:rsidRPr="00AE3DAA">
          <w:rPr>
            <w:lang w:val="en-GB"/>
          </w:rPr>
          <w:t>center</w:t>
        </w:r>
        <w:proofErr w:type="spellEnd"/>
        <w:r w:rsidRPr="00AE3DAA">
          <w:rPr>
            <w:lang w:val="en-GB"/>
          </w:rPr>
          <w:t xml:space="preserve"> of gravity of the objects assigned</w:t>
        </w:r>
      </w:ins>
    </w:p>
    <w:p w14:paraId="20AEFC6C" w14:textId="7965B7D6" w:rsidR="00AF086B" w:rsidRPr="00AF086B" w:rsidRDefault="00AE3DAA">
      <w:pPr>
        <w:pStyle w:val="Paragraphedeliste"/>
        <w:numPr>
          <w:ilvl w:val="2"/>
          <w:numId w:val="23"/>
        </w:numPr>
        <w:pBdr>
          <w:bottom w:val="single" w:sz="4" w:space="1" w:color="auto"/>
        </w:pBdr>
        <w:rPr>
          <w:ins w:id="1612" w:author="Ned Johnson" w:date="2019-05-14T09:46:00Z"/>
          <w:lang w:val="en-GB"/>
        </w:rPr>
        <w:pPrChange w:id="1613" w:author="Ned Johnson" w:date="2019-05-14T09:46:00Z">
          <w:pPr/>
        </w:pPrChange>
      </w:pPr>
      <w:ins w:id="1614" w:author="Ned Johnson" w:date="2019-05-13T01:13:00Z">
        <w:r w:rsidRPr="00AE3DAA">
          <w:rPr>
            <w:lang w:val="en-GB"/>
          </w:rPr>
          <w:t xml:space="preserve">Assign the </w:t>
        </w:r>
        <w:proofErr w:type="spellStart"/>
        <w:r w:rsidRPr="00AE3DAA">
          <w:rPr>
            <w:lang w:val="en-GB"/>
          </w:rPr>
          <w:t>center</w:t>
        </w:r>
        <w:proofErr w:type="spellEnd"/>
        <w:r w:rsidRPr="00AE3DAA">
          <w:rPr>
            <w:lang w:val="en-GB"/>
          </w:rPr>
          <w:t xml:space="preserve"> of gravity as new</w:t>
        </w:r>
      </w:ins>
      <w:ins w:id="1615" w:author="Ned Johnson" w:date="2019-05-13T01:15:00Z">
        <w:r>
          <w:rPr>
            <w:lang w:val="en-GB"/>
          </w:rPr>
          <w:t xml:space="preserve"> </w:t>
        </w:r>
      </w:ins>
      <w:proofErr w:type="spellStart"/>
      <w:ins w:id="1616" w:author="Ned Johnson" w:date="2019-05-13T01:13:00Z">
        <w:r w:rsidRPr="00AE3DAA">
          <w:rPr>
            <w:lang w:val="en-GB"/>
          </w:rPr>
          <w:t>center</w:t>
        </w:r>
        <w:proofErr w:type="spellEnd"/>
        <w:r w:rsidRPr="00AE3DAA">
          <w:rPr>
            <w:lang w:val="en-GB"/>
          </w:rPr>
          <w:t xml:space="preserve"> of the class</w:t>
        </w:r>
      </w:ins>
    </w:p>
    <w:p w14:paraId="589A2FFF" w14:textId="22039EC8" w:rsidR="00AF086B" w:rsidRDefault="00AF086B" w:rsidP="00AF086B">
      <w:pPr>
        <w:rPr>
          <w:ins w:id="1617" w:author="Ned Johnson" w:date="2019-05-14T09:46:00Z"/>
          <w:lang w:val="en-GB"/>
        </w:rPr>
      </w:pPr>
    </w:p>
    <w:p w14:paraId="6CB80540" w14:textId="283251D6" w:rsidR="00AF086B" w:rsidRDefault="00AF086B" w:rsidP="00AF086B">
      <w:pPr>
        <w:rPr>
          <w:ins w:id="1618" w:author="Ned Johnson" w:date="2019-05-14T09:51:00Z"/>
          <w:lang w:val="en-GB"/>
        </w:rPr>
      </w:pPr>
      <w:ins w:id="1619" w:author="Ned Johnson" w:date="2019-05-14T09:47:00Z">
        <w:r>
          <w:rPr>
            <w:lang w:val="en-GB"/>
          </w:rPr>
          <w:t xml:space="preserve">The K-means methods will </w:t>
        </w:r>
      </w:ins>
      <w:ins w:id="1620" w:author="Ned Johnson" w:date="2019-05-14T09:48:00Z">
        <w:r>
          <w:rPr>
            <w:lang w:val="en-GB"/>
          </w:rPr>
          <w:t xml:space="preserve">only </w:t>
        </w:r>
      </w:ins>
      <w:ins w:id="1621" w:author="Ned Johnson" w:date="2019-05-14T10:35:00Z">
        <w:r w:rsidR="007D3A2C">
          <w:rPr>
            <w:lang w:val="en-GB"/>
          </w:rPr>
          <w:t>serve</w:t>
        </w:r>
      </w:ins>
      <w:ins w:id="1622" w:author="Ned Johnson" w:date="2019-05-14T09:47:00Z">
        <w:r>
          <w:rPr>
            <w:lang w:val="en-GB"/>
          </w:rPr>
          <w:t xml:space="preserve"> to creat</w:t>
        </w:r>
        <w:r w:rsidR="009D2838">
          <w:rPr>
            <w:lang w:val="en-GB"/>
          </w:rPr>
          <w:t xml:space="preserve">e each </w:t>
        </w:r>
      </w:ins>
      <w:ins w:id="1623" w:author="Ned Johnson" w:date="2019-05-14T10:35:00Z">
        <w:r w:rsidR="007D3A2C">
          <w:rPr>
            <w:lang w:val="en-GB"/>
          </w:rPr>
          <w:t>class, the</w:t>
        </w:r>
      </w:ins>
      <w:ins w:id="1624" w:author="Ned Johnson" w:date="2019-05-14T09:47:00Z">
        <w:r>
          <w:rPr>
            <w:lang w:val="en-GB"/>
          </w:rPr>
          <w:t xml:space="preserve"> final cluster dend</w:t>
        </w:r>
      </w:ins>
      <w:ins w:id="1625" w:author="Ned Johnson" w:date="2019-05-14T10:35:00Z">
        <w:r w:rsidR="007D3A2C">
          <w:rPr>
            <w:lang w:val="en-GB"/>
          </w:rPr>
          <w:t>r</w:t>
        </w:r>
      </w:ins>
      <w:ins w:id="1626" w:author="Ned Johnson" w:date="2019-05-14T09:47:00Z">
        <w:r>
          <w:rPr>
            <w:lang w:val="en-GB"/>
          </w:rPr>
          <w:t xml:space="preserve">ogram will </w:t>
        </w:r>
      </w:ins>
      <w:ins w:id="1627" w:author="Ned Johnson" w:date="2019-05-14T09:48:00Z">
        <w:r>
          <w:rPr>
            <w:lang w:val="en-GB"/>
          </w:rPr>
          <w:t xml:space="preserve">be </w:t>
        </w:r>
      </w:ins>
      <w:ins w:id="1628" w:author="Ned Johnson" w:date="2019-05-14T09:57:00Z">
        <w:r w:rsidR="009D2838">
          <w:rPr>
            <w:lang w:val="en-GB"/>
          </w:rPr>
          <w:t>created thanks to the UPGMA methods for more precision see the annexe document to made the clustering.</w:t>
        </w:r>
      </w:ins>
    </w:p>
    <w:p w14:paraId="6102CAAE" w14:textId="36FCE5E0" w:rsidR="00AF086B" w:rsidRDefault="00AF086B">
      <w:pPr>
        <w:rPr>
          <w:ins w:id="1629" w:author="Ned Johnson" w:date="2019-05-14T09:46:00Z"/>
          <w:lang w:val="en-GB"/>
        </w:rPr>
      </w:pPr>
      <w:ins w:id="1630" w:author="Ned Johnson" w:date="2019-05-14T09:46:00Z">
        <w:r>
          <w:rPr>
            <w:lang w:val="en-GB"/>
          </w:rPr>
          <w:br w:type="page"/>
        </w:r>
      </w:ins>
    </w:p>
    <w:p w14:paraId="622E7080" w14:textId="491B0996" w:rsidR="00AF086B" w:rsidRDefault="00AF086B">
      <w:pPr>
        <w:pStyle w:val="Titre2"/>
        <w:rPr>
          <w:ins w:id="1631" w:author="Ned Johnson" w:date="2019-05-14T11:31:00Z"/>
          <w:shd w:val="clear" w:color="auto" w:fill="FFFFFF"/>
        </w:rPr>
        <w:pPrChange w:id="1632" w:author="Ned Johnson" w:date="2019-05-14T09:50:00Z">
          <w:pPr/>
        </w:pPrChange>
      </w:pPr>
      <w:bookmarkStart w:id="1633" w:name="_Toc8726325"/>
      <w:ins w:id="1634" w:author="Ned Johnson" w:date="2019-05-14T09:49:00Z">
        <w:r w:rsidRPr="00AF086B">
          <w:rPr>
            <w:sz w:val="28"/>
            <w:szCs w:val="22"/>
            <w:shd w:val="clear" w:color="auto" w:fill="FFFFFF"/>
            <w:rPrChange w:id="1635" w:author="Ned Johnson" w:date="2019-05-14T09:50:00Z">
              <w:rPr>
                <w:shd w:val="clear" w:color="auto" w:fill="FFFFFF"/>
              </w:rPr>
            </w:rPrChange>
          </w:rPr>
          <w:lastRenderedPageBreak/>
          <w:t>UPGMA</w:t>
        </w:r>
      </w:ins>
      <w:ins w:id="1636" w:author="Ned Johnson" w:date="2019-05-14T09:50:00Z">
        <w:r>
          <w:rPr>
            <w:sz w:val="28"/>
            <w:szCs w:val="22"/>
            <w:shd w:val="clear" w:color="auto" w:fill="FFFFFF"/>
          </w:rPr>
          <w:t> :</w:t>
        </w:r>
      </w:ins>
      <w:ins w:id="1637" w:author="Ned Johnson" w:date="2019-05-14T09:49:00Z">
        <w:r>
          <w:rPr>
            <w:shd w:val="clear" w:color="auto" w:fill="FFFFFF"/>
          </w:rPr>
          <w:t xml:space="preserve"> pair group </w:t>
        </w:r>
        <w:proofErr w:type="spellStart"/>
        <w:r>
          <w:rPr>
            <w:shd w:val="clear" w:color="auto" w:fill="FFFFFF"/>
          </w:rPr>
          <w:t>method</w:t>
        </w:r>
        <w:proofErr w:type="spellEnd"/>
        <w:r>
          <w:rPr>
            <w:shd w:val="clear" w:color="auto" w:fill="FFFFFF"/>
          </w:rPr>
          <w:t xml:space="preserve"> </w:t>
        </w:r>
        <w:proofErr w:type="spellStart"/>
        <w:r>
          <w:rPr>
            <w:shd w:val="clear" w:color="auto" w:fill="FFFFFF"/>
          </w:rPr>
          <w:t>with</w:t>
        </w:r>
        <w:proofErr w:type="spellEnd"/>
        <w:r>
          <w:rPr>
            <w:shd w:val="clear" w:color="auto" w:fill="FFFFFF"/>
          </w:rPr>
          <w:t xml:space="preserve"> </w:t>
        </w:r>
        <w:proofErr w:type="spellStart"/>
        <w:r>
          <w:rPr>
            <w:shd w:val="clear" w:color="auto" w:fill="FFFFFF"/>
          </w:rPr>
          <w:t>arithmetic</w:t>
        </w:r>
        <w:proofErr w:type="spellEnd"/>
        <w:r>
          <w:rPr>
            <w:shd w:val="clear" w:color="auto" w:fill="FFFFFF"/>
          </w:rPr>
          <w:t xml:space="preserve"> </w:t>
        </w:r>
        <w:proofErr w:type="spellStart"/>
        <w:r>
          <w:rPr>
            <w:shd w:val="clear" w:color="auto" w:fill="FFFFFF"/>
          </w:rPr>
          <w:t>mean</w:t>
        </w:r>
      </w:ins>
      <w:bookmarkEnd w:id="1633"/>
      <w:proofErr w:type="spellEnd"/>
    </w:p>
    <w:p w14:paraId="2D4B93F0" w14:textId="77777777" w:rsidR="006B6FF5" w:rsidRPr="006B6FF5" w:rsidRDefault="006B6FF5">
      <w:pPr>
        <w:rPr>
          <w:ins w:id="1638" w:author="Ned Johnson" w:date="2019-05-14T09:50:00Z"/>
          <w:rPrChange w:id="1639" w:author="Ned Johnson" w:date="2019-05-14T11:31:00Z">
            <w:rPr>
              <w:ins w:id="1640" w:author="Ned Johnson" w:date="2019-05-14T09:50:00Z"/>
              <w:shd w:val="clear" w:color="auto" w:fill="FFFFFF"/>
            </w:rPr>
          </w:rPrChange>
        </w:rPr>
      </w:pPr>
    </w:p>
    <w:p w14:paraId="1A0CDDD9" w14:textId="77777777" w:rsidR="009D2838" w:rsidRDefault="009D2838" w:rsidP="009D2838">
      <w:pPr>
        <w:rPr>
          <w:ins w:id="1641" w:author="Ned Johnson" w:date="2019-05-14T09:55:00Z"/>
        </w:rPr>
      </w:pPr>
      <w:ins w:id="1642" w:author="Ned Johnson" w:date="2019-05-14T09:55:00Z">
        <w:r w:rsidRPr="009D2838">
          <w:t xml:space="preserve">The UPGMA </w:t>
        </w:r>
        <w:proofErr w:type="spellStart"/>
        <w:r w:rsidRPr="009D2838">
          <w:t>algorithm</w:t>
        </w:r>
        <w:proofErr w:type="spellEnd"/>
        <w:r w:rsidRPr="009D2838">
          <w:t xml:space="preserve"> </w:t>
        </w:r>
        <w:proofErr w:type="spellStart"/>
        <w:r w:rsidRPr="009D2838">
          <w:t>constructs</w:t>
        </w:r>
        <w:proofErr w:type="spellEnd"/>
        <w:r w:rsidRPr="009D2838">
          <w:t xml:space="preserve"> a </w:t>
        </w:r>
        <w:proofErr w:type="spellStart"/>
        <w:r w:rsidRPr="009D2838">
          <w:t>rooted</w:t>
        </w:r>
        <w:proofErr w:type="spellEnd"/>
        <w:r w:rsidRPr="009D2838">
          <w:t xml:space="preserve"> </w:t>
        </w:r>
        <w:proofErr w:type="spellStart"/>
        <w:r w:rsidRPr="009D2838">
          <w:t>tree</w:t>
        </w:r>
        <w:proofErr w:type="spellEnd"/>
        <w:r w:rsidRPr="009D2838">
          <w:t xml:space="preserve"> (dendrogram) </w:t>
        </w:r>
        <w:proofErr w:type="spellStart"/>
        <w:r w:rsidRPr="009D2838">
          <w:t>that</w:t>
        </w:r>
        <w:proofErr w:type="spellEnd"/>
        <w:r w:rsidRPr="009D2838">
          <w:t xml:space="preserve"> </w:t>
        </w:r>
        <w:proofErr w:type="spellStart"/>
        <w:r w:rsidRPr="009D2838">
          <w:t>reflects</w:t>
        </w:r>
        <w:proofErr w:type="spellEnd"/>
        <w:r w:rsidRPr="009D2838">
          <w:t xml:space="preserve"> the structure </w:t>
        </w:r>
        <w:proofErr w:type="spellStart"/>
        <w:r w:rsidRPr="009D2838">
          <w:t>present</w:t>
        </w:r>
        <w:proofErr w:type="spellEnd"/>
        <w:r w:rsidRPr="009D2838">
          <w:t xml:space="preserve"> in a </w:t>
        </w:r>
        <w:proofErr w:type="spellStart"/>
        <w:r w:rsidRPr="009D2838">
          <w:t>pairwise</w:t>
        </w:r>
        <w:proofErr w:type="spellEnd"/>
        <w:r w:rsidRPr="009D2838">
          <w:t xml:space="preserve"> </w:t>
        </w:r>
        <w:proofErr w:type="spellStart"/>
        <w:r w:rsidRPr="009D2838">
          <w:t>similarity</w:t>
        </w:r>
        <w:proofErr w:type="spellEnd"/>
        <w:r w:rsidRPr="009D2838">
          <w:t xml:space="preserve"> matrix (or a </w:t>
        </w:r>
        <w:proofErr w:type="spellStart"/>
        <w:r w:rsidRPr="009D2838">
          <w:t>dissimilarity</w:t>
        </w:r>
        <w:proofErr w:type="spellEnd"/>
        <w:r w:rsidRPr="009D2838">
          <w:t xml:space="preserve"> matrix). At </w:t>
        </w:r>
        <w:proofErr w:type="spellStart"/>
        <w:r w:rsidRPr="009D2838">
          <w:t>each</w:t>
        </w:r>
        <w:proofErr w:type="spellEnd"/>
        <w:r w:rsidRPr="009D2838">
          <w:t xml:space="preserve"> </w:t>
        </w:r>
        <w:proofErr w:type="spellStart"/>
        <w:r w:rsidRPr="009D2838">
          <w:t>step</w:t>
        </w:r>
        <w:proofErr w:type="spellEnd"/>
        <w:r w:rsidRPr="009D2838">
          <w:t xml:space="preserve">, the </w:t>
        </w:r>
        <w:proofErr w:type="spellStart"/>
        <w:r w:rsidRPr="009D2838">
          <w:t>nearest</w:t>
        </w:r>
        <w:proofErr w:type="spellEnd"/>
        <w:r w:rsidRPr="009D2838">
          <w:t xml:space="preserve"> </w:t>
        </w:r>
        <w:proofErr w:type="spellStart"/>
        <w:r w:rsidRPr="009D2838">
          <w:t>two</w:t>
        </w:r>
        <w:proofErr w:type="spellEnd"/>
        <w:r w:rsidRPr="009D2838">
          <w:t xml:space="preserve"> clusters are </w:t>
        </w:r>
        <w:proofErr w:type="spellStart"/>
        <w:r w:rsidRPr="009D2838">
          <w:t>combined</w:t>
        </w:r>
        <w:proofErr w:type="spellEnd"/>
        <w:r w:rsidRPr="009D2838">
          <w:t xml:space="preserve"> </w:t>
        </w:r>
        <w:proofErr w:type="spellStart"/>
        <w:r w:rsidRPr="009D2838">
          <w:t>into</w:t>
        </w:r>
        <w:proofErr w:type="spellEnd"/>
        <w:r w:rsidRPr="009D2838">
          <w:t xml:space="preserve"> a </w:t>
        </w:r>
        <w:proofErr w:type="spellStart"/>
        <w:r w:rsidRPr="009D2838">
          <w:t>higher-level</w:t>
        </w:r>
        <w:proofErr w:type="spellEnd"/>
        <w:r w:rsidRPr="009D2838">
          <w:t xml:space="preserve"> cluster. </w:t>
        </w:r>
      </w:ins>
    </w:p>
    <w:p w14:paraId="2980FA16" w14:textId="4B0309C2" w:rsidR="00AF086B" w:rsidRPr="009D2838" w:rsidRDefault="009D2838" w:rsidP="009D2838">
      <w:pPr>
        <w:rPr>
          <w:ins w:id="1643" w:author="Ned Johnson" w:date="2019-05-14T09:54:00Z"/>
        </w:rPr>
      </w:pPr>
      <w:ins w:id="1644" w:author="Ned Johnson" w:date="2019-05-14T09:55:00Z">
        <w:r w:rsidRPr="009D2838">
          <w:t xml:space="preserve">The distance </w:t>
        </w:r>
        <w:proofErr w:type="spellStart"/>
        <w:r w:rsidRPr="009D2838">
          <w:t>between</w:t>
        </w:r>
        <w:proofErr w:type="spellEnd"/>
        <w:r w:rsidRPr="009D2838">
          <w:t xml:space="preserve"> </w:t>
        </w:r>
        <w:proofErr w:type="spellStart"/>
        <w:r w:rsidRPr="009D2838">
          <w:t>any</w:t>
        </w:r>
        <w:proofErr w:type="spellEnd"/>
        <w:r w:rsidRPr="009D2838">
          <w:t xml:space="preserve"> </w:t>
        </w:r>
        <w:proofErr w:type="spellStart"/>
        <w:r w:rsidRPr="009D2838">
          <w:t>two</w:t>
        </w:r>
        <w:proofErr w:type="spellEnd"/>
        <w:r w:rsidRPr="009D2838">
          <w:t xml:space="preserve"> clusters</w:t>
        </w:r>
        <w:r>
          <w:t xml:space="preserve"> A and B </w:t>
        </w:r>
        <w:proofErr w:type="spellStart"/>
        <w:r>
          <w:rPr>
            <w:rFonts w:ascii="Arial" w:hAnsi="Arial" w:cs="Arial"/>
            <w:color w:val="222222"/>
            <w:sz w:val="21"/>
            <w:szCs w:val="21"/>
            <w:shd w:val="clear" w:color="auto" w:fill="FFFFFF"/>
          </w:rPr>
          <w:t>each</w:t>
        </w:r>
        <w:proofErr w:type="spellEnd"/>
        <w:r>
          <w:rPr>
            <w:rFonts w:ascii="Arial" w:hAnsi="Arial" w:cs="Arial"/>
            <w:color w:val="222222"/>
            <w:sz w:val="21"/>
            <w:szCs w:val="21"/>
            <w:shd w:val="clear" w:color="auto" w:fill="FFFFFF"/>
          </w:rPr>
          <w:t xml:space="preserve"> of size</w:t>
        </w:r>
      </w:ins>
    </w:p>
    <w:p w14:paraId="4C3CF3B0" w14:textId="77777777" w:rsidR="009D2838" w:rsidRPr="00AF086B" w:rsidRDefault="009D2838" w:rsidP="00AF086B">
      <w:pPr>
        <w:rPr>
          <w:ins w:id="1645" w:author="Ned Johnson" w:date="2019-05-14T09:46:00Z"/>
          <w:rPrChange w:id="1646" w:author="Ned Johnson" w:date="2019-05-14T09:50:00Z">
            <w:rPr>
              <w:ins w:id="1647" w:author="Ned Johnson" w:date="2019-05-14T09:46:00Z"/>
              <w:lang w:val="en-GB"/>
            </w:rPr>
          </w:rPrChange>
        </w:rPr>
      </w:pPr>
    </w:p>
    <w:p w14:paraId="0B5780D1" w14:textId="4CA7245D" w:rsidR="00344690" w:rsidRDefault="00344690">
      <w:pPr>
        <w:pStyle w:val="Titre4"/>
        <w:rPr>
          <w:ins w:id="1648" w:author="Ned Johnson" w:date="2019-05-14T09:32:00Z"/>
          <w:lang w:val="en-GB"/>
        </w:rPr>
        <w:pPrChange w:id="1649" w:author="Ned Johnson" w:date="2019-05-14T09:20:00Z">
          <w:pPr/>
        </w:pPrChange>
      </w:pPr>
      <w:bookmarkStart w:id="1650" w:name="_Toc8726326"/>
      <w:proofErr w:type="spellStart"/>
      <w:ins w:id="1651" w:author="Ned Johnson" w:date="2019-05-14T09:20:00Z">
        <w:r w:rsidRPr="00AF086B">
          <w:rPr>
            <w:rStyle w:val="Titre3Car"/>
            <w:rPrChange w:id="1652" w:author="Ned Johnson" w:date="2019-05-14T09:49:00Z">
              <w:rPr>
                <w:lang w:val="en-GB"/>
              </w:rPr>
            </w:rPrChange>
          </w:rPr>
          <w:t>Determine</w:t>
        </w:r>
        <w:proofErr w:type="spellEnd"/>
        <w:r w:rsidRPr="00AF086B">
          <w:rPr>
            <w:rStyle w:val="Titre3Car"/>
            <w:rPrChange w:id="1653" w:author="Ned Johnson" w:date="2019-05-14T09:49:00Z">
              <w:rPr>
                <w:lang w:val="en-GB"/>
              </w:rPr>
            </w:rPrChange>
          </w:rPr>
          <w:t xml:space="preserve"> </w:t>
        </w:r>
      </w:ins>
      <w:ins w:id="1654" w:author="Ned Johnson" w:date="2019-05-14T09:54:00Z">
        <w:r w:rsidR="009D2838">
          <w:rPr>
            <w:rStyle w:val="Titre3Car"/>
          </w:rPr>
          <w:t>the matrix for UPGMA</w:t>
        </w:r>
      </w:ins>
      <w:bookmarkEnd w:id="1650"/>
      <w:ins w:id="1655" w:author="Ned Johnson" w:date="2019-05-14T09:20:00Z">
        <w:r>
          <w:rPr>
            <w:lang w:val="en-GB"/>
          </w:rPr>
          <w:t xml:space="preserve"> </w:t>
        </w:r>
      </w:ins>
    </w:p>
    <w:p w14:paraId="508B2F4A" w14:textId="377A62B6" w:rsidR="0045106C" w:rsidRPr="0045106C" w:rsidRDefault="0045106C" w:rsidP="0045106C">
      <w:pPr>
        <w:rPr>
          <w:ins w:id="1656" w:author="Ned Johnson" w:date="2019-05-14T09:21:00Z"/>
          <w:lang w:val="en-GB"/>
        </w:rPr>
      </w:pPr>
      <w:ins w:id="1657" w:author="Ned Johnson" w:date="2019-05-14T09:32:00Z">
        <w:r>
          <w:rPr>
            <w:lang w:val="en-GB"/>
          </w:rPr>
          <w:t>An object is close to another one if the</w:t>
        </w:r>
      </w:ins>
    </w:p>
    <w:p w14:paraId="56F3CC0B" w14:textId="540DCAD0" w:rsidR="00344690" w:rsidRPr="00344690" w:rsidRDefault="00AF086B" w:rsidP="00344690">
      <w:pPr>
        <w:pStyle w:val="Paragraphedeliste"/>
        <w:numPr>
          <w:ilvl w:val="0"/>
          <w:numId w:val="23"/>
        </w:numPr>
        <w:pBdr>
          <w:bottom w:val="single" w:sz="4" w:space="1" w:color="auto"/>
        </w:pBdr>
        <w:rPr>
          <w:ins w:id="1658" w:author="Ned Johnson" w:date="2019-05-14T09:24:00Z"/>
          <w:lang w:val="en-GB"/>
        </w:rPr>
      </w:pPr>
      <w:ins w:id="1659" w:author="Ned Johnson" w:date="2019-05-14T09:50:00Z">
        <w:r>
          <w:rPr>
            <w:lang w:val="en-GB"/>
          </w:rPr>
          <w:t>initialize</w:t>
        </w:r>
      </w:ins>
      <w:ins w:id="1660" w:author="Ned Johnson" w:date="2019-05-14T09:45:00Z">
        <w:r>
          <w:rPr>
            <w:lang w:val="en-GB"/>
          </w:rPr>
          <w:t xml:space="preserve"> the matrix </w:t>
        </w:r>
      </w:ins>
      <w:ins w:id="1661" w:author="Ned Johnson" w:date="2019-05-14T09:51:00Z">
        <w:r w:rsidR="009D2838">
          <w:rPr>
            <w:lang w:val="en-GB"/>
          </w:rPr>
          <w:t>A</w:t>
        </w:r>
      </w:ins>
    </w:p>
    <w:p w14:paraId="448EE5DA" w14:textId="7199E3CF" w:rsidR="00344690" w:rsidRPr="00AE3DAA" w:rsidRDefault="00344690" w:rsidP="00344690">
      <w:pPr>
        <w:pStyle w:val="Paragraphedeliste"/>
        <w:numPr>
          <w:ilvl w:val="1"/>
          <w:numId w:val="23"/>
        </w:numPr>
        <w:pBdr>
          <w:bottom w:val="single" w:sz="4" w:space="1" w:color="auto"/>
        </w:pBdr>
        <w:rPr>
          <w:ins w:id="1662" w:author="Ned Johnson" w:date="2019-05-14T09:24:00Z"/>
          <w:lang w:val="en-GB"/>
        </w:rPr>
      </w:pPr>
      <w:ins w:id="1663" w:author="Ned Johnson" w:date="2019-05-14T09:24:00Z">
        <w:r w:rsidRPr="00AE3DAA">
          <w:rPr>
            <w:lang w:val="en-GB"/>
          </w:rPr>
          <w:t>For all objects</w:t>
        </w:r>
      </w:ins>
      <w:ins w:id="1664" w:author="Ned Johnson" w:date="2019-05-14T09:25:00Z">
        <w:r>
          <w:rPr>
            <w:lang w:val="en-GB"/>
          </w:rPr>
          <w:t xml:space="preserve"> classes</w:t>
        </w:r>
      </w:ins>
    </w:p>
    <w:p w14:paraId="68BDFE47" w14:textId="29F914B8" w:rsidR="00344690" w:rsidRDefault="00344690" w:rsidP="009D2838">
      <w:pPr>
        <w:pStyle w:val="Paragraphedeliste"/>
        <w:numPr>
          <w:ilvl w:val="2"/>
          <w:numId w:val="23"/>
        </w:numPr>
        <w:pBdr>
          <w:bottom w:val="single" w:sz="4" w:space="1" w:color="auto"/>
        </w:pBdr>
        <w:rPr>
          <w:ins w:id="1665" w:author="Ned Johnson" w:date="2019-05-14T09:53:00Z"/>
          <w:lang w:val="en-GB"/>
        </w:rPr>
      </w:pPr>
      <w:ins w:id="1666" w:author="Ned Johnson" w:date="2019-05-14T09:24:00Z">
        <w:r w:rsidRPr="00AE3DAA">
          <w:rPr>
            <w:lang w:val="en-GB"/>
          </w:rPr>
          <w:t xml:space="preserve">Calculate the distance to all </w:t>
        </w:r>
      </w:ins>
      <w:ins w:id="1667" w:author="Ned Johnson" w:date="2019-05-14T09:26:00Z">
        <w:r>
          <w:rPr>
            <w:lang w:val="en-GB"/>
          </w:rPr>
          <w:t>others objects class</w:t>
        </w:r>
      </w:ins>
    </w:p>
    <w:p w14:paraId="539C8FCA" w14:textId="15ABD33E" w:rsidR="009D2838" w:rsidRPr="009D2838" w:rsidRDefault="009D2838">
      <w:pPr>
        <w:pStyle w:val="Paragraphedeliste"/>
        <w:numPr>
          <w:ilvl w:val="0"/>
          <w:numId w:val="23"/>
        </w:numPr>
        <w:pBdr>
          <w:bottom w:val="single" w:sz="4" w:space="1" w:color="auto"/>
        </w:pBdr>
        <w:rPr>
          <w:ins w:id="1668" w:author="Ned Johnson" w:date="2019-05-14T09:24:00Z"/>
          <w:lang w:val="en-GB"/>
        </w:rPr>
        <w:pPrChange w:id="1669" w:author="Ned Johnson" w:date="2019-05-14T09:53:00Z">
          <w:pPr>
            <w:pStyle w:val="Paragraphedeliste"/>
            <w:numPr>
              <w:ilvl w:val="2"/>
              <w:numId w:val="23"/>
            </w:numPr>
            <w:pBdr>
              <w:bottom w:val="single" w:sz="4" w:space="1" w:color="auto"/>
            </w:pBdr>
            <w:ind w:left="2160" w:hanging="360"/>
          </w:pPr>
        </w:pPrChange>
      </w:pPr>
      <w:ins w:id="1670" w:author="Ned Johnson" w:date="2019-05-14T09:53:00Z">
        <w:r>
          <w:rPr>
            <w:lang w:val="en-GB"/>
          </w:rPr>
          <w:t>Make the UPGMA algorithm</w:t>
        </w:r>
      </w:ins>
    </w:p>
    <w:p w14:paraId="7AC6C8F9" w14:textId="68128752" w:rsidR="005F041E" w:rsidRDefault="005F041E" w:rsidP="00575BF0">
      <w:pPr>
        <w:rPr>
          <w:ins w:id="1671" w:author="Ned Johnson" w:date="2019-05-14T09:53:00Z"/>
          <w:lang w:val="en-GB"/>
        </w:rPr>
      </w:pPr>
    </w:p>
    <w:p w14:paraId="763DEDC8" w14:textId="77777777" w:rsidR="000F65D8" w:rsidRPr="000F65D8" w:rsidRDefault="000F65D8">
      <w:pPr>
        <w:pStyle w:val="Titre3"/>
        <w:rPr>
          <w:ins w:id="1672" w:author="Ned Johnson" w:date="2019-05-14T11:20:00Z"/>
          <w:rFonts w:eastAsia="Times New Roman"/>
          <w:lang w:val="en" w:eastAsia="en-GB"/>
          <w:rPrChange w:id="1673" w:author="Ned Johnson" w:date="2019-05-14T11:20:00Z">
            <w:rPr>
              <w:ins w:id="1674" w:author="Ned Johnson" w:date="2019-05-14T11:20:00Z"/>
              <w:rFonts w:eastAsia="Times New Roman"/>
              <w:lang w:val="en" w:eastAsia="en-GB"/>
            </w:rPr>
          </w:rPrChange>
        </w:rPr>
        <w:pPrChange w:id="1675" w:author="Ned Johnson" w:date="2019-05-14T11:20:00Z">
          <w:pPr>
            <w:pStyle w:val="Titre2"/>
          </w:pPr>
        </w:pPrChange>
      </w:pPr>
      <w:bookmarkStart w:id="1676" w:name="_Toc8726327"/>
      <w:ins w:id="1677" w:author="Ned Johnson" w:date="2019-05-14T11:20:00Z">
        <w:r w:rsidRPr="000F65D8">
          <w:rPr>
            <w:rFonts w:eastAsia="Times New Roman"/>
            <w:i/>
            <w:lang w:val="en" w:eastAsia="en-GB"/>
            <w:rPrChange w:id="1678" w:author="Ned Johnson" w:date="2019-05-14T11:20:00Z">
              <w:rPr>
                <w:rFonts w:eastAsia="Times New Roman"/>
                <w:lang w:val="en" w:eastAsia="en-GB"/>
              </w:rPr>
            </w:rPrChange>
          </w:rPr>
          <w:t>Algorithm</w:t>
        </w:r>
        <w:bookmarkEnd w:id="1676"/>
      </w:ins>
    </w:p>
    <w:p w14:paraId="40D80412" w14:textId="77777777" w:rsidR="000F65D8" w:rsidRPr="000F65D8" w:rsidRDefault="000F65D8">
      <w:pPr>
        <w:rPr>
          <w:ins w:id="1679" w:author="Ned Johnson" w:date="2019-05-14T11:20:00Z"/>
          <w:rFonts w:eastAsia="Times New Roman" w:cstheme="minorHAnsi"/>
          <w:lang w:val="en" w:eastAsia="en-GB"/>
          <w:rPrChange w:id="1680" w:author="Ned Johnson" w:date="2019-05-14T11:21:00Z">
            <w:rPr>
              <w:ins w:id="1681" w:author="Ned Johnson" w:date="2019-05-14T11:20:00Z"/>
              <w:rFonts w:ascii="AR DECODE" w:eastAsia="Times New Roman" w:hAnsi="AR DECODE" w:cs="Times New Roman"/>
              <w:sz w:val="28"/>
              <w:szCs w:val="28"/>
              <w:lang w:val="en" w:eastAsia="en-GB"/>
            </w:rPr>
          </w:rPrChange>
        </w:rPr>
      </w:pPr>
      <w:ins w:id="1682" w:author="Ned Johnson" w:date="2019-05-14T11:20:00Z">
        <w:r w:rsidRPr="000F65D8">
          <w:rPr>
            <w:rFonts w:eastAsia="Times New Roman" w:cstheme="minorHAnsi"/>
            <w:lang w:val="en" w:eastAsia="en-GB"/>
            <w:rPrChange w:id="1683" w:author="Ned Johnson" w:date="2019-05-14T11:21:00Z">
              <w:rPr>
                <w:rFonts w:ascii="Times New Roman" w:eastAsia="Times New Roman" w:hAnsi="Times New Roman" w:cs="Times New Roman"/>
                <w:sz w:val="28"/>
                <w:szCs w:val="28"/>
                <w:lang w:val="en" w:eastAsia="en-GB"/>
              </w:rPr>
            </w:rPrChange>
          </w:rPr>
          <w:t>The UPGMA algorithm constructs a rooted tree (</w:t>
        </w:r>
        <w:r w:rsidRPr="000F65D8">
          <w:rPr>
            <w:rFonts w:cstheme="minorHAnsi"/>
            <w:rPrChange w:id="1684" w:author="Ned Johnson" w:date="2019-05-14T11:21:00Z">
              <w:rPr/>
            </w:rPrChange>
          </w:rPr>
          <w:fldChar w:fldCharType="begin"/>
        </w:r>
        <w:r w:rsidRPr="000F65D8">
          <w:rPr>
            <w:rFonts w:cstheme="minorHAnsi"/>
            <w:rPrChange w:id="1685" w:author="Ned Johnson" w:date="2019-05-14T11:21:00Z">
              <w:rPr/>
            </w:rPrChange>
          </w:rPr>
          <w:instrText xml:space="preserve"> HYPERLINK "https://en.wikipedia.org/wiki/Dendrogram" \o "Dendrogram" </w:instrText>
        </w:r>
        <w:r w:rsidRPr="000F65D8">
          <w:rPr>
            <w:rFonts w:cstheme="minorHAnsi"/>
            <w:rPrChange w:id="1686" w:author="Ned Johnson" w:date="2019-05-14T11:21:00Z">
              <w:rPr>
                <w:rFonts w:ascii="Times New Roman" w:eastAsia="Times New Roman" w:hAnsi="Times New Roman" w:cs="Times New Roman"/>
                <w:sz w:val="28"/>
                <w:szCs w:val="28"/>
                <w:lang w:val="en" w:eastAsia="en-GB"/>
              </w:rPr>
            </w:rPrChange>
          </w:rPr>
          <w:fldChar w:fldCharType="separate"/>
        </w:r>
        <w:r w:rsidRPr="000F65D8">
          <w:rPr>
            <w:rFonts w:eastAsia="Times New Roman" w:cstheme="minorHAnsi"/>
            <w:lang w:val="en" w:eastAsia="en-GB"/>
            <w:rPrChange w:id="1687" w:author="Ned Johnson" w:date="2019-05-14T11:21:00Z">
              <w:rPr>
                <w:rFonts w:ascii="Times New Roman" w:eastAsia="Times New Roman" w:hAnsi="Times New Roman" w:cs="Times New Roman"/>
                <w:sz w:val="28"/>
                <w:szCs w:val="28"/>
                <w:lang w:val="en" w:eastAsia="en-GB"/>
              </w:rPr>
            </w:rPrChange>
          </w:rPr>
          <w:t>dendrogram</w:t>
        </w:r>
        <w:r w:rsidRPr="000F65D8">
          <w:rPr>
            <w:rFonts w:eastAsia="Times New Roman" w:cstheme="minorHAnsi"/>
            <w:lang w:val="en" w:eastAsia="en-GB"/>
            <w:rPrChange w:id="1688" w:author="Ned Johnson" w:date="2019-05-14T11:21:00Z">
              <w:rPr>
                <w:rFonts w:ascii="Times New Roman" w:eastAsia="Times New Roman" w:hAnsi="Times New Roman" w:cs="Times New Roman"/>
                <w:sz w:val="28"/>
                <w:szCs w:val="28"/>
                <w:lang w:val="en" w:eastAsia="en-GB"/>
              </w:rPr>
            </w:rPrChange>
          </w:rPr>
          <w:fldChar w:fldCharType="end"/>
        </w:r>
        <w:r w:rsidRPr="000F65D8">
          <w:rPr>
            <w:rFonts w:eastAsia="Times New Roman" w:cstheme="minorHAnsi"/>
            <w:lang w:val="en" w:eastAsia="en-GB"/>
            <w:rPrChange w:id="1689" w:author="Ned Johnson" w:date="2019-05-14T11:21:00Z">
              <w:rPr>
                <w:rFonts w:ascii="Times New Roman" w:eastAsia="Times New Roman" w:hAnsi="Times New Roman" w:cs="Times New Roman"/>
                <w:sz w:val="28"/>
                <w:szCs w:val="28"/>
                <w:lang w:val="en" w:eastAsia="en-GB"/>
              </w:rPr>
            </w:rPrChange>
          </w:rPr>
          <w:t xml:space="preserve">) that reflects the structure present in a pairwise </w:t>
        </w:r>
        <w:r w:rsidRPr="000F65D8">
          <w:rPr>
            <w:rFonts w:cstheme="minorHAnsi"/>
            <w:rPrChange w:id="1690" w:author="Ned Johnson" w:date="2019-05-14T11:21:00Z">
              <w:rPr/>
            </w:rPrChange>
          </w:rPr>
          <w:fldChar w:fldCharType="begin"/>
        </w:r>
        <w:r w:rsidRPr="000F65D8">
          <w:rPr>
            <w:rFonts w:cstheme="minorHAnsi"/>
            <w:rPrChange w:id="1691" w:author="Ned Johnson" w:date="2019-05-14T11:21:00Z">
              <w:rPr/>
            </w:rPrChange>
          </w:rPr>
          <w:instrText xml:space="preserve"> HYPERLINK "https://en.wikipedia.org/wiki/Similarity_matrix" \o "Similarity matrix" </w:instrText>
        </w:r>
        <w:r w:rsidRPr="000F65D8">
          <w:rPr>
            <w:rFonts w:cstheme="minorHAnsi"/>
            <w:rPrChange w:id="1692" w:author="Ned Johnson" w:date="2019-05-14T11:21:00Z">
              <w:rPr>
                <w:rFonts w:ascii="Times New Roman" w:eastAsia="Times New Roman" w:hAnsi="Times New Roman" w:cs="Times New Roman"/>
                <w:sz w:val="28"/>
                <w:szCs w:val="28"/>
                <w:lang w:val="en" w:eastAsia="en-GB"/>
              </w:rPr>
            </w:rPrChange>
          </w:rPr>
          <w:fldChar w:fldCharType="separate"/>
        </w:r>
        <w:r w:rsidRPr="000F65D8">
          <w:rPr>
            <w:rFonts w:eastAsia="Times New Roman" w:cstheme="minorHAnsi"/>
            <w:lang w:val="en" w:eastAsia="en-GB"/>
            <w:rPrChange w:id="1693" w:author="Ned Johnson" w:date="2019-05-14T11:21:00Z">
              <w:rPr>
                <w:rFonts w:ascii="Times New Roman" w:eastAsia="Times New Roman" w:hAnsi="Times New Roman" w:cs="Times New Roman"/>
                <w:sz w:val="28"/>
                <w:szCs w:val="28"/>
                <w:lang w:val="en" w:eastAsia="en-GB"/>
              </w:rPr>
            </w:rPrChange>
          </w:rPr>
          <w:t>similarity matrix</w:t>
        </w:r>
        <w:r w:rsidRPr="000F65D8">
          <w:rPr>
            <w:rFonts w:eastAsia="Times New Roman" w:cstheme="minorHAnsi"/>
            <w:lang w:val="en" w:eastAsia="en-GB"/>
            <w:rPrChange w:id="1694" w:author="Ned Johnson" w:date="2019-05-14T11:21:00Z">
              <w:rPr>
                <w:rFonts w:ascii="Times New Roman" w:eastAsia="Times New Roman" w:hAnsi="Times New Roman" w:cs="Times New Roman"/>
                <w:sz w:val="28"/>
                <w:szCs w:val="28"/>
                <w:lang w:val="en" w:eastAsia="en-GB"/>
              </w:rPr>
            </w:rPrChange>
          </w:rPr>
          <w:fldChar w:fldCharType="end"/>
        </w:r>
        <w:r w:rsidRPr="000F65D8">
          <w:rPr>
            <w:rFonts w:eastAsia="Times New Roman" w:cstheme="minorHAnsi"/>
            <w:lang w:val="en" w:eastAsia="en-GB"/>
            <w:rPrChange w:id="1695" w:author="Ned Johnson" w:date="2019-05-14T11:21:00Z">
              <w:rPr>
                <w:rFonts w:ascii="Times New Roman" w:eastAsia="Times New Roman" w:hAnsi="Times New Roman" w:cs="Times New Roman"/>
                <w:sz w:val="28"/>
                <w:szCs w:val="28"/>
                <w:lang w:val="en" w:eastAsia="en-GB"/>
              </w:rPr>
            </w:rPrChange>
          </w:rPr>
          <w:t xml:space="preserve"> (or a </w:t>
        </w:r>
        <w:r w:rsidRPr="000F65D8">
          <w:rPr>
            <w:rFonts w:cstheme="minorHAnsi"/>
            <w:rPrChange w:id="1696" w:author="Ned Johnson" w:date="2019-05-14T11:21:00Z">
              <w:rPr/>
            </w:rPrChange>
          </w:rPr>
          <w:fldChar w:fldCharType="begin"/>
        </w:r>
        <w:r w:rsidRPr="000F65D8">
          <w:rPr>
            <w:rFonts w:cstheme="minorHAnsi"/>
            <w:rPrChange w:id="1697" w:author="Ned Johnson" w:date="2019-05-14T11:21:00Z">
              <w:rPr/>
            </w:rPrChange>
          </w:rPr>
          <w:instrText xml:space="preserve"> HYPERLINK "https://en.wikipedia.org/wiki/Distance_matrix" \o "Distance matrix" </w:instrText>
        </w:r>
        <w:r w:rsidRPr="000F65D8">
          <w:rPr>
            <w:rFonts w:cstheme="minorHAnsi"/>
            <w:rPrChange w:id="1698" w:author="Ned Johnson" w:date="2019-05-14T11:21:00Z">
              <w:rPr>
                <w:rFonts w:ascii="Times New Roman" w:eastAsia="Times New Roman" w:hAnsi="Times New Roman" w:cs="Times New Roman"/>
                <w:sz w:val="28"/>
                <w:szCs w:val="28"/>
                <w:lang w:val="en" w:eastAsia="en-GB"/>
              </w:rPr>
            </w:rPrChange>
          </w:rPr>
          <w:fldChar w:fldCharType="separate"/>
        </w:r>
        <w:r w:rsidRPr="000F65D8">
          <w:rPr>
            <w:rFonts w:eastAsia="Times New Roman" w:cstheme="minorHAnsi"/>
            <w:lang w:val="en" w:eastAsia="en-GB"/>
            <w:rPrChange w:id="1699" w:author="Ned Johnson" w:date="2019-05-14T11:21:00Z">
              <w:rPr>
                <w:rFonts w:ascii="Times New Roman" w:eastAsia="Times New Roman" w:hAnsi="Times New Roman" w:cs="Times New Roman"/>
                <w:sz w:val="28"/>
                <w:szCs w:val="28"/>
                <w:lang w:val="en" w:eastAsia="en-GB"/>
              </w:rPr>
            </w:rPrChange>
          </w:rPr>
          <w:t>dissimilarity matrix</w:t>
        </w:r>
        <w:r w:rsidRPr="000F65D8">
          <w:rPr>
            <w:rFonts w:eastAsia="Times New Roman" w:cstheme="minorHAnsi"/>
            <w:lang w:val="en" w:eastAsia="en-GB"/>
            <w:rPrChange w:id="1700" w:author="Ned Johnson" w:date="2019-05-14T11:21:00Z">
              <w:rPr>
                <w:rFonts w:ascii="Times New Roman" w:eastAsia="Times New Roman" w:hAnsi="Times New Roman" w:cs="Times New Roman"/>
                <w:sz w:val="28"/>
                <w:szCs w:val="28"/>
                <w:lang w:val="en" w:eastAsia="en-GB"/>
              </w:rPr>
            </w:rPrChange>
          </w:rPr>
          <w:fldChar w:fldCharType="end"/>
        </w:r>
        <w:r w:rsidRPr="000F65D8">
          <w:rPr>
            <w:rFonts w:eastAsia="Times New Roman" w:cstheme="minorHAnsi"/>
            <w:lang w:val="en" w:eastAsia="en-GB"/>
            <w:rPrChange w:id="1701" w:author="Ned Johnson" w:date="2019-05-14T11:21:00Z">
              <w:rPr>
                <w:rFonts w:ascii="Times New Roman" w:eastAsia="Times New Roman" w:hAnsi="Times New Roman" w:cs="Times New Roman"/>
                <w:sz w:val="28"/>
                <w:szCs w:val="28"/>
                <w:lang w:val="en" w:eastAsia="en-GB"/>
              </w:rPr>
            </w:rPrChange>
          </w:rPr>
          <w:t>). At each step, the nearest two clusters are combined into a higher-level cluster. The distance between any two clusters</w:t>
        </w:r>
        <w:r w:rsidRPr="000F65D8">
          <w:rPr>
            <w:rFonts w:eastAsia="Times New Roman" w:cstheme="minorHAnsi"/>
            <w:lang w:val="en" w:eastAsia="en-GB"/>
            <w:rPrChange w:id="1702" w:author="Ned Johnson" w:date="2019-05-14T11:21:00Z">
              <w:rPr>
                <w:rFonts w:ascii="AR DECODE" w:eastAsia="Times New Roman" w:hAnsi="AR DECODE" w:cs="Times New Roman"/>
                <w:sz w:val="28"/>
                <w:szCs w:val="28"/>
                <w:lang w:val="en" w:eastAsia="en-GB"/>
              </w:rPr>
            </w:rPrChange>
          </w:rPr>
          <w:t xml:space="preserve"> </w:t>
        </w:r>
        <w:r w:rsidRPr="000F65D8">
          <w:rPr>
            <w:rFonts w:eastAsia="Times New Roman" w:cstheme="minorHAnsi"/>
            <w:b/>
            <w:sz w:val="24"/>
            <w:lang w:val="en" w:eastAsia="en-GB"/>
            <w:rPrChange w:id="1703" w:author="Ned Johnson" w:date="2019-05-14T11:23:00Z">
              <w:rPr>
                <w:rFonts w:ascii="AR DECODE" w:eastAsia="Times New Roman" w:hAnsi="AR DECODE" w:cs="Times New Roman"/>
                <w:sz w:val="28"/>
                <w:szCs w:val="28"/>
                <w:lang w:val="en" w:eastAsia="en-GB"/>
              </w:rPr>
            </w:rPrChange>
          </w:rPr>
          <w:t>A</w:t>
        </w:r>
        <w:r w:rsidRPr="000F65D8">
          <w:rPr>
            <w:rFonts w:eastAsia="Times New Roman" w:cstheme="minorHAnsi"/>
            <w:b/>
            <w:sz w:val="24"/>
            <w:lang w:val="en" w:eastAsia="en-GB"/>
            <w:rPrChange w:id="1704" w:author="Ned Johnson" w:date="2019-05-14T11:23:00Z">
              <w:rPr>
                <w:rFonts w:ascii="Times New Roman" w:eastAsia="Times New Roman" w:hAnsi="Times New Roman" w:cs="Times New Roman"/>
                <w:sz w:val="28"/>
                <w:szCs w:val="28"/>
                <w:lang w:val="en" w:eastAsia="en-GB"/>
              </w:rPr>
            </w:rPrChange>
          </w:rPr>
          <w:t xml:space="preserve"> </w:t>
        </w:r>
        <w:r w:rsidRPr="000F65D8">
          <w:rPr>
            <w:rFonts w:eastAsia="Times New Roman" w:cstheme="minorHAnsi"/>
            <w:lang w:val="en" w:eastAsia="en-GB"/>
            <w:rPrChange w:id="1705" w:author="Ned Johnson" w:date="2019-05-14T11:21:00Z">
              <w:rPr>
                <w:rFonts w:ascii="Times New Roman" w:eastAsia="Times New Roman" w:hAnsi="Times New Roman" w:cs="Times New Roman"/>
                <w:sz w:val="28"/>
                <w:szCs w:val="28"/>
                <w:lang w:val="en" w:eastAsia="en-GB"/>
              </w:rPr>
            </w:rPrChange>
          </w:rPr>
          <w:t xml:space="preserve">and </w:t>
        </w:r>
        <w:r w:rsidRPr="000F65D8">
          <w:rPr>
            <w:rFonts w:eastAsia="Times New Roman" w:cstheme="minorHAnsi"/>
            <w:b/>
            <w:sz w:val="24"/>
            <w:lang w:val="en" w:eastAsia="en-GB"/>
            <w:rPrChange w:id="1706" w:author="Ned Johnson" w:date="2019-05-14T11:23:00Z">
              <w:rPr>
                <w:rFonts w:ascii="AR DECODE" w:eastAsia="Times New Roman" w:hAnsi="AR DECODE" w:cs="Times New Roman"/>
                <w:sz w:val="28"/>
                <w:szCs w:val="28"/>
                <w:lang w:val="en" w:eastAsia="en-GB"/>
              </w:rPr>
            </w:rPrChange>
          </w:rPr>
          <w:t>B</w:t>
        </w:r>
        <w:r w:rsidRPr="000F65D8">
          <w:rPr>
            <w:rFonts w:eastAsia="Times New Roman" w:cstheme="minorHAnsi"/>
            <w:b/>
            <w:sz w:val="24"/>
            <w:lang w:val="en" w:eastAsia="en-GB"/>
            <w:rPrChange w:id="1707" w:author="Ned Johnson" w:date="2019-05-14T11:23:00Z">
              <w:rPr>
                <w:rFonts w:ascii="Times New Roman" w:eastAsia="Times New Roman" w:hAnsi="Times New Roman" w:cs="Times New Roman"/>
                <w:sz w:val="28"/>
                <w:szCs w:val="28"/>
                <w:lang w:val="en" w:eastAsia="en-GB"/>
              </w:rPr>
            </w:rPrChange>
          </w:rPr>
          <w:t xml:space="preserve"> </w:t>
        </w:r>
        <w:r w:rsidRPr="000F65D8">
          <w:rPr>
            <w:rFonts w:eastAsia="Times New Roman" w:cstheme="minorHAnsi"/>
            <w:lang w:val="en" w:eastAsia="en-GB"/>
            <w:rPrChange w:id="1708" w:author="Ned Johnson" w:date="2019-05-14T11:21:00Z">
              <w:rPr>
                <w:rFonts w:ascii="Times New Roman" w:eastAsia="Times New Roman" w:hAnsi="Times New Roman" w:cs="Times New Roman"/>
                <w:sz w:val="28"/>
                <w:szCs w:val="28"/>
                <w:lang w:val="en" w:eastAsia="en-GB"/>
              </w:rPr>
            </w:rPrChange>
          </w:rPr>
          <w:t xml:space="preserve">, each of size (i.e., </w:t>
        </w:r>
        <w:r w:rsidRPr="000F65D8">
          <w:rPr>
            <w:rFonts w:cstheme="minorHAnsi"/>
            <w:rPrChange w:id="1709" w:author="Ned Johnson" w:date="2019-05-14T11:21:00Z">
              <w:rPr/>
            </w:rPrChange>
          </w:rPr>
          <w:fldChar w:fldCharType="begin"/>
        </w:r>
        <w:r w:rsidRPr="000F65D8">
          <w:rPr>
            <w:rFonts w:cstheme="minorHAnsi"/>
            <w:rPrChange w:id="1710" w:author="Ned Johnson" w:date="2019-05-14T11:21:00Z">
              <w:rPr/>
            </w:rPrChange>
          </w:rPr>
          <w:instrText xml:space="preserve"> HYPERLINK "https://en.wikipedia.org/wiki/Cardinality" \o "Cardinality" </w:instrText>
        </w:r>
        <w:r w:rsidRPr="000F65D8">
          <w:rPr>
            <w:rFonts w:cstheme="minorHAnsi"/>
            <w:rPrChange w:id="1711" w:author="Ned Johnson" w:date="2019-05-14T11:21:00Z">
              <w:rPr>
                <w:rFonts w:ascii="Times New Roman" w:eastAsia="Times New Roman" w:hAnsi="Times New Roman" w:cs="Times New Roman"/>
                <w:sz w:val="28"/>
                <w:szCs w:val="28"/>
                <w:lang w:val="en" w:eastAsia="en-GB"/>
              </w:rPr>
            </w:rPrChange>
          </w:rPr>
          <w:fldChar w:fldCharType="separate"/>
        </w:r>
        <w:r w:rsidRPr="000F65D8">
          <w:rPr>
            <w:rFonts w:eastAsia="Times New Roman" w:cstheme="minorHAnsi"/>
            <w:lang w:val="en" w:eastAsia="en-GB"/>
            <w:rPrChange w:id="1712" w:author="Ned Johnson" w:date="2019-05-14T11:21:00Z">
              <w:rPr>
                <w:rFonts w:ascii="Times New Roman" w:eastAsia="Times New Roman" w:hAnsi="Times New Roman" w:cs="Times New Roman"/>
                <w:sz w:val="28"/>
                <w:szCs w:val="28"/>
                <w:lang w:val="en" w:eastAsia="en-GB"/>
              </w:rPr>
            </w:rPrChange>
          </w:rPr>
          <w:t>cardinality</w:t>
        </w:r>
        <w:r w:rsidRPr="000F65D8">
          <w:rPr>
            <w:rFonts w:eastAsia="Times New Roman" w:cstheme="minorHAnsi"/>
            <w:lang w:val="en" w:eastAsia="en-GB"/>
            <w:rPrChange w:id="1713" w:author="Ned Johnson" w:date="2019-05-14T11:21:00Z">
              <w:rPr>
                <w:rFonts w:ascii="Times New Roman" w:eastAsia="Times New Roman" w:hAnsi="Times New Roman" w:cs="Times New Roman"/>
                <w:sz w:val="28"/>
                <w:szCs w:val="28"/>
                <w:lang w:val="en" w:eastAsia="en-GB"/>
              </w:rPr>
            </w:rPrChange>
          </w:rPr>
          <w:fldChar w:fldCharType="end"/>
        </w:r>
        <w:r w:rsidRPr="000F65D8">
          <w:rPr>
            <w:rFonts w:eastAsia="Times New Roman" w:cstheme="minorHAnsi"/>
            <w:lang w:val="en" w:eastAsia="en-GB"/>
            <w:rPrChange w:id="1714" w:author="Ned Johnson" w:date="2019-05-14T11:21:00Z">
              <w:rPr>
                <w:rFonts w:ascii="Times New Roman" w:eastAsia="Times New Roman" w:hAnsi="Times New Roman" w:cs="Times New Roman"/>
                <w:sz w:val="28"/>
                <w:szCs w:val="28"/>
                <w:lang w:val="en" w:eastAsia="en-GB"/>
              </w:rPr>
            </w:rPrChange>
          </w:rPr>
          <w:t xml:space="preserve">) </w:t>
        </w:r>
        <w:r w:rsidRPr="000F65D8">
          <w:rPr>
            <w:rFonts w:eastAsia="Times New Roman" w:cstheme="minorHAnsi"/>
            <w:b/>
            <w:sz w:val="24"/>
            <w:lang w:val="en" w:eastAsia="en-GB"/>
            <w:rPrChange w:id="1715" w:author="Ned Johnson" w:date="2019-05-14T11:22:00Z">
              <w:rPr>
                <w:rFonts w:ascii="Times New Roman" w:eastAsia="Times New Roman" w:hAnsi="Times New Roman" w:cs="Times New Roman"/>
                <w:sz w:val="28"/>
                <w:szCs w:val="28"/>
                <w:lang w:val="en" w:eastAsia="en-GB"/>
              </w:rPr>
            </w:rPrChange>
          </w:rPr>
          <w:t>|</w:t>
        </w:r>
        <w:r w:rsidRPr="000F65D8">
          <w:rPr>
            <w:rFonts w:eastAsia="Times New Roman" w:cstheme="minorHAnsi"/>
            <w:b/>
            <w:sz w:val="24"/>
            <w:lang w:val="en" w:eastAsia="en-GB"/>
            <w:rPrChange w:id="1716" w:author="Ned Johnson" w:date="2019-05-14T11:22:00Z">
              <w:rPr>
                <w:rFonts w:ascii="AR DECODE" w:eastAsia="Times New Roman" w:hAnsi="AR DECODE" w:cs="Times New Roman"/>
                <w:sz w:val="28"/>
                <w:szCs w:val="28"/>
                <w:lang w:val="en" w:eastAsia="en-GB"/>
              </w:rPr>
            </w:rPrChange>
          </w:rPr>
          <w:t>A</w:t>
        </w:r>
        <w:r w:rsidRPr="000F65D8">
          <w:rPr>
            <w:rFonts w:eastAsia="Times New Roman" w:cstheme="minorHAnsi"/>
            <w:b/>
            <w:sz w:val="24"/>
            <w:lang w:val="en" w:eastAsia="en-GB"/>
            <w:rPrChange w:id="1717" w:author="Ned Johnson" w:date="2019-05-14T11:22:00Z">
              <w:rPr>
                <w:rFonts w:ascii="Times New Roman" w:eastAsia="Times New Roman" w:hAnsi="Times New Roman" w:cs="Times New Roman"/>
                <w:sz w:val="28"/>
                <w:szCs w:val="28"/>
                <w:lang w:val="en" w:eastAsia="en-GB"/>
              </w:rPr>
            </w:rPrChange>
          </w:rPr>
          <w:t xml:space="preserve"> |</w:t>
        </w:r>
        <w:r w:rsidRPr="000F65D8">
          <w:rPr>
            <w:rFonts w:eastAsia="Times New Roman" w:cstheme="minorHAnsi"/>
            <w:sz w:val="24"/>
            <w:lang w:val="en" w:eastAsia="en-GB"/>
            <w:rPrChange w:id="1718" w:author="Ned Johnson" w:date="2019-05-14T11:22:00Z">
              <w:rPr>
                <w:rFonts w:ascii="Times New Roman" w:eastAsia="Times New Roman" w:hAnsi="Times New Roman" w:cs="Times New Roman"/>
                <w:sz w:val="28"/>
                <w:szCs w:val="28"/>
                <w:lang w:val="en" w:eastAsia="en-GB"/>
              </w:rPr>
            </w:rPrChange>
          </w:rPr>
          <w:t xml:space="preserve"> </w:t>
        </w:r>
        <w:r w:rsidRPr="000F65D8">
          <w:rPr>
            <w:rFonts w:eastAsia="Times New Roman" w:cstheme="minorHAnsi"/>
            <w:lang w:val="en" w:eastAsia="en-GB"/>
            <w:rPrChange w:id="1719" w:author="Ned Johnson" w:date="2019-05-14T11:21:00Z">
              <w:rPr>
                <w:rFonts w:ascii="Times New Roman" w:eastAsia="Times New Roman" w:hAnsi="Times New Roman" w:cs="Times New Roman"/>
                <w:sz w:val="28"/>
                <w:szCs w:val="28"/>
                <w:lang w:val="en" w:eastAsia="en-GB"/>
              </w:rPr>
            </w:rPrChange>
          </w:rPr>
          <w:t xml:space="preserve">and </w:t>
        </w:r>
        <w:r w:rsidRPr="000F65D8">
          <w:rPr>
            <w:rFonts w:eastAsia="Times New Roman" w:cstheme="minorHAnsi"/>
            <w:b/>
            <w:sz w:val="24"/>
            <w:lang w:val="en" w:eastAsia="en-GB"/>
            <w:rPrChange w:id="1720" w:author="Ned Johnson" w:date="2019-05-14T11:22:00Z">
              <w:rPr>
                <w:rFonts w:ascii="Times New Roman" w:eastAsia="Times New Roman" w:hAnsi="Times New Roman" w:cs="Times New Roman"/>
                <w:sz w:val="28"/>
                <w:szCs w:val="28"/>
                <w:lang w:val="en" w:eastAsia="en-GB"/>
              </w:rPr>
            </w:rPrChange>
          </w:rPr>
          <w:t>|</w:t>
        </w:r>
        <w:proofErr w:type="spellStart"/>
        <w:r w:rsidRPr="000F65D8">
          <w:rPr>
            <w:rFonts w:eastAsia="Times New Roman" w:cstheme="minorHAnsi"/>
            <w:b/>
            <w:sz w:val="24"/>
            <w:lang w:val="en" w:eastAsia="en-GB"/>
            <w:rPrChange w:id="1721" w:author="Ned Johnson" w:date="2019-05-14T11:22:00Z">
              <w:rPr>
                <w:rFonts w:ascii="AR DECODE" w:eastAsia="Times New Roman" w:hAnsi="AR DECODE" w:cs="Times New Roman"/>
                <w:sz w:val="28"/>
                <w:szCs w:val="28"/>
                <w:lang w:val="en" w:eastAsia="en-GB"/>
              </w:rPr>
            </w:rPrChange>
          </w:rPr>
          <w:t>B</w:t>
        </w:r>
        <w:r w:rsidRPr="000F65D8">
          <w:rPr>
            <w:rFonts w:eastAsia="Times New Roman" w:cstheme="minorHAnsi"/>
            <w:b/>
            <w:sz w:val="24"/>
            <w:lang w:val="en" w:eastAsia="en-GB"/>
            <w:rPrChange w:id="1722" w:author="Ned Johnson" w:date="2019-05-14T11:22:00Z">
              <w:rPr>
                <w:rFonts w:ascii="Times New Roman" w:eastAsia="Times New Roman" w:hAnsi="Times New Roman" w:cs="Times New Roman"/>
                <w:sz w:val="28"/>
                <w:szCs w:val="28"/>
                <w:lang w:val="en" w:eastAsia="en-GB"/>
              </w:rPr>
            </w:rPrChange>
          </w:rPr>
          <w:t>|</w:t>
        </w:r>
        <w:r w:rsidRPr="000F65D8">
          <w:rPr>
            <w:rFonts w:eastAsia="Times New Roman" w:cstheme="minorHAnsi"/>
            <w:sz w:val="24"/>
            <w:lang w:val="en" w:eastAsia="en-GB"/>
            <w:rPrChange w:id="1723" w:author="Ned Johnson" w:date="2019-05-14T11:22:00Z">
              <w:rPr>
                <w:rFonts w:ascii="Times New Roman" w:eastAsia="Times New Roman" w:hAnsi="Times New Roman" w:cs="Times New Roman"/>
                <w:sz w:val="28"/>
                <w:szCs w:val="28"/>
                <w:lang w:val="en" w:eastAsia="en-GB"/>
              </w:rPr>
            </w:rPrChange>
          </w:rPr>
          <w:t>,</w:t>
        </w:r>
        <w:r w:rsidRPr="000F65D8">
          <w:rPr>
            <w:rFonts w:eastAsia="Times New Roman" w:cstheme="minorHAnsi"/>
            <w:lang w:val="en" w:eastAsia="en-GB"/>
            <w:rPrChange w:id="1724" w:author="Ned Johnson" w:date="2019-05-14T11:21:00Z">
              <w:rPr>
                <w:rFonts w:ascii="Times New Roman" w:eastAsia="Times New Roman" w:hAnsi="Times New Roman" w:cs="Times New Roman"/>
                <w:sz w:val="28"/>
                <w:szCs w:val="28"/>
                <w:lang w:val="en" w:eastAsia="en-GB"/>
              </w:rPr>
            </w:rPrChange>
          </w:rPr>
          <w:t>is</w:t>
        </w:r>
        <w:proofErr w:type="spellEnd"/>
        <w:r w:rsidRPr="000F65D8">
          <w:rPr>
            <w:rFonts w:eastAsia="Times New Roman" w:cstheme="minorHAnsi"/>
            <w:lang w:val="en" w:eastAsia="en-GB"/>
            <w:rPrChange w:id="1725" w:author="Ned Johnson" w:date="2019-05-14T11:21:00Z">
              <w:rPr>
                <w:rFonts w:ascii="Times New Roman" w:eastAsia="Times New Roman" w:hAnsi="Times New Roman" w:cs="Times New Roman"/>
                <w:sz w:val="28"/>
                <w:szCs w:val="28"/>
                <w:lang w:val="en" w:eastAsia="en-GB"/>
              </w:rPr>
            </w:rPrChange>
          </w:rPr>
          <w:t xml:space="preserve"> taken to be the average of all distance d(</w:t>
        </w:r>
        <w:proofErr w:type="spellStart"/>
        <w:r w:rsidRPr="000F65D8">
          <w:rPr>
            <w:rFonts w:eastAsia="Times New Roman" w:cstheme="minorHAnsi"/>
            <w:lang w:val="en" w:eastAsia="en-GB"/>
            <w:rPrChange w:id="1726" w:author="Ned Johnson" w:date="2019-05-14T11:21:00Z">
              <w:rPr>
                <w:rFonts w:ascii="Times New Roman" w:eastAsia="Times New Roman" w:hAnsi="Times New Roman" w:cs="Times New Roman"/>
                <w:sz w:val="28"/>
                <w:szCs w:val="28"/>
                <w:lang w:val="en" w:eastAsia="en-GB"/>
              </w:rPr>
            </w:rPrChange>
          </w:rPr>
          <w:t>x,y</w:t>
        </w:r>
        <w:proofErr w:type="spellEnd"/>
        <w:r w:rsidRPr="000F65D8">
          <w:rPr>
            <w:rFonts w:eastAsia="Times New Roman" w:cstheme="minorHAnsi"/>
            <w:lang w:val="en" w:eastAsia="en-GB"/>
            <w:rPrChange w:id="1727" w:author="Ned Johnson" w:date="2019-05-14T11:21:00Z">
              <w:rPr>
                <w:rFonts w:ascii="Times New Roman" w:eastAsia="Times New Roman" w:hAnsi="Times New Roman" w:cs="Times New Roman"/>
                <w:sz w:val="28"/>
                <w:szCs w:val="28"/>
                <w:lang w:val="en" w:eastAsia="en-GB"/>
              </w:rPr>
            </w:rPrChange>
          </w:rPr>
          <w:t xml:space="preserve">) between pairs of objects x in </w:t>
        </w:r>
        <w:r w:rsidRPr="000F65D8">
          <w:rPr>
            <w:rFonts w:eastAsia="Times New Roman" w:cstheme="minorHAnsi"/>
            <w:lang w:val="en" w:eastAsia="en-GB"/>
            <w:rPrChange w:id="1728" w:author="Ned Johnson" w:date="2019-05-14T11:21:00Z">
              <w:rPr>
                <w:rFonts w:ascii="AR DECODE" w:eastAsia="Times New Roman" w:hAnsi="AR DECODE" w:cs="Times New Roman"/>
                <w:sz w:val="28"/>
                <w:szCs w:val="28"/>
                <w:lang w:val="en" w:eastAsia="en-GB"/>
              </w:rPr>
            </w:rPrChange>
          </w:rPr>
          <w:t>A</w:t>
        </w:r>
        <w:r w:rsidRPr="000F65D8">
          <w:rPr>
            <w:rFonts w:eastAsia="Times New Roman" w:cstheme="minorHAnsi"/>
            <w:lang w:val="en" w:eastAsia="en-GB"/>
            <w:rPrChange w:id="1729" w:author="Ned Johnson" w:date="2019-05-14T11:21:00Z">
              <w:rPr>
                <w:rFonts w:ascii="Times New Roman" w:eastAsia="Times New Roman" w:hAnsi="Times New Roman" w:cs="Times New Roman"/>
                <w:sz w:val="28"/>
                <w:szCs w:val="28"/>
                <w:lang w:val="en" w:eastAsia="en-GB"/>
              </w:rPr>
            </w:rPrChange>
          </w:rPr>
          <w:t xml:space="preserve"> and y in </w:t>
        </w:r>
        <w:r w:rsidRPr="000F65D8">
          <w:rPr>
            <w:rFonts w:eastAsia="Times New Roman" w:cstheme="minorHAnsi"/>
            <w:lang w:val="en" w:eastAsia="en-GB"/>
            <w:rPrChange w:id="1730" w:author="Ned Johnson" w:date="2019-05-14T11:21:00Z">
              <w:rPr>
                <w:rFonts w:ascii="AR DECODE" w:eastAsia="Times New Roman" w:hAnsi="AR DECODE" w:cs="Times New Roman"/>
                <w:sz w:val="28"/>
                <w:szCs w:val="28"/>
                <w:lang w:val="en" w:eastAsia="en-GB"/>
              </w:rPr>
            </w:rPrChange>
          </w:rPr>
          <w:t>B</w:t>
        </w:r>
        <w:r w:rsidRPr="000F65D8">
          <w:rPr>
            <w:rFonts w:eastAsia="Times New Roman" w:cstheme="minorHAnsi"/>
            <w:lang w:val="en" w:eastAsia="en-GB"/>
            <w:rPrChange w:id="1731" w:author="Ned Johnson" w:date="2019-05-14T11:21:00Z">
              <w:rPr>
                <w:rFonts w:ascii="Times New Roman" w:eastAsia="Times New Roman" w:hAnsi="Times New Roman" w:cs="Times New Roman"/>
                <w:sz w:val="28"/>
                <w:szCs w:val="28"/>
                <w:lang w:val="en" w:eastAsia="en-GB"/>
              </w:rPr>
            </w:rPrChange>
          </w:rPr>
          <w:t>, that is, the mean distance between elements of each cluster:</w:t>
        </w:r>
      </w:ins>
    </w:p>
    <w:p w14:paraId="3A210E77" w14:textId="77777777" w:rsidR="000F65D8" w:rsidRPr="000F65D8" w:rsidRDefault="000F65D8">
      <w:pPr>
        <w:jc w:val="center"/>
        <w:rPr>
          <w:ins w:id="1732" w:author="Ned Johnson" w:date="2019-05-14T11:20:00Z"/>
          <w:rFonts w:eastAsia="Times New Roman" w:cstheme="minorHAnsi"/>
          <w:lang w:val="en" w:eastAsia="en-GB"/>
          <w:rPrChange w:id="1733" w:author="Ned Johnson" w:date="2019-05-14T11:21:00Z">
            <w:rPr>
              <w:ins w:id="1734" w:author="Ned Johnson" w:date="2019-05-14T11:20:00Z"/>
              <w:rFonts w:ascii="Times New Roman" w:eastAsia="Times New Roman" w:hAnsi="Times New Roman" w:cs="Times New Roman"/>
              <w:sz w:val="24"/>
              <w:szCs w:val="24"/>
              <w:lang w:val="en" w:eastAsia="en-GB"/>
            </w:rPr>
          </w:rPrChange>
        </w:rPr>
        <w:pPrChange w:id="1735" w:author="Ned Johnson" w:date="2019-05-14T11:21:00Z">
          <w:pPr/>
        </w:pPrChange>
      </w:pPr>
      <w:ins w:id="1736" w:author="Ned Johnson" w:date="2019-05-14T11:20:00Z">
        <w:r w:rsidRPr="000F65D8">
          <w:rPr>
            <w:rFonts w:eastAsia="Times New Roman" w:cstheme="minorHAnsi"/>
            <w:noProof/>
            <w:lang w:eastAsia="fr-FR"/>
            <w:rPrChange w:id="1737" w:author="Ned Johnson" w:date="2019-05-14T11:21:00Z">
              <w:rPr>
                <w:rFonts w:ascii="Times New Roman" w:eastAsia="Times New Roman" w:hAnsi="Times New Roman" w:cs="Times New Roman"/>
                <w:noProof/>
                <w:sz w:val="24"/>
                <w:szCs w:val="24"/>
                <w:lang w:eastAsia="fr-FR"/>
              </w:rPr>
            </w:rPrChange>
          </w:rPr>
          <w:drawing>
            <wp:inline distT="0" distB="0" distL="0" distR="0" wp14:anchorId="0F2ACE44" wp14:editId="7837BB97">
              <wp:extent cx="1809750" cy="6191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9750" cy="619125"/>
                      </a:xfrm>
                      <a:prstGeom prst="rect">
                        <a:avLst/>
                      </a:prstGeom>
                    </pic:spPr>
                  </pic:pic>
                </a:graphicData>
              </a:graphic>
            </wp:inline>
          </w:drawing>
        </w:r>
      </w:ins>
    </w:p>
    <w:p w14:paraId="2134C299" w14:textId="77777777" w:rsidR="000F65D8" w:rsidRPr="000F65D8" w:rsidRDefault="000F65D8">
      <w:pPr>
        <w:rPr>
          <w:ins w:id="1738" w:author="Ned Johnson" w:date="2019-05-14T11:20:00Z"/>
          <w:rFonts w:eastAsia="Times New Roman" w:cstheme="minorHAnsi"/>
          <w:lang w:val="en" w:eastAsia="en-GB"/>
          <w:rPrChange w:id="1739" w:author="Ned Johnson" w:date="2019-05-14T11:21:00Z">
            <w:rPr>
              <w:ins w:id="1740" w:author="Ned Johnson" w:date="2019-05-14T11:20:00Z"/>
              <w:rFonts w:ascii="Times New Roman" w:eastAsia="Times New Roman" w:hAnsi="Times New Roman" w:cs="Times New Roman"/>
              <w:sz w:val="28"/>
              <w:szCs w:val="28"/>
              <w:lang w:val="en" w:eastAsia="en-GB"/>
            </w:rPr>
          </w:rPrChange>
        </w:rPr>
      </w:pPr>
      <w:ins w:id="1741" w:author="Ned Johnson" w:date="2019-05-14T11:20:00Z">
        <w:r w:rsidRPr="000F65D8">
          <w:rPr>
            <w:rFonts w:eastAsia="Times New Roman" w:cstheme="minorHAnsi"/>
            <w:lang w:val="en" w:eastAsia="en-GB"/>
            <w:rPrChange w:id="1742" w:author="Ned Johnson" w:date="2019-05-14T11:21:00Z">
              <w:rPr>
                <w:rFonts w:ascii="Times New Roman" w:eastAsia="Times New Roman" w:hAnsi="Times New Roman" w:cs="Times New Roman"/>
                <w:sz w:val="28"/>
                <w:szCs w:val="28"/>
                <w:lang w:val="en" w:eastAsia="en-GB"/>
              </w:rPr>
            </w:rPrChange>
          </w:rPr>
          <w:t xml:space="preserve">In other words, at each clustering step, the updated distance between the joined clusters A U B and </w:t>
        </w:r>
        <w:proofErr w:type="spellStart"/>
        <w:r w:rsidRPr="000F65D8">
          <w:rPr>
            <w:rFonts w:eastAsia="Times New Roman" w:cstheme="minorHAnsi"/>
            <w:lang w:val="en" w:eastAsia="en-GB"/>
            <w:rPrChange w:id="1743" w:author="Ned Johnson" w:date="2019-05-14T11:21:00Z">
              <w:rPr>
                <w:rFonts w:ascii="Times New Roman" w:eastAsia="Times New Roman" w:hAnsi="Times New Roman" w:cs="Times New Roman"/>
                <w:sz w:val="28"/>
                <w:szCs w:val="28"/>
                <w:lang w:val="en" w:eastAsia="en-GB"/>
              </w:rPr>
            </w:rPrChange>
          </w:rPr>
          <w:t>and</w:t>
        </w:r>
        <w:proofErr w:type="spellEnd"/>
        <w:r w:rsidRPr="000F65D8">
          <w:rPr>
            <w:rFonts w:eastAsia="Times New Roman" w:cstheme="minorHAnsi"/>
            <w:lang w:val="en" w:eastAsia="en-GB"/>
            <w:rPrChange w:id="1744" w:author="Ned Johnson" w:date="2019-05-14T11:21:00Z">
              <w:rPr>
                <w:rFonts w:ascii="Times New Roman" w:eastAsia="Times New Roman" w:hAnsi="Times New Roman" w:cs="Times New Roman"/>
                <w:sz w:val="28"/>
                <w:szCs w:val="28"/>
                <w:lang w:val="en" w:eastAsia="en-GB"/>
              </w:rPr>
            </w:rPrChange>
          </w:rPr>
          <w:t xml:space="preserve"> a new cluster X is given by the </w:t>
        </w:r>
        <w:proofErr w:type="spellStart"/>
        <w:r w:rsidRPr="000F65D8">
          <w:rPr>
            <w:rFonts w:eastAsia="Times New Roman" w:cstheme="minorHAnsi"/>
            <w:lang w:val="en" w:eastAsia="en-GB"/>
            <w:rPrChange w:id="1745" w:author="Ned Johnson" w:date="2019-05-14T11:21:00Z">
              <w:rPr>
                <w:rFonts w:ascii="Times New Roman" w:eastAsia="Times New Roman" w:hAnsi="Times New Roman" w:cs="Times New Roman"/>
                <w:sz w:val="28"/>
                <w:szCs w:val="28"/>
                <w:lang w:val="en" w:eastAsia="en-GB"/>
              </w:rPr>
            </w:rPrChange>
          </w:rPr>
          <w:t>propportional</w:t>
        </w:r>
        <w:proofErr w:type="spellEnd"/>
        <w:r w:rsidRPr="000F65D8">
          <w:rPr>
            <w:rFonts w:eastAsia="Times New Roman" w:cstheme="minorHAnsi"/>
            <w:lang w:val="en" w:eastAsia="en-GB"/>
            <w:rPrChange w:id="1746" w:author="Ned Johnson" w:date="2019-05-14T11:21:00Z">
              <w:rPr>
                <w:rFonts w:ascii="Times New Roman" w:eastAsia="Times New Roman" w:hAnsi="Times New Roman" w:cs="Times New Roman"/>
                <w:sz w:val="28"/>
                <w:szCs w:val="28"/>
                <w:lang w:val="en" w:eastAsia="en-GB"/>
              </w:rPr>
            </w:rPrChange>
          </w:rPr>
          <w:t xml:space="preserve"> averaging of the </w:t>
        </w:r>
        <w:proofErr w:type="spellStart"/>
        <w:proofErr w:type="gramStart"/>
        <w:r w:rsidRPr="000F65D8">
          <w:rPr>
            <w:rFonts w:eastAsia="Times New Roman" w:cstheme="minorHAnsi"/>
            <w:lang w:val="en" w:eastAsia="en-GB"/>
            <w:rPrChange w:id="1747" w:author="Ned Johnson" w:date="2019-05-14T11:21:00Z">
              <w:rPr>
                <w:rFonts w:ascii="Times New Roman" w:eastAsia="Times New Roman" w:hAnsi="Times New Roman" w:cs="Times New Roman"/>
                <w:sz w:val="28"/>
                <w:szCs w:val="28"/>
                <w:lang w:val="en" w:eastAsia="en-GB"/>
              </w:rPr>
            </w:rPrChange>
          </w:rPr>
          <w:t>d</w:t>
        </w:r>
        <w:r w:rsidRPr="000F65D8">
          <w:rPr>
            <w:rFonts w:eastAsia="Times New Roman" w:cstheme="minorHAnsi"/>
            <w:vertAlign w:val="subscript"/>
            <w:lang w:val="en" w:eastAsia="en-GB"/>
            <w:rPrChange w:id="1748" w:author="Ned Johnson" w:date="2019-05-14T11:21:00Z">
              <w:rPr>
                <w:rFonts w:ascii="Times New Roman" w:eastAsia="Times New Roman" w:hAnsi="Times New Roman" w:cs="Times New Roman"/>
                <w:sz w:val="28"/>
                <w:szCs w:val="28"/>
                <w:vertAlign w:val="subscript"/>
                <w:lang w:val="en" w:eastAsia="en-GB"/>
              </w:rPr>
            </w:rPrChange>
          </w:rPr>
          <w:t>A,X</w:t>
        </w:r>
        <w:proofErr w:type="spellEnd"/>
        <w:proofErr w:type="gramEnd"/>
        <w:r w:rsidRPr="000F65D8">
          <w:rPr>
            <w:rFonts w:eastAsia="Times New Roman" w:cstheme="minorHAnsi"/>
            <w:lang w:val="en" w:eastAsia="en-GB"/>
            <w:rPrChange w:id="1749" w:author="Ned Johnson" w:date="2019-05-14T11:21:00Z">
              <w:rPr>
                <w:rFonts w:ascii="Times New Roman" w:eastAsia="Times New Roman" w:hAnsi="Times New Roman" w:cs="Times New Roman"/>
                <w:sz w:val="28"/>
                <w:szCs w:val="28"/>
                <w:lang w:val="en" w:eastAsia="en-GB"/>
              </w:rPr>
            </w:rPrChange>
          </w:rPr>
          <w:t xml:space="preserve"> and </w:t>
        </w:r>
        <w:proofErr w:type="spellStart"/>
        <w:r w:rsidRPr="000F65D8">
          <w:rPr>
            <w:rFonts w:eastAsia="Times New Roman" w:cstheme="minorHAnsi"/>
            <w:lang w:val="en" w:eastAsia="en-GB"/>
            <w:rPrChange w:id="1750" w:author="Ned Johnson" w:date="2019-05-14T11:21:00Z">
              <w:rPr>
                <w:rFonts w:ascii="Times New Roman" w:eastAsia="Times New Roman" w:hAnsi="Times New Roman" w:cs="Times New Roman"/>
                <w:sz w:val="28"/>
                <w:szCs w:val="28"/>
                <w:lang w:val="en" w:eastAsia="en-GB"/>
              </w:rPr>
            </w:rPrChange>
          </w:rPr>
          <w:t>d</w:t>
        </w:r>
        <w:r w:rsidRPr="000F65D8">
          <w:rPr>
            <w:rFonts w:eastAsia="Times New Roman" w:cstheme="minorHAnsi"/>
            <w:vertAlign w:val="subscript"/>
            <w:lang w:val="en" w:eastAsia="en-GB"/>
            <w:rPrChange w:id="1751" w:author="Ned Johnson" w:date="2019-05-14T11:21:00Z">
              <w:rPr>
                <w:rFonts w:ascii="Times New Roman" w:eastAsia="Times New Roman" w:hAnsi="Times New Roman" w:cs="Times New Roman"/>
                <w:sz w:val="28"/>
                <w:szCs w:val="28"/>
                <w:vertAlign w:val="subscript"/>
                <w:lang w:val="en" w:eastAsia="en-GB"/>
              </w:rPr>
            </w:rPrChange>
          </w:rPr>
          <w:t>B,X</w:t>
        </w:r>
        <w:proofErr w:type="spellEnd"/>
        <w:r w:rsidRPr="000F65D8">
          <w:rPr>
            <w:rFonts w:eastAsia="Times New Roman" w:cstheme="minorHAnsi"/>
            <w:lang w:val="en" w:eastAsia="en-GB"/>
            <w:rPrChange w:id="1752" w:author="Ned Johnson" w:date="2019-05-14T11:21:00Z">
              <w:rPr>
                <w:rFonts w:ascii="Times New Roman" w:eastAsia="Times New Roman" w:hAnsi="Times New Roman" w:cs="Times New Roman"/>
                <w:sz w:val="28"/>
                <w:szCs w:val="28"/>
                <w:lang w:val="en" w:eastAsia="en-GB"/>
              </w:rPr>
            </w:rPrChange>
          </w:rPr>
          <w:t xml:space="preserve"> distances:</w:t>
        </w:r>
      </w:ins>
    </w:p>
    <w:p w14:paraId="001A397C" w14:textId="77777777" w:rsidR="000F65D8" w:rsidRPr="000F65D8" w:rsidRDefault="000F65D8">
      <w:pPr>
        <w:jc w:val="center"/>
        <w:rPr>
          <w:ins w:id="1753" w:author="Ned Johnson" w:date="2019-05-14T11:20:00Z"/>
          <w:rFonts w:eastAsia="Times New Roman" w:cstheme="minorHAnsi"/>
          <w:lang w:val="en" w:eastAsia="en-GB"/>
          <w:rPrChange w:id="1754" w:author="Ned Johnson" w:date="2019-05-14T11:21:00Z">
            <w:rPr>
              <w:ins w:id="1755" w:author="Ned Johnson" w:date="2019-05-14T11:20:00Z"/>
              <w:rFonts w:ascii="Times New Roman" w:eastAsia="Times New Roman" w:hAnsi="Times New Roman" w:cs="Times New Roman"/>
              <w:sz w:val="24"/>
              <w:szCs w:val="24"/>
              <w:lang w:val="en" w:eastAsia="en-GB"/>
            </w:rPr>
          </w:rPrChange>
        </w:rPr>
        <w:pPrChange w:id="1756" w:author="Ned Johnson" w:date="2019-05-14T11:22:00Z">
          <w:pPr/>
        </w:pPrChange>
      </w:pPr>
      <w:ins w:id="1757" w:author="Ned Johnson" w:date="2019-05-14T11:20:00Z">
        <w:r w:rsidRPr="000F65D8">
          <w:rPr>
            <w:rFonts w:cstheme="minorHAnsi"/>
            <w:noProof/>
            <w:lang w:eastAsia="fr-FR"/>
            <w:rPrChange w:id="1758" w:author="Ned Johnson" w:date="2019-05-14T11:21:00Z">
              <w:rPr>
                <w:noProof/>
                <w:lang w:eastAsia="fr-FR"/>
              </w:rPr>
            </w:rPrChange>
          </w:rPr>
          <w:drawing>
            <wp:inline distT="0" distB="0" distL="0" distR="0" wp14:anchorId="0D2489F4" wp14:editId="4DCD1BB3">
              <wp:extent cx="2495550" cy="6286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95550" cy="628650"/>
                      </a:xfrm>
                      <a:prstGeom prst="rect">
                        <a:avLst/>
                      </a:prstGeom>
                    </pic:spPr>
                  </pic:pic>
                </a:graphicData>
              </a:graphic>
            </wp:inline>
          </w:drawing>
        </w:r>
      </w:ins>
    </w:p>
    <w:p w14:paraId="35B05A02" w14:textId="30AA7812" w:rsidR="009D2838" w:rsidRPr="000F65D8" w:rsidRDefault="000F65D8">
      <w:pPr>
        <w:rPr>
          <w:ins w:id="1759" w:author="Ned Johnson" w:date="2019-05-14T09:51:00Z"/>
          <w:rFonts w:cstheme="minorHAnsi"/>
          <w:lang w:val="en-GB"/>
          <w:rPrChange w:id="1760" w:author="Ned Johnson" w:date="2019-05-14T11:21:00Z">
            <w:rPr>
              <w:ins w:id="1761" w:author="Ned Johnson" w:date="2019-05-14T09:51:00Z"/>
              <w:lang w:val="en-GB"/>
            </w:rPr>
          </w:rPrChange>
        </w:rPr>
      </w:pPr>
      <w:ins w:id="1762" w:author="Ned Johnson" w:date="2019-05-14T11:20:00Z">
        <w:r w:rsidRPr="000F65D8">
          <w:rPr>
            <w:rFonts w:eastAsia="Times New Roman" w:cstheme="minorHAnsi"/>
            <w:lang w:val="en" w:eastAsia="en-GB"/>
            <w:rPrChange w:id="1763" w:author="Ned Johnson" w:date="2019-05-14T11:21:00Z">
              <w:rPr>
                <w:rFonts w:ascii="Times New Roman" w:eastAsia="Times New Roman" w:hAnsi="Times New Roman" w:cs="Times New Roman"/>
                <w:sz w:val="28"/>
                <w:szCs w:val="28"/>
                <w:lang w:val="en" w:eastAsia="en-GB"/>
              </w:rPr>
            </w:rPrChange>
          </w:rPr>
          <w:t xml:space="preserve">The UPGMA algorithm produces rooted </w:t>
        </w:r>
        <w:proofErr w:type="spellStart"/>
        <w:r w:rsidRPr="000F65D8">
          <w:rPr>
            <w:rFonts w:eastAsia="Times New Roman" w:cstheme="minorHAnsi"/>
            <w:lang w:val="en" w:eastAsia="en-GB"/>
            <w:rPrChange w:id="1764" w:author="Ned Johnson" w:date="2019-05-14T11:21:00Z">
              <w:rPr>
                <w:rFonts w:ascii="Times New Roman" w:eastAsia="Times New Roman" w:hAnsi="Times New Roman" w:cs="Times New Roman"/>
                <w:sz w:val="28"/>
                <w:szCs w:val="28"/>
                <w:lang w:val="en" w:eastAsia="en-GB"/>
              </w:rPr>
            </w:rPrChange>
          </w:rPr>
          <w:t>dendrograms</w:t>
        </w:r>
        <w:proofErr w:type="spellEnd"/>
        <w:r w:rsidRPr="000F65D8">
          <w:rPr>
            <w:rFonts w:eastAsia="Times New Roman" w:cstheme="minorHAnsi"/>
            <w:lang w:val="en" w:eastAsia="en-GB"/>
            <w:rPrChange w:id="1765" w:author="Ned Johnson" w:date="2019-05-14T11:21:00Z">
              <w:rPr>
                <w:rFonts w:ascii="Times New Roman" w:eastAsia="Times New Roman" w:hAnsi="Times New Roman" w:cs="Times New Roman"/>
                <w:sz w:val="28"/>
                <w:szCs w:val="28"/>
                <w:lang w:val="en" w:eastAsia="en-GB"/>
              </w:rPr>
            </w:rPrChange>
          </w:rPr>
          <w:t xml:space="preserve"> and requires a constant-rate assumption - that is, it assumes an </w:t>
        </w:r>
        <w:r w:rsidRPr="000F65D8">
          <w:rPr>
            <w:rFonts w:cstheme="minorHAnsi"/>
            <w:rPrChange w:id="1766" w:author="Ned Johnson" w:date="2019-05-14T11:21:00Z">
              <w:rPr/>
            </w:rPrChange>
          </w:rPr>
          <w:fldChar w:fldCharType="begin"/>
        </w:r>
        <w:r w:rsidRPr="000F65D8">
          <w:rPr>
            <w:rFonts w:cstheme="minorHAnsi"/>
            <w:rPrChange w:id="1767" w:author="Ned Johnson" w:date="2019-05-14T11:21:00Z">
              <w:rPr/>
            </w:rPrChange>
          </w:rPr>
          <w:instrText xml:space="preserve"> HYPERLINK "https://en.wikipedia.org/wiki/Ultrametric" \o "Ultrametric" </w:instrText>
        </w:r>
        <w:r w:rsidRPr="000F65D8">
          <w:rPr>
            <w:rFonts w:cstheme="minorHAnsi"/>
            <w:rPrChange w:id="1768" w:author="Ned Johnson" w:date="2019-05-14T11:21:00Z">
              <w:rPr>
                <w:rFonts w:ascii="Times New Roman" w:eastAsia="Times New Roman" w:hAnsi="Times New Roman" w:cs="Times New Roman"/>
                <w:sz w:val="28"/>
                <w:szCs w:val="28"/>
                <w:lang w:val="en" w:eastAsia="en-GB"/>
              </w:rPr>
            </w:rPrChange>
          </w:rPr>
          <w:fldChar w:fldCharType="separate"/>
        </w:r>
        <w:proofErr w:type="spellStart"/>
        <w:r w:rsidRPr="000F65D8">
          <w:rPr>
            <w:rFonts w:eastAsia="Times New Roman" w:cstheme="minorHAnsi"/>
            <w:lang w:val="en" w:eastAsia="en-GB"/>
            <w:rPrChange w:id="1769" w:author="Ned Johnson" w:date="2019-05-14T11:21:00Z">
              <w:rPr>
                <w:rFonts w:ascii="Times New Roman" w:eastAsia="Times New Roman" w:hAnsi="Times New Roman" w:cs="Times New Roman"/>
                <w:sz w:val="28"/>
                <w:szCs w:val="28"/>
                <w:lang w:val="en" w:eastAsia="en-GB"/>
              </w:rPr>
            </w:rPrChange>
          </w:rPr>
          <w:t>ultrametric</w:t>
        </w:r>
        <w:proofErr w:type="spellEnd"/>
        <w:r w:rsidRPr="000F65D8">
          <w:rPr>
            <w:rFonts w:eastAsia="Times New Roman" w:cstheme="minorHAnsi"/>
            <w:lang w:val="en" w:eastAsia="en-GB"/>
            <w:rPrChange w:id="1770" w:author="Ned Johnson" w:date="2019-05-14T11:21:00Z">
              <w:rPr>
                <w:rFonts w:ascii="Times New Roman" w:eastAsia="Times New Roman" w:hAnsi="Times New Roman" w:cs="Times New Roman"/>
                <w:sz w:val="28"/>
                <w:szCs w:val="28"/>
                <w:lang w:val="en" w:eastAsia="en-GB"/>
              </w:rPr>
            </w:rPrChange>
          </w:rPr>
          <w:fldChar w:fldCharType="end"/>
        </w:r>
        <w:r w:rsidRPr="000F65D8">
          <w:rPr>
            <w:rFonts w:eastAsia="Times New Roman" w:cstheme="minorHAnsi"/>
            <w:lang w:val="en" w:eastAsia="en-GB"/>
            <w:rPrChange w:id="1771" w:author="Ned Johnson" w:date="2019-05-14T11:21:00Z">
              <w:rPr>
                <w:rFonts w:ascii="Times New Roman" w:eastAsia="Times New Roman" w:hAnsi="Times New Roman" w:cs="Times New Roman"/>
                <w:sz w:val="28"/>
                <w:szCs w:val="28"/>
                <w:lang w:val="en" w:eastAsia="en-GB"/>
              </w:rPr>
            </w:rPrChange>
          </w:rPr>
          <w:t xml:space="preserve"> tree in which the distances from the root to every branch tip are equal. When the tips are molecular data (i.e., </w:t>
        </w:r>
        <w:r w:rsidRPr="000F65D8">
          <w:rPr>
            <w:rFonts w:cstheme="minorHAnsi"/>
            <w:rPrChange w:id="1772" w:author="Ned Johnson" w:date="2019-05-14T11:21:00Z">
              <w:rPr/>
            </w:rPrChange>
          </w:rPr>
          <w:fldChar w:fldCharType="begin"/>
        </w:r>
        <w:r w:rsidRPr="000F65D8">
          <w:rPr>
            <w:rFonts w:cstheme="minorHAnsi"/>
            <w:rPrChange w:id="1773" w:author="Ned Johnson" w:date="2019-05-14T11:21:00Z">
              <w:rPr/>
            </w:rPrChange>
          </w:rPr>
          <w:instrText xml:space="preserve"> HYPERLINK "https://en.wikipedia.org/wiki/DNA" \o "DNA" </w:instrText>
        </w:r>
        <w:r w:rsidRPr="000F65D8">
          <w:rPr>
            <w:rFonts w:cstheme="minorHAnsi"/>
            <w:rPrChange w:id="1774" w:author="Ned Johnson" w:date="2019-05-14T11:21:00Z">
              <w:rPr>
                <w:rFonts w:ascii="Times New Roman" w:eastAsia="Times New Roman" w:hAnsi="Times New Roman" w:cs="Times New Roman"/>
                <w:sz w:val="28"/>
                <w:szCs w:val="28"/>
                <w:lang w:val="en" w:eastAsia="en-GB"/>
              </w:rPr>
            </w:rPrChange>
          </w:rPr>
          <w:fldChar w:fldCharType="separate"/>
        </w:r>
        <w:r w:rsidRPr="000F65D8">
          <w:rPr>
            <w:rFonts w:eastAsia="Times New Roman" w:cstheme="minorHAnsi"/>
            <w:lang w:val="en" w:eastAsia="en-GB"/>
            <w:rPrChange w:id="1775" w:author="Ned Johnson" w:date="2019-05-14T11:21:00Z">
              <w:rPr>
                <w:rFonts w:ascii="Times New Roman" w:eastAsia="Times New Roman" w:hAnsi="Times New Roman" w:cs="Times New Roman"/>
                <w:sz w:val="28"/>
                <w:szCs w:val="28"/>
                <w:lang w:val="en" w:eastAsia="en-GB"/>
              </w:rPr>
            </w:rPrChange>
          </w:rPr>
          <w:t>DNA</w:t>
        </w:r>
        <w:r w:rsidRPr="000F65D8">
          <w:rPr>
            <w:rFonts w:eastAsia="Times New Roman" w:cstheme="minorHAnsi"/>
            <w:lang w:val="en" w:eastAsia="en-GB"/>
            <w:rPrChange w:id="1776" w:author="Ned Johnson" w:date="2019-05-14T11:21:00Z">
              <w:rPr>
                <w:rFonts w:ascii="Times New Roman" w:eastAsia="Times New Roman" w:hAnsi="Times New Roman" w:cs="Times New Roman"/>
                <w:sz w:val="28"/>
                <w:szCs w:val="28"/>
                <w:lang w:val="en" w:eastAsia="en-GB"/>
              </w:rPr>
            </w:rPrChange>
          </w:rPr>
          <w:fldChar w:fldCharType="end"/>
        </w:r>
        <w:r w:rsidRPr="000F65D8">
          <w:rPr>
            <w:rFonts w:eastAsia="Times New Roman" w:cstheme="minorHAnsi"/>
            <w:lang w:val="en" w:eastAsia="en-GB"/>
            <w:rPrChange w:id="1777" w:author="Ned Johnson" w:date="2019-05-14T11:21:00Z">
              <w:rPr>
                <w:rFonts w:ascii="Times New Roman" w:eastAsia="Times New Roman" w:hAnsi="Times New Roman" w:cs="Times New Roman"/>
                <w:sz w:val="28"/>
                <w:szCs w:val="28"/>
                <w:lang w:val="en" w:eastAsia="en-GB"/>
              </w:rPr>
            </w:rPrChange>
          </w:rPr>
          <w:t xml:space="preserve">, </w:t>
        </w:r>
        <w:r w:rsidRPr="000F65D8">
          <w:rPr>
            <w:rFonts w:cstheme="minorHAnsi"/>
            <w:rPrChange w:id="1778" w:author="Ned Johnson" w:date="2019-05-14T11:21:00Z">
              <w:rPr/>
            </w:rPrChange>
          </w:rPr>
          <w:fldChar w:fldCharType="begin"/>
        </w:r>
        <w:r w:rsidRPr="000F65D8">
          <w:rPr>
            <w:rFonts w:cstheme="minorHAnsi"/>
            <w:rPrChange w:id="1779" w:author="Ned Johnson" w:date="2019-05-14T11:21:00Z">
              <w:rPr/>
            </w:rPrChange>
          </w:rPr>
          <w:instrText xml:space="preserve"> HYPERLINK "https://en.wikipedia.org/wiki/RNA" \o "RNA" </w:instrText>
        </w:r>
        <w:r w:rsidRPr="000F65D8">
          <w:rPr>
            <w:rFonts w:cstheme="minorHAnsi"/>
            <w:rPrChange w:id="1780" w:author="Ned Johnson" w:date="2019-05-14T11:21:00Z">
              <w:rPr>
                <w:rFonts w:ascii="Times New Roman" w:eastAsia="Times New Roman" w:hAnsi="Times New Roman" w:cs="Times New Roman"/>
                <w:sz w:val="28"/>
                <w:szCs w:val="28"/>
                <w:lang w:val="en" w:eastAsia="en-GB"/>
              </w:rPr>
            </w:rPrChange>
          </w:rPr>
          <w:fldChar w:fldCharType="separate"/>
        </w:r>
        <w:r w:rsidRPr="000F65D8">
          <w:rPr>
            <w:rFonts w:eastAsia="Times New Roman" w:cstheme="minorHAnsi"/>
            <w:lang w:val="en" w:eastAsia="en-GB"/>
            <w:rPrChange w:id="1781" w:author="Ned Johnson" w:date="2019-05-14T11:21:00Z">
              <w:rPr>
                <w:rFonts w:ascii="Times New Roman" w:eastAsia="Times New Roman" w:hAnsi="Times New Roman" w:cs="Times New Roman"/>
                <w:sz w:val="28"/>
                <w:szCs w:val="28"/>
                <w:lang w:val="en" w:eastAsia="en-GB"/>
              </w:rPr>
            </w:rPrChange>
          </w:rPr>
          <w:t>RNA</w:t>
        </w:r>
        <w:r w:rsidRPr="000F65D8">
          <w:rPr>
            <w:rFonts w:eastAsia="Times New Roman" w:cstheme="minorHAnsi"/>
            <w:lang w:val="en" w:eastAsia="en-GB"/>
            <w:rPrChange w:id="1782" w:author="Ned Johnson" w:date="2019-05-14T11:21:00Z">
              <w:rPr>
                <w:rFonts w:ascii="Times New Roman" w:eastAsia="Times New Roman" w:hAnsi="Times New Roman" w:cs="Times New Roman"/>
                <w:sz w:val="28"/>
                <w:szCs w:val="28"/>
                <w:lang w:val="en" w:eastAsia="en-GB"/>
              </w:rPr>
            </w:rPrChange>
          </w:rPr>
          <w:fldChar w:fldCharType="end"/>
        </w:r>
        <w:r w:rsidRPr="000F65D8">
          <w:rPr>
            <w:rFonts w:eastAsia="Times New Roman" w:cstheme="minorHAnsi"/>
            <w:lang w:val="en" w:eastAsia="en-GB"/>
            <w:rPrChange w:id="1783" w:author="Ned Johnson" w:date="2019-05-14T11:21:00Z">
              <w:rPr>
                <w:rFonts w:ascii="Times New Roman" w:eastAsia="Times New Roman" w:hAnsi="Times New Roman" w:cs="Times New Roman"/>
                <w:sz w:val="28"/>
                <w:szCs w:val="28"/>
                <w:lang w:val="en" w:eastAsia="en-GB"/>
              </w:rPr>
            </w:rPrChange>
          </w:rPr>
          <w:t xml:space="preserve"> and </w:t>
        </w:r>
        <w:r w:rsidRPr="000F65D8">
          <w:rPr>
            <w:rFonts w:cstheme="minorHAnsi"/>
            <w:rPrChange w:id="1784" w:author="Ned Johnson" w:date="2019-05-14T11:21:00Z">
              <w:rPr/>
            </w:rPrChange>
          </w:rPr>
          <w:fldChar w:fldCharType="begin"/>
        </w:r>
        <w:r w:rsidRPr="000F65D8">
          <w:rPr>
            <w:rFonts w:cstheme="minorHAnsi"/>
            <w:rPrChange w:id="1785" w:author="Ned Johnson" w:date="2019-05-14T11:21:00Z">
              <w:rPr/>
            </w:rPrChange>
          </w:rPr>
          <w:instrText xml:space="preserve"> HYPERLINK "https://en.wikipedia.org/wiki/Protein" \o "Protein" </w:instrText>
        </w:r>
        <w:r w:rsidRPr="000F65D8">
          <w:rPr>
            <w:rFonts w:cstheme="minorHAnsi"/>
            <w:rPrChange w:id="1786" w:author="Ned Johnson" w:date="2019-05-14T11:21:00Z">
              <w:rPr>
                <w:rFonts w:ascii="Times New Roman" w:eastAsia="Times New Roman" w:hAnsi="Times New Roman" w:cs="Times New Roman"/>
                <w:sz w:val="28"/>
                <w:szCs w:val="28"/>
                <w:lang w:val="en" w:eastAsia="en-GB"/>
              </w:rPr>
            </w:rPrChange>
          </w:rPr>
          <w:fldChar w:fldCharType="separate"/>
        </w:r>
        <w:r w:rsidRPr="000F65D8">
          <w:rPr>
            <w:rFonts w:eastAsia="Times New Roman" w:cstheme="minorHAnsi"/>
            <w:lang w:val="en" w:eastAsia="en-GB"/>
            <w:rPrChange w:id="1787" w:author="Ned Johnson" w:date="2019-05-14T11:21:00Z">
              <w:rPr>
                <w:rFonts w:ascii="Times New Roman" w:eastAsia="Times New Roman" w:hAnsi="Times New Roman" w:cs="Times New Roman"/>
                <w:sz w:val="28"/>
                <w:szCs w:val="28"/>
                <w:lang w:val="en" w:eastAsia="en-GB"/>
              </w:rPr>
            </w:rPrChange>
          </w:rPr>
          <w:t>protein</w:t>
        </w:r>
        <w:r w:rsidRPr="000F65D8">
          <w:rPr>
            <w:rFonts w:eastAsia="Times New Roman" w:cstheme="minorHAnsi"/>
            <w:lang w:val="en" w:eastAsia="en-GB"/>
            <w:rPrChange w:id="1788" w:author="Ned Johnson" w:date="2019-05-14T11:21:00Z">
              <w:rPr>
                <w:rFonts w:ascii="Times New Roman" w:eastAsia="Times New Roman" w:hAnsi="Times New Roman" w:cs="Times New Roman"/>
                <w:sz w:val="28"/>
                <w:szCs w:val="28"/>
                <w:lang w:val="en" w:eastAsia="en-GB"/>
              </w:rPr>
            </w:rPrChange>
          </w:rPr>
          <w:fldChar w:fldCharType="end"/>
        </w:r>
        <w:r w:rsidRPr="000F65D8">
          <w:rPr>
            <w:rFonts w:eastAsia="Times New Roman" w:cstheme="minorHAnsi"/>
            <w:lang w:val="en" w:eastAsia="en-GB"/>
            <w:rPrChange w:id="1789" w:author="Ned Johnson" w:date="2019-05-14T11:21:00Z">
              <w:rPr>
                <w:rFonts w:ascii="Times New Roman" w:eastAsia="Times New Roman" w:hAnsi="Times New Roman" w:cs="Times New Roman"/>
                <w:sz w:val="28"/>
                <w:szCs w:val="28"/>
                <w:lang w:val="en" w:eastAsia="en-GB"/>
              </w:rPr>
            </w:rPrChange>
          </w:rPr>
          <w:t xml:space="preserve">), the </w:t>
        </w:r>
        <w:r w:rsidRPr="000F65D8">
          <w:rPr>
            <w:rFonts w:cstheme="minorHAnsi"/>
            <w:rPrChange w:id="1790" w:author="Ned Johnson" w:date="2019-05-14T11:21:00Z">
              <w:rPr/>
            </w:rPrChange>
          </w:rPr>
          <w:fldChar w:fldCharType="begin"/>
        </w:r>
        <w:r w:rsidRPr="000F65D8">
          <w:rPr>
            <w:rFonts w:cstheme="minorHAnsi"/>
            <w:rPrChange w:id="1791" w:author="Ned Johnson" w:date="2019-05-14T11:21:00Z">
              <w:rPr/>
            </w:rPrChange>
          </w:rPr>
          <w:instrText xml:space="preserve"> HYPERLINK "https://en.wikipedia.org/wiki/Ultrametricity" \o "Ultrametricity" </w:instrText>
        </w:r>
        <w:r w:rsidRPr="000F65D8">
          <w:rPr>
            <w:rFonts w:cstheme="minorHAnsi"/>
            <w:rPrChange w:id="1792" w:author="Ned Johnson" w:date="2019-05-14T11:21:00Z">
              <w:rPr>
                <w:rFonts w:ascii="Times New Roman" w:eastAsia="Times New Roman" w:hAnsi="Times New Roman" w:cs="Times New Roman"/>
                <w:sz w:val="28"/>
                <w:szCs w:val="28"/>
                <w:lang w:val="en" w:eastAsia="en-GB"/>
              </w:rPr>
            </w:rPrChange>
          </w:rPr>
          <w:fldChar w:fldCharType="separate"/>
        </w:r>
        <w:proofErr w:type="spellStart"/>
        <w:r w:rsidRPr="000F65D8">
          <w:rPr>
            <w:rFonts w:eastAsia="Times New Roman" w:cstheme="minorHAnsi"/>
            <w:lang w:val="en" w:eastAsia="en-GB"/>
            <w:rPrChange w:id="1793" w:author="Ned Johnson" w:date="2019-05-14T11:21:00Z">
              <w:rPr>
                <w:rFonts w:ascii="Times New Roman" w:eastAsia="Times New Roman" w:hAnsi="Times New Roman" w:cs="Times New Roman"/>
                <w:sz w:val="28"/>
                <w:szCs w:val="28"/>
                <w:lang w:val="en" w:eastAsia="en-GB"/>
              </w:rPr>
            </w:rPrChange>
          </w:rPr>
          <w:t>ultrametricity</w:t>
        </w:r>
        <w:proofErr w:type="spellEnd"/>
        <w:r w:rsidRPr="000F65D8">
          <w:rPr>
            <w:rFonts w:eastAsia="Times New Roman" w:cstheme="minorHAnsi"/>
            <w:lang w:val="en" w:eastAsia="en-GB"/>
            <w:rPrChange w:id="1794" w:author="Ned Johnson" w:date="2019-05-14T11:21:00Z">
              <w:rPr>
                <w:rFonts w:ascii="Times New Roman" w:eastAsia="Times New Roman" w:hAnsi="Times New Roman" w:cs="Times New Roman"/>
                <w:sz w:val="28"/>
                <w:szCs w:val="28"/>
                <w:lang w:val="en" w:eastAsia="en-GB"/>
              </w:rPr>
            </w:rPrChange>
          </w:rPr>
          <w:fldChar w:fldCharType="end"/>
        </w:r>
        <w:r w:rsidRPr="000F65D8">
          <w:rPr>
            <w:rFonts w:eastAsia="Times New Roman" w:cstheme="minorHAnsi"/>
            <w:lang w:val="en" w:eastAsia="en-GB"/>
            <w:rPrChange w:id="1795" w:author="Ned Johnson" w:date="2019-05-14T11:21:00Z">
              <w:rPr>
                <w:rFonts w:ascii="Times New Roman" w:eastAsia="Times New Roman" w:hAnsi="Times New Roman" w:cs="Times New Roman"/>
                <w:sz w:val="28"/>
                <w:szCs w:val="28"/>
                <w:lang w:val="en" w:eastAsia="en-GB"/>
              </w:rPr>
            </w:rPrChange>
          </w:rPr>
          <w:t xml:space="preserve"> assumption is called the </w:t>
        </w:r>
        <w:r w:rsidRPr="000F65D8">
          <w:rPr>
            <w:rFonts w:cstheme="minorHAnsi"/>
            <w:rPrChange w:id="1796" w:author="Ned Johnson" w:date="2019-05-14T11:21:00Z">
              <w:rPr/>
            </w:rPrChange>
          </w:rPr>
          <w:fldChar w:fldCharType="begin"/>
        </w:r>
        <w:r w:rsidRPr="000F65D8">
          <w:rPr>
            <w:rFonts w:cstheme="minorHAnsi"/>
            <w:rPrChange w:id="1797" w:author="Ned Johnson" w:date="2019-05-14T11:21:00Z">
              <w:rPr/>
            </w:rPrChange>
          </w:rPr>
          <w:instrText xml:space="preserve"> HYPERLINK "https://en.wikipedia.org/wiki/Molecular_clock" \o "Molecular clock" </w:instrText>
        </w:r>
        <w:r w:rsidRPr="000F65D8">
          <w:rPr>
            <w:rFonts w:cstheme="minorHAnsi"/>
            <w:rPrChange w:id="1798" w:author="Ned Johnson" w:date="2019-05-14T11:21:00Z">
              <w:rPr>
                <w:rFonts w:ascii="Times New Roman" w:eastAsia="Times New Roman" w:hAnsi="Times New Roman" w:cs="Times New Roman"/>
                <w:sz w:val="28"/>
                <w:szCs w:val="28"/>
                <w:lang w:val="en" w:eastAsia="en-GB"/>
              </w:rPr>
            </w:rPrChange>
          </w:rPr>
          <w:fldChar w:fldCharType="separate"/>
        </w:r>
        <w:r w:rsidRPr="000F65D8">
          <w:rPr>
            <w:rFonts w:eastAsia="Times New Roman" w:cstheme="minorHAnsi"/>
            <w:lang w:val="en" w:eastAsia="en-GB"/>
            <w:rPrChange w:id="1799" w:author="Ned Johnson" w:date="2019-05-14T11:21:00Z">
              <w:rPr>
                <w:rFonts w:ascii="Times New Roman" w:eastAsia="Times New Roman" w:hAnsi="Times New Roman" w:cs="Times New Roman"/>
                <w:sz w:val="28"/>
                <w:szCs w:val="28"/>
                <w:lang w:val="en" w:eastAsia="en-GB"/>
              </w:rPr>
            </w:rPrChange>
          </w:rPr>
          <w:t>molecular clock</w:t>
        </w:r>
        <w:r w:rsidRPr="000F65D8">
          <w:rPr>
            <w:rFonts w:eastAsia="Times New Roman" w:cstheme="minorHAnsi"/>
            <w:lang w:val="en" w:eastAsia="en-GB"/>
            <w:rPrChange w:id="1800" w:author="Ned Johnson" w:date="2019-05-14T11:21:00Z">
              <w:rPr>
                <w:rFonts w:ascii="Times New Roman" w:eastAsia="Times New Roman" w:hAnsi="Times New Roman" w:cs="Times New Roman"/>
                <w:sz w:val="28"/>
                <w:szCs w:val="28"/>
                <w:lang w:val="en" w:eastAsia="en-GB"/>
              </w:rPr>
            </w:rPrChange>
          </w:rPr>
          <w:fldChar w:fldCharType="end"/>
        </w:r>
      </w:ins>
      <w:ins w:id="1801" w:author="Ned Johnson" w:date="2019-05-14T11:22:00Z">
        <w:r>
          <w:rPr>
            <w:rFonts w:eastAsia="Times New Roman" w:cstheme="minorHAnsi"/>
            <w:lang w:val="en" w:eastAsia="en-GB"/>
          </w:rPr>
          <w:t>.</w:t>
        </w:r>
      </w:ins>
    </w:p>
    <w:p w14:paraId="699E28D0" w14:textId="77777777" w:rsidR="009D2838" w:rsidRDefault="009D2838" w:rsidP="00575BF0">
      <w:pPr>
        <w:rPr>
          <w:ins w:id="1802" w:author="Ned Johnson" w:date="2019-05-13T01:16:00Z"/>
          <w:lang w:val="en-GB"/>
        </w:rPr>
      </w:pPr>
    </w:p>
    <w:p w14:paraId="7EBDAF7F" w14:textId="77777777" w:rsidR="00AE3DAA" w:rsidRDefault="00AE3DAA" w:rsidP="00575BF0">
      <w:pPr>
        <w:rPr>
          <w:ins w:id="1803" w:author="Ned Johnson" w:date="2019-05-13T00:16:00Z"/>
          <w:lang w:val="en-GB"/>
        </w:rPr>
      </w:pPr>
    </w:p>
    <w:p w14:paraId="0710786D" w14:textId="2CD61AD5" w:rsidR="007D3A2C" w:rsidRDefault="00467F7C">
      <w:pPr>
        <w:pStyle w:val="Titre1"/>
        <w:rPr>
          <w:ins w:id="1804" w:author="Ned Johnson" w:date="2019-05-14T10:22:00Z"/>
        </w:rPr>
        <w:pPrChange w:id="1805" w:author="Ned Johnson" w:date="2019-05-14T11:34:00Z">
          <w:pPr/>
        </w:pPrChange>
      </w:pPr>
      <w:r w:rsidRPr="00342D61">
        <w:br w:type="page"/>
      </w:r>
      <w:bookmarkStart w:id="1806" w:name="_Toc8726328"/>
      <w:ins w:id="1807" w:author="Ned Johnson" w:date="2019-05-14T10:16:00Z">
        <w:r w:rsidR="007D3A2C">
          <w:lastRenderedPageBreak/>
          <w:t>Create an Object with GEA-NZ</w:t>
        </w:r>
        <w:bookmarkEnd w:id="1806"/>
        <w:r w:rsidR="007D3A2C">
          <w:t xml:space="preserve"> </w:t>
        </w:r>
      </w:ins>
    </w:p>
    <w:p w14:paraId="5959DB39" w14:textId="26ED4F6D" w:rsidR="00256546" w:rsidRDefault="007D3A2C">
      <w:pPr>
        <w:rPr>
          <w:ins w:id="1808" w:author="Ned Johnson" w:date="2019-05-14T11:12:00Z"/>
          <w:lang w:val="en-GB"/>
        </w:rPr>
      </w:pPr>
      <w:ins w:id="1809" w:author="Ned Johnson" w:date="2019-05-14T10:22:00Z">
        <w:r>
          <w:rPr>
            <w:lang w:val="en-GB"/>
          </w:rPr>
          <w:t>GEA-NZ with the change made in annexe will be use see the taxonomy itself for have the leaf of the taxonomy.</w:t>
        </w:r>
      </w:ins>
      <w:ins w:id="1810" w:author="Ned Johnson" w:date="2019-05-14T10:23:00Z">
        <w:r>
          <w:rPr>
            <w:lang w:val="en-GB"/>
          </w:rPr>
          <w:t xml:space="preserve"> To adapted to MISP the GEA-NZ will be transform into</w:t>
        </w:r>
      </w:ins>
      <w:ins w:id="1811" w:author="Ned Johnson" w:date="2019-05-14T10:24:00Z">
        <w:r>
          <w:rPr>
            <w:lang w:val="en-GB"/>
          </w:rPr>
          <w:t xml:space="preserve"> MISP</w:t>
        </w:r>
      </w:ins>
      <w:ins w:id="1812" w:author="Ned Johnson" w:date="2019-05-14T10:23:00Z">
        <w:r>
          <w:rPr>
            <w:lang w:val="en-GB"/>
          </w:rPr>
          <w:t xml:space="preserve"> J-SON</w:t>
        </w:r>
      </w:ins>
      <w:ins w:id="1813" w:author="Ned Johnson" w:date="2019-05-14T11:26:00Z">
        <w:r w:rsidR="000F65D8">
          <w:rPr>
            <w:lang w:val="en-GB"/>
          </w:rPr>
          <w:t xml:space="preserve"> see the documents GEA-</w:t>
        </w:r>
        <w:proofErr w:type="spellStart"/>
        <w:r w:rsidR="000F65D8">
          <w:rPr>
            <w:lang w:val="en-GB"/>
          </w:rPr>
          <w:t>json</w:t>
        </w:r>
        <w:proofErr w:type="spellEnd"/>
        <w:r w:rsidR="00D162E9">
          <w:rPr>
            <w:lang w:val="en-GB"/>
          </w:rPr>
          <w:t xml:space="preserve"> for implementation.</w:t>
        </w:r>
      </w:ins>
    </w:p>
    <w:p w14:paraId="0C3D7CF3" w14:textId="25DC95F0" w:rsidR="002417E4" w:rsidRPr="002417E4" w:rsidRDefault="002417E4">
      <w:pPr>
        <w:pStyle w:val="Paragraphedeliste"/>
        <w:numPr>
          <w:ilvl w:val="0"/>
          <w:numId w:val="26"/>
        </w:numPr>
        <w:rPr>
          <w:ins w:id="1814" w:author="Ned Johnson" w:date="2019-05-14T10:21:00Z"/>
          <w:lang w:val="en-GB"/>
        </w:rPr>
        <w:pPrChange w:id="1815" w:author="Ned Johnson" w:date="2019-05-14T10:22:00Z">
          <w:pPr/>
        </w:pPrChange>
      </w:pPr>
      <w:ins w:id="1816" w:author="Ned Johnson" w:date="2019-05-14T11:12:00Z">
        <w:r>
          <w:rPr>
            <w:lang w:val="en-GB"/>
          </w:rPr>
          <w:t>All new object will be added dynamically to the directory and class object in consequence of applying the methodology explained below</w:t>
        </w:r>
      </w:ins>
    </w:p>
    <w:p w14:paraId="794DB6C1" w14:textId="4B43571B" w:rsidR="000F65D8" w:rsidRDefault="007D3A2C">
      <w:pPr>
        <w:pStyle w:val="Titre2"/>
        <w:rPr>
          <w:ins w:id="1817" w:author="Ned Johnson" w:date="2019-05-14T11:16:00Z"/>
          <w:lang w:val="en-GB"/>
        </w:rPr>
        <w:pPrChange w:id="1818" w:author="Ned Johnson" w:date="2019-05-14T11:16:00Z">
          <w:pPr/>
        </w:pPrChange>
      </w:pPr>
      <w:bookmarkStart w:id="1819" w:name="_Toc8726329"/>
      <w:ins w:id="1820" w:author="Ned Johnson" w:date="2019-05-14T10:22:00Z">
        <w:r>
          <w:rPr>
            <w:lang w:val="en-GB"/>
          </w:rPr>
          <w:t>How It Will Works?</w:t>
        </w:r>
      </w:ins>
      <w:bookmarkEnd w:id="1819"/>
    </w:p>
    <w:p w14:paraId="71717DDF" w14:textId="77777777" w:rsidR="000F65D8" w:rsidRPr="000F65D8" w:rsidRDefault="000F65D8">
      <w:pPr>
        <w:rPr>
          <w:ins w:id="1821" w:author="Ned Johnson" w:date="2019-05-14T10:16:00Z"/>
          <w:lang w:val="en-GB"/>
        </w:rPr>
      </w:pPr>
    </w:p>
    <w:p w14:paraId="5AFBDD94" w14:textId="34167268" w:rsidR="007D3A2C" w:rsidRDefault="007D3A2C">
      <w:pPr>
        <w:pStyle w:val="Paragraphedeliste"/>
        <w:numPr>
          <w:ilvl w:val="0"/>
          <w:numId w:val="26"/>
        </w:numPr>
        <w:rPr>
          <w:ins w:id="1822" w:author="Ned Johnson" w:date="2019-05-14T10:25:00Z"/>
          <w:lang w:val="en-GB"/>
        </w:rPr>
        <w:pPrChange w:id="1823" w:author="Ned Johnson" w:date="2019-05-14T10:25:00Z">
          <w:pPr/>
        </w:pPrChange>
      </w:pPr>
      <w:ins w:id="1824" w:author="Ned Johnson" w:date="2019-05-14T10:18:00Z">
        <w:r w:rsidRPr="007D3A2C">
          <w:rPr>
            <w:lang w:val="en-GB"/>
          </w:rPr>
          <w:t>For each type of object wanted</w:t>
        </w:r>
      </w:ins>
      <w:ins w:id="1825" w:author="Ned Johnson" w:date="2019-05-14T10:25:00Z">
        <w:r>
          <w:rPr>
            <w:lang w:val="en-GB"/>
          </w:rPr>
          <w:t xml:space="preserve"> like Job, Activities, Items</w:t>
        </w:r>
      </w:ins>
    </w:p>
    <w:p w14:paraId="2C1E31D7" w14:textId="7645BB20" w:rsidR="007D3A2C" w:rsidRPr="006B6FF5" w:rsidRDefault="007D3A2C">
      <w:pPr>
        <w:pStyle w:val="Paragraphedeliste"/>
        <w:numPr>
          <w:ilvl w:val="1"/>
          <w:numId w:val="26"/>
        </w:numPr>
        <w:rPr>
          <w:ins w:id="1826" w:author="Ned Johnson" w:date="2019-05-14T10:18:00Z"/>
          <w:lang w:val="en-GB"/>
        </w:rPr>
        <w:pPrChange w:id="1827" w:author="Ned Johnson" w:date="2019-05-14T11:30:00Z">
          <w:pPr/>
        </w:pPrChange>
      </w:pPr>
      <w:ins w:id="1828" w:author="Ned Johnson" w:date="2019-05-14T10:31:00Z">
        <w:r>
          <w:rPr>
            <w:lang w:val="en-GB"/>
          </w:rPr>
          <w:t>A</w:t>
        </w:r>
      </w:ins>
      <w:ins w:id="1829" w:author="Ned Johnson" w:date="2019-05-14T10:18:00Z">
        <w:r w:rsidRPr="007D3A2C">
          <w:rPr>
            <w:lang w:val="en-GB"/>
          </w:rPr>
          <w:t xml:space="preserve"> </w:t>
        </w:r>
      </w:ins>
      <w:ins w:id="1830" w:author="Ned Johnson" w:date="2019-05-14T10:20:00Z">
        <w:r w:rsidRPr="007D3A2C">
          <w:rPr>
            <w:lang w:val="en-GB"/>
          </w:rPr>
          <w:t>table</w:t>
        </w:r>
      </w:ins>
      <w:ins w:id="1831" w:author="Ned Johnson" w:date="2019-05-14T10:31:00Z">
        <w:r>
          <w:rPr>
            <w:lang w:val="en-GB"/>
          </w:rPr>
          <w:t xml:space="preserve"> will be made and use as a</w:t>
        </w:r>
      </w:ins>
      <w:ins w:id="1832" w:author="Ned Johnson" w:date="2019-05-14T10:20:00Z">
        <w:r w:rsidRPr="007D3A2C">
          <w:rPr>
            <w:lang w:val="en-GB"/>
          </w:rPr>
          <w:t xml:space="preserve"> </w:t>
        </w:r>
      </w:ins>
      <w:ins w:id="1833" w:author="Ned Johnson" w:date="2019-05-14T10:18:00Z">
        <w:r>
          <w:rPr>
            <w:lang w:val="en-GB"/>
          </w:rPr>
          <w:t>template</w:t>
        </w:r>
      </w:ins>
      <w:ins w:id="1834" w:author="Ned Johnson" w:date="2019-05-14T11:27:00Z">
        <w:r w:rsidR="006B6FF5">
          <w:rPr>
            <w:lang w:val="en-GB"/>
          </w:rPr>
          <w:t xml:space="preserve"> to made a Multi-level-model representation</w:t>
        </w:r>
      </w:ins>
      <w:ins w:id="1835" w:author="Ned Johnson" w:date="2019-05-14T11:30:00Z">
        <w:r w:rsidR="006B6FF5">
          <w:rPr>
            <w:lang w:val="en-GB"/>
          </w:rPr>
          <w:t xml:space="preserve"> which each tables will have independency between columns</w:t>
        </w:r>
      </w:ins>
    </w:p>
    <w:p w14:paraId="5E635E08" w14:textId="762A1D93" w:rsidR="007D3A2C" w:rsidRDefault="006B6FF5">
      <w:pPr>
        <w:pStyle w:val="Paragraphedeliste"/>
        <w:numPr>
          <w:ilvl w:val="2"/>
          <w:numId w:val="26"/>
        </w:numPr>
        <w:rPr>
          <w:ins w:id="1836" w:author="Ned Johnson" w:date="2019-05-14T10:54:00Z"/>
          <w:lang w:val="en-GB"/>
        </w:rPr>
        <w:pPrChange w:id="1837" w:author="Ned Johnson" w:date="2019-05-14T10:32:00Z">
          <w:pPr/>
        </w:pPrChange>
      </w:pPr>
      <w:ins w:id="1838" w:author="Ned Johnson" w:date="2019-05-14T11:28:00Z">
        <w:r>
          <w:rPr>
            <w:lang w:val="en-GB"/>
          </w:rPr>
          <w:t xml:space="preserve">For structural instances, </w:t>
        </w:r>
      </w:ins>
      <w:ins w:id="1839" w:author="Ned Johnson" w:date="2019-05-14T11:29:00Z">
        <w:r>
          <w:rPr>
            <w:lang w:val="en-GB"/>
          </w:rPr>
          <w:t xml:space="preserve">we can make a table on the </w:t>
        </w:r>
      </w:ins>
      <w:proofErr w:type="spellStart"/>
      <w:ins w:id="1840" w:author="Ned Johnson" w:date="2019-05-14T10:18:00Z">
        <w:r w:rsidR="007D3A2C" w:rsidRPr="007D3A2C">
          <w:rPr>
            <w:lang w:val="en-GB"/>
          </w:rPr>
          <w:t>the</w:t>
        </w:r>
        <w:proofErr w:type="spellEnd"/>
        <w:r w:rsidR="007D3A2C" w:rsidRPr="007D3A2C">
          <w:rPr>
            <w:lang w:val="en-GB"/>
          </w:rPr>
          <w:t xml:space="preserve"> </w:t>
        </w:r>
      </w:ins>
      <w:ins w:id="1841" w:author="Ned Johnson" w:date="2019-05-14T10:21:00Z">
        <w:r w:rsidR="007D3A2C" w:rsidRPr="007D3A2C">
          <w:rPr>
            <w:lang w:val="en-GB"/>
          </w:rPr>
          <w:t xml:space="preserve">ERCOT Faceted Classification </w:t>
        </w:r>
      </w:ins>
      <w:ins w:id="1842" w:author="Ned Johnson" w:date="2019-05-14T11:29:00Z">
        <w:r>
          <w:rPr>
            <w:lang w:val="en-GB"/>
          </w:rPr>
          <w:t>example</w:t>
        </w:r>
      </w:ins>
    </w:p>
    <w:p w14:paraId="73644AC0" w14:textId="4AC2DB9A" w:rsidR="00256546" w:rsidRDefault="00256546">
      <w:pPr>
        <w:pStyle w:val="Paragraphedeliste"/>
        <w:numPr>
          <w:ilvl w:val="2"/>
          <w:numId w:val="26"/>
        </w:numPr>
        <w:rPr>
          <w:ins w:id="1843" w:author="Ned Johnson" w:date="2019-05-14T11:29:00Z"/>
          <w:lang w:val="en-GB"/>
        </w:rPr>
        <w:pPrChange w:id="1844" w:author="Ned Johnson" w:date="2019-05-14T10:32:00Z">
          <w:pPr/>
        </w:pPrChange>
      </w:pPr>
      <w:ins w:id="1845" w:author="Ned Johnson" w:date="2019-05-14T10:54:00Z">
        <w:r>
          <w:rPr>
            <w:lang w:val="en-GB"/>
          </w:rPr>
          <w:t xml:space="preserve">For type of activities, we can make a table </w:t>
        </w:r>
      </w:ins>
      <w:ins w:id="1846" w:author="Ned Johnson" w:date="2019-05-14T10:55:00Z">
        <w:r w:rsidR="005C62D1">
          <w:rPr>
            <w:lang w:val="en-GB"/>
          </w:rPr>
          <w:t>on the “</w:t>
        </w:r>
        <w:r w:rsidR="005C62D1" w:rsidRPr="00342D61">
          <w:rPr>
            <w:lang w:val="en-GB"/>
          </w:rPr>
          <w:t>Architecting an Enterprise content management Strategy</w:t>
        </w:r>
        <w:r w:rsidR="005C62D1">
          <w:rPr>
            <w:lang w:val="en-GB"/>
          </w:rPr>
          <w:t xml:space="preserve">” example </w:t>
        </w:r>
      </w:ins>
    </w:p>
    <w:p w14:paraId="73C1EA87" w14:textId="2369F1FB" w:rsidR="007D3A2C" w:rsidRDefault="007D3A2C">
      <w:pPr>
        <w:pStyle w:val="Paragraphedeliste"/>
        <w:numPr>
          <w:ilvl w:val="0"/>
          <w:numId w:val="26"/>
        </w:numPr>
        <w:rPr>
          <w:ins w:id="1847" w:author="Ned Johnson" w:date="2019-05-14T10:25:00Z"/>
          <w:lang w:val="en-GB"/>
        </w:rPr>
        <w:pPrChange w:id="1848" w:author="Ned Johnson" w:date="2019-05-14T10:25:00Z">
          <w:pPr/>
        </w:pPrChange>
      </w:pPr>
      <w:ins w:id="1849" w:author="Ned Johnson" w:date="2019-05-14T10:25:00Z">
        <w:r>
          <w:rPr>
            <w:lang w:val="en-GB"/>
          </w:rPr>
          <w:t xml:space="preserve">Each </w:t>
        </w:r>
      </w:ins>
      <w:ins w:id="1850" w:author="Ned Johnson" w:date="2019-05-14T10:29:00Z">
        <w:r>
          <w:rPr>
            <w:lang w:val="en-GB"/>
          </w:rPr>
          <w:t xml:space="preserve">column of the </w:t>
        </w:r>
      </w:ins>
      <w:ins w:id="1851" w:author="Ned Johnson" w:date="2019-05-14T10:25:00Z">
        <w:r>
          <w:rPr>
            <w:lang w:val="en-GB"/>
          </w:rPr>
          <w:t>table</w:t>
        </w:r>
      </w:ins>
      <w:ins w:id="1852" w:author="Ned Johnson" w:date="2019-05-14T10:57:00Z">
        <w:r w:rsidR="005C62D1">
          <w:rPr>
            <w:lang w:val="en-GB"/>
          </w:rPr>
          <w:t xml:space="preserve"> template</w:t>
        </w:r>
      </w:ins>
      <w:ins w:id="1853" w:author="Ned Johnson" w:date="2019-05-14T10:25:00Z">
        <w:r>
          <w:rPr>
            <w:lang w:val="en-GB"/>
          </w:rPr>
          <w:t xml:space="preserve"> will be fill with the GEA-NZ</w:t>
        </w:r>
      </w:ins>
      <w:ins w:id="1854" w:author="Ned Johnson" w:date="2019-05-14T10:29:00Z">
        <w:r>
          <w:rPr>
            <w:lang w:val="en-GB"/>
          </w:rPr>
          <w:t xml:space="preserve"> </w:t>
        </w:r>
      </w:ins>
    </w:p>
    <w:p w14:paraId="2692E29B" w14:textId="33CEA791" w:rsidR="007D3A2C" w:rsidRDefault="007D3A2C">
      <w:pPr>
        <w:pStyle w:val="Paragraphedeliste"/>
        <w:numPr>
          <w:ilvl w:val="0"/>
          <w:numId w:val="26"/>
        </w:numPr>
        <w:rPr>
          <w:ins w:id="1855" w:author="Ned Johnson" w:date="2019-05-14T10:30:00Z"/>
          <w:lang w:val="en-GB"/>
        </w:rPr>
        <w:pPrChange w:id="1856" w:author="Ned Johnson" w:date="2019-05-14T10:25:00Z">
          <w:pPr/>
        </w:pPrChange>
      </w:pPr>
      <w:ins w:id="1857" w:author="Ned Johnson" w:date="2019-05-14T10:29:00Z">
        <w:r>
          <w:rPr>
            <w:lang w:val="en-GB"/>
          </w:rPr>
          <w:t>Once</w:t>
        </w:r>
      </w:ins>
      <w:ins w:id="1858" w:author="Ned Johnson" w:date="2019-05-14T10:30:00Z">
        <w:r>
          <w:rPr>
            <w:lang w:val="en-GB"/>
          </w:rPr>
          <w:t xml:space="preserve"> each</w:t>
        </w:r>
      </w:ins>
      <w:ins w:id="1859" w:author="Ned Johnson" w:date="2019-05-14T10:29:00Z">
        <w:r>
          <w:rPr>
            <w:lang w:val="en-GB"/>
          </w:rPr>
          <w:t xml:space="preserve"> </w:t>
        </w:r>
      </w:ins>
      <w:proofErr w:type="gramStart"/>
      <w:ins w:id="1860" w:author="Ned Johnson" w:date="2019-05-14T10:32:00Z">
        <w:r>
          <w:rPr>
            <w:lang w:val="en-GB"/>
          </w:rPr>
          <w:t>columns</w:t>
        </w:r>
      </w:ins>
      <w:proofErr w:type="gramEnd"/>
      <w:ins w:id="1861" w:author="Ned Johnson" w:date="2019-05-14T10:29:00Z">
        <w:r>
          <w:rPr>
            <w:lang w:val="en-GB"/>
          </w:rPr>
          <w:t xml:space="preserve"> are filled</w:t>
        </w:r>
      </w:ins>
      <w:ins w:id="1862" w:author="Ned Johnson" w:date="2019-05-14T10:32:00Z">
        <w:r>
          <w:rPr>
            <w:lang w:val="en-GB"/>
          </w:rPr>
          <w:t>,</w:t>
        </w:r>
      </w:ins>
      <w:ins w:id="1863" w:author="Ned Johnson" w:date="2019-05-14T10:29:00Z">
        <w:r>
          <w:rPr>
            <w:lang w:val="en-GB"/>
          </w:rPr>
          <w:t xml:space="preserve"> a </w:t>
        </w:r>
      </w:ins>
      <w:ins w:id="1864" w:author="Ned Johnson" w:date="2019-05-14T10:30:00Z">
        <w:r>
          <w:rPr>
            <w:lang w:val="en-GB"/>
          </w:rPr>
          <w:t>dissimilatory</w:t>
        </w:r>
      </w:ins>
      <w:ins w:id="1865" w:author="Ned Johnson" w:date="2019-05-14T10:29:00Z">
        <w:r>
          <w:rPr>
            <w:lang w:val="en-GB"/>
          </w:rPr>
          <w:t xml:space="preserve"> measure can be made</w:t>
        </w:r>
      </w:ins>
    </w:p>
    <w:p w14:paraId="734D7A8A" w14:textId="18C892F1" w:rsidR="007D3A2C" w:rsidRDefault="007D3A2C">
      <w:pPr>
        <w:pStyle w:val="Paragraphedeliste"/>
        <w:numPr>
          <w:ilvl w:val="0"/>
          <w:numId w:val="26"/>
        </w:numPr>
        <w:rPr>
          <w:ins w:id="1866" w:author="Ned Johnson" w:date="2019-05-14T10:34:00Z"/>
          <w:lang w:val="en-GB"/>
        </w:rPr>
        <w:pPrChange w:id="1867" w:author="Ned Johnson" w:date="2019-05-14T10:32:00Z">
          <w:pPr/>
        </w:pPrChange>
      </w:pPr>
      <w:ins w:id="1868" w:author="Ned Johnson" w:date="2019-05-14T10:32:00Z">
        <w:r>
          <w:rPr>
            <w:lang w:val="en-GB"/>
          </w:rPr>
          <w:t>Thanks to the dissimilatory measure, we can fill a graphics with points</w:t>
        </w:r>
      </w:ins>
      <w:ins w:id="1869" w:author="Ned Johnson" w:date="2019-05-14T10:44:00Z">
        <w:r w:rsidR="00256546">
          <w:rPr>
            <w:lang w:val="en-GB"/>
          </w:rPr>
          <w:t xml:space="preserve"> of object instance </w:t>
        </w:r>
      </w:ins>
    </w:p>
    <w:p w14:paraId="10D22FE5" w14:textId="79CE927F" w:rsidR="007D3A2C" w:rsidRDefault="007D3A2C">
      <w:pPr>
        <w:pStyle w:val="Paragraphedeliste"/>
        <w:numPr>
          <w:ilvl w:val="0"/>
          <w:numId w:val="26"/>
        </w:numPr>
        <w:rPr>
          <w:ins w:id="1870" w:author="Ned Johnson" w:date="2019-05-14T10:34:00Z"/>
          <w:lang w:val="en-GB"/>
        </w:rPr>
        <w:pPrChange w:id="1871" w:author="Ned Johnson" w:date="2019-05-14T10:34:00Z">
          <w:pPr/>
        </w:pPrChange>
      </w:pPr>
      <w:ins w:id="1872" w:author="Ned Johnson" w:date="2019-05-14T10:34:00Z">
        <w:r>
          <w:rPr>
            <w:lang w:val="en-GB"/>
          </w:rPr>
          <w:t>Each points could be regrouping with the K-means method</w:t>
        </w:r>
      </w:ins>
      <w:ins w:id="1873" w:author="Ned Johnson" w:date="2019-05-14T10:45:00Z">
        <w:r w:rsidR="00256546">
          <w:rPr>
            <w:lang w:val="en-GB"/>
          </w:rPr>
          <w:t>, it will make our object class</w:t>
        </w:r>
      </w:ins>
    </w:p>
    <w:p w14:paraId="214EF649" w14:textId="0F22A40B" w:rsidR="00256546" w:rsidRPr="00256546" w:rsidRDefault="00256546">
      <w:pPr>
        <w:pStyle w:val="Paragraphedeliste"/>
        <w:numPr>
          <w:ilvl w:val="0"/>
          <w:numId w:val="26"/>
        </w:numPr>
        <w:rPr>
          <w:ins w:id="1874" w:author="Ned Johnson" w:date="2019-05-14T10:48:00Z"/>
          <w:lang w:val="en-GB"/>
        </w:rPr>
        <w:pPrChange w:id="1875" w:author="Ned Johnson" w:date="2019-05-14T10:50:00Z">
          <w:pPr/>
        </w:pPrChange>
      </w:pPr>
      <w:ins w:id="1876" w:author="Ned Johnson" w:date="2019-05-14T10:45:00Z">
        <w:r>
          <w:rPr>
            <w:lang w:val="en-GB"/>
          </w:rPr>
          <w:t xml:space="preserve">A matrix grouping all the object class </w:t>
        </w:r>
      </w:ins>
      <w:ins w:id="1877" w:author="Ned Johnson" w:date="2019-05-14T10:46:00Z">
        <w:r>
          <w:rPr>
            <w:lang w:val="en-GB"/>
          </w:rPr>
          <w:t xml:space="preserve">with </w:t>
        </w:r>
      </w:ins>
      <w:ins w:id="1878" w:author="Ned Johnson" w:date="2019-05-14T10:59:00Z">
        <w:r w:rsidR="005C62D1">
          <w:rPr>
            <w:lang w:val="en-GB"/>
          </w:rPr>
          <w:t xml:space="preserve">each </w:t>
        </w:r>
      </w:ins>
      <w:ins w:id="1879" w:author="Ned Johnson" w:date="2019-05-14T10:46:00Z">
        <w:r>
          <w:rPr>
            <w:lang w:val="en-GB"/>
          </w:rPr>
          <w:t xml:space="preserve">distance </w:t>
        </w:r>
      </w:ins>
      <w:ins w:id="1880" w:author="Ned Johnson" w:date="2019-05-14T10:48:00Z">
        <w:r>
          <w:rPr>
            <w:lang w:val="en-GB"/>
          </w:rPr>
          <w:t>among</w:t>
        </w:r>
      </w:ins>
      <w:ins w:id="1881" w:author="Ned Johnson" w:date="2019-05-14T10:46:00Z">
        <w:r>
          <w:rPr>
            <w:lang w:val="en-GB"/>
          </w:rPr>
          <w:t xml:space="preserve"> them </w:t>
        </w:r>
      </w:ins>
      <w:ins w:id="1882" w:author="Ned Johnson" w:date="2019-05-14T10:48:00Z">
        <w:r>
          <w:rPr>
            <w:lang w:val="en-GB"/>
          </w:rPr>
          <w:t>is made</w:t>
        </w:r>
      </w:ins>
    </w:p>
    <w:p w14:paraId="43672951" w14:textId="69B384EC" w:rsidR="005C62D1" w:rsidRDefault="005C62D1">
      <w:pPr>
        <w:pStyle w:val="Paragraphedeliste"/>
        <w:numPr>
          <w:ilvl w:val="0"/>
          <w:numId w:val="26"/>
        </w:numPr>
        <w:rPr>
          <w:ins w:id="1883" w:author="Ned Johnson" w:date="2019-05-14T11:02:00Z"/>
          <w:lang w:val="en-GB"/>
        </w:rPr>
        <w:pPrChange w:id="1884" w:author="Ned Johnson" w:date="2019-05-14T10:59:00Z">
          <w:pPr/>
        </w:pPrChange>
      </w:pPr>
      <w:ins w:id="1885" w:author="Ned Johnson" w:date="2019-05-14T10:59:00Z">
        <w:r>
          <w:rPr>
            <w:lang w:val="en-GB"/>
          </w:rPr>
          <w:t xml:space="preserve">Thanks to the </w:t>
        </w:r>
      </w:ins>
      <w:ins w:id="1886" w:author="Ned Johnson" w:date="2019-05-14T10:51:00Z">
        <w:r w:rsidR="00256546">
          <w:rPr>
            <w:lang w:val="en-GB"/>
          </w:rPr>
          <w:t>matrix</w:t>
        </w:r>
      </w:ins>
      <w:ins w:id="1887" w:author="Ned Johnson" w:date="2019-05-14T10:52:00Z">
        <w:r w:rsidR="00256546">
          <w:rPr>
            <w:lang w:val="en-GB"/>
          </w:rPr>
          <w:t>,</w:t>
        </w:r>
      </w:ins>
      <w:ins w:id="1888" w:author="Ned Johnson" w:date="2019-05-14T10:51:00Z">
        <w:r w:rsidR="00256546">
          <w:rPr>
            <w:lang w:val="en-GB"/>
          </w:rPr>
          <w:t xml:space="preserve"> once created, we can </w:t>
        </w:r>
      </w:ins>
      <w:ins w:id="1889" w:author="Ned Johnson" w:date="2019-05-14T10:52:00Z">
        <w:r w:rsidR="00256546">
          <w:rPr>
            <w:lang w:val="en-GB"/>
          </w:rPr>
          <w:t>apply</w:t>
        </w:r>
      </w:ins>
      <w:ins w:id="1890" w:author="Ned Johnson" w:date="2019-05-14T10:51:00Z">
        <w:r w:rsidR="00256546">
          <w:rPr>
            <w:lang w:val="en-GB"/>
          </w:rPr>
          <w:t xml:space="preserve"> the UPGMA method in order to </w:t>
        </w:r>
      </w:ins>
      <w:ins w:id="1891" w:author="Ned Johnson" w:date="2019-05-14T10:52:00Z">
        <w:r w:rsidR="00256546">
          <w:rPr>
            <w:lang w:val="en-GB"/>
          </w:rPr>
          <w:t>create</w:t>
        </w:r>
      </w:ins>
      <w:ins w:id="1892" w:author="Ned Johnson" w:date="2019-05-14T10:51:00Z">
        <w:r w:rsidR="00256546">
          <w:rPr>
            <w:lang w:val="en-GB"/>
          </w:rPr>
          <w:t xml:space="preserve"> t</w:t>
        </w:r>
      </w:ins>
      <w:ins w:id="1893" w:author="Ned Johnson" w:date="2019-05-14T10:48:00Z">
        <w:r w:rsidR="00256546">
          <w:rPr>
            <w:lang w:val="en-GB"/>
          </w:rPr>
          <w:t>he clustering dendrogram.</w:t>
        </w:r>
      </w:ins>
    </w:p>
    <w:p w14:paraId="59945FAA" w14:textId="3E2CFFA7" w:rsidR="005C62D1" w:rsidRDefault="005C62D1">
      <w:pPr>
        <w:pStyle w:val="Paragraphedeliste"/>
        <w:numPr>
          <w:ilvl w:val="0"/>
          <w:numId w:val="26"/>
        </w:numPr>
        <w:rPr>
          <w:ins w:id="1894" w:author="Ned Johnson" w:date="2019-05-14T11:16:00Z"/>
          <w:lang w:val="en-GB"/>
        </w:rPr>
        <w:pPrChange w:id="1895" w:author="Ned Johnson" w:date="2019-05-14T10:59:00Z">
          <w:pPr/>
        </w:pPrChange>
      </w:pPr>
      <w:ins w:id="1896" w:author="Ned Johnson" w:date="2019-05-14T11:03:00Z">
        <w:r>
          <w:rPr>
            <w:lang w:val="en-GB"/>
          </w:rPr>
          <w:t xml:space="preserve">Now </w:t>
        </w:r>
      </w:ins>
      <w:ins w:id="1897" w:author="Ned Johnson" w:date="2019-05-14T11:04:00Z">
        <w:r>
          <w:rPr>
            <w:lang w:val="en-GB"/>
          </w:rPr>
          <w:t xml:space="preserve">complete </w:t>
        </w:r>
      </w:ins>
      <w:ins w:id="1898" w:author="Ned Johnson" w:date="2019-05-14T11:03:00Z">
        <w:r>
          <w:rPr>
            <w:lang w:val="en-GB"/>
          </w:rPr>
          <w:t xml:space="preserve">directory grouping all </w:t>
        </w:r>
      </w:ins>
      <w:ins w:id="1899" w:author="Ned Johnson" w:date="2019-05-14T11:04:00Z">
        <w:r>
          <w:rPr>
            <w:lang w:val="en-GB"/>
          </w:rPr>
          <w:t xml:space="preserve">the instance object and their class could be made to simplify the creation of </w:t>
        </w:r>
      </w:ins>
      <w:ins w:id="1900" w:author="Ned Johnson" w:date="2019-05-14T11:05:00Z">
        <w:r>
          <w:rPr>
            <w:lang w:val="en-GB"/>
          </w:rPr>
          <w:t>further</w:t>
        </w:r>
      </w:ins>
      <w:ins w:id="1901" w:author="Ned Johnson" w:date="2019-05-14T11:04:00Z">
        <w:r>
          <w:rPr>
            <w:lang w:val="en-GB"/>
          </w:rPr>
          <w:t xml:space="preserve"> user</w:t>
        </w:r>
      </w:ins>
      <w:ins w:id="1902" w:author="Ned Johnson" w:date="2019-05-14T11:05:00Z">
        <w:r>
          <w:rPr>
            <w:lang w:val="en-GB"/>
          </w:rPr>
          <w:t>s.</w:t>
        </w:r>
      </w:ins>
    </w:p>
    <w:p w14:paraId="5F588FCB" w14:textId="77777777" w:rsidR="000F65D8" w:rsidRDefault="000F65D8">
      <w:pPr>
        <w:pStyle w:val="Paragraphedeliste"/>
        <w:rPr>
          <w:ins w:id="1903" w:author="Ned Johnson" w:date="2019-05-14T11:11:00Z"/>
          <w:lang w:val="en-GB"/>
        </w:rPr>
        <w:pPrChange w:id="1904" w:author="Ned Johnson" w:date="2019-05-14T11:16:00Z">
          <w:pPr/>
        </w:pPrChange>
      </w:pPr>
    </w:p>
    <w:p w14:paraId="6EFEDE9B" w14:textId="52F40352" w:rsidR="000F65D8" w:rsidRDefault="005C62D1">
      <w:pPr>
        <w:pStyle w:val="Titre2"/>
        <w:rPr>
          <w:ins w:id="1905" w:author="Ned Johnson" w:date="2019-05-14T11:16:00Z"/>
          <w:lang w:val="en-GB"/>
        </w:rPr>
        <w:pPrChange w:id="1906" w:author="Ned Johnson" w:date="2019-05-14T11:16:00Z">
          <w:pPr/>
        </w:pPrChange>
      </w:pPr>
      <w:bookmarkStart w:id="1907" w:name="_Toc8726330"/>
      <w:ins w:id="1908" w:author="Ned Johnson" w:date="2019-05-14T11:00:00Z">
        <w:r>
          <w:rPr>
            <w:lang w:val="en-GB"/>
          </w:rPr>
          <w:t>Applied It on MISP?</w:t>
        </w:r>
      </w:ins>
      <w:bookmarkEnd w:id="1907"/>
    </w:p>
    <w:p w14:paraId="76304903" w14:textId="77777777" w:rsidR="000F65D8" w:rsidRPr="000F65D8" w:rsidRDefault="000F65D8">
      <w:pPr>
        <w:rPr>
          <w:ins w:id="1909" w:author="Ned Johnson" w:date="2019-05-14T10:18:00Z"/>
          <w:lang w:val="en-GB"/>
        </w:rPr>
      </w:pPr>
    </w:p>
    <w:p w14:paraId="0F9F8784" w14:textId="3C080A65" w:rsidR="007D3A2C" w:rsidRDefault="005C62D1">
      <w:pPr>
        <w:pStyle w:val="Paragraphedeliste"/>
        <w:numPr>
          <w:ilvl w:val="0"/>
          <w:numId w:val="27"/>
        </w:numPr>
        <w:rPr>
          <w:ins w:id="1910" w:author="Ned Johnson" w:date="2019-05-14T11:16:00Z"/>
          <w:lang w:val="en-GB"/>
        </w:rPr>
        <w:pPrChange w:id="1911" w:author="Ned Johnson" w:date="2019-05-14T11:01:00Z">
          <w:pPr/>
        </w:pPrChange>
      </w:pPr>
      <w:ins w:id="1912" w:author="Ned Johnson" w:date="2019-05-14T11:01:00Z">
        <w:r>
          <w:rPr>
            <w:lang w:val="en-GB"/>
          </w:rPr>
          <w:t>Thanks to the clustering dendrogram a</w:t>
        </w:r>
      </w:ins>
      <w:ins w:id="1913" w:author="Ned Johnson" w:date="2019-05-14T11:06:00Z">
        <w:r w:rsidR="002417E4">
          <w:rPr>
            <w:lang w:val="en-GB"/>
          </w:rPr>
          <w:t>nd the directory a user could made and choose a job created</w:t>
        </w:r>
      </w:ins>
      <w:ins w:id="1914" w:author="Ned Johnson" w:date="2019-05-14T11:08:00Z">
        <w:r w:rsidR="002417E4">
          <w:rPr>
            <w:lang w:val="en-GB"/>
          </w:rPr>
          <w:t xml:space="preserve"> or modify an existent object</w:t>
        </w:r>
      </w:ins>
      <w:ins w:id="1915" w:author="Ned Johnson" w:date="2019-05-14T11:06:00Z">
        <w:r w:rsidR="002417E4">
          <w:rPr>
            <w:lang w:val="en-GB"/>
          </w:rPr>
          <w:t>.</w:t>
        </w:r>
      </w:ins>
    </w:p>
    <w:p w14:paraId="1B83A74D" w14:textId="77777777" w:rsidR="000F65D8" w:rsidRDefault="000F65D8">
      <w:pPr>
        <w:pStyle w:val="Paragraphedeliste"/>
        <w:rPr>
          <w:ins w:id="1916" w:author="Ned Johnson" w:date="2019-05-14T11:07:00Z"/>
          <w:lang w:val="en-GB"/>
        </w:rPr>
        <w:pPrChange w:id="1917" w:author="Ned Johnson" w:date="2019-05-14T11:16:00Z">
          <w:pPr/>
        </w:pPrChange>
      </w:pPr>
    </w:p>
    <w:p w14:paraId="3441E317" w14:textId="29145A3E" w:rsidR="002417E4" w:rsidRDefault="002417E4">
      <w:pPr>
        <w:pStyle w:val="Paragraphedeliste"/>
        <w:numPr>
          <w:ilvl w:val="0"/>
          <w:numId w:val="27"/>
        </w:numPr>
        <w:rPr>
          <w:ins w:id="1918" w:author="Ned Johnson" w:date="2019-05-14T11:23:00Z"/>
          <w:lang w:val="en-GB"/>
        </w:rPr>
        <w:pPrChange w:id="1919" w:author="Ned Johnson" w:date="2019-05-14T11:01:00Z">
          <w:pPr/>
        </w:pPrChange>
      </w:pPr>
      <w:ins w:id="1920" w:author="Ned Johnson" w:date="2019-05-14T11:07:00Z">
        <w:r>
          <w:rPr>
            <w:lang w:val="en-GB"/>
          </w:rPr>
          <w:t xml:space="preserve">To simplify the creation </w:t>
        </w:r>
        <w:r w:rsidR="000F65D8">
          <w:rPr>
            <w:lang w:val="en-GB"/>
          </w:rPr>
          <w:t xml:space="preserve">of user, </w:t>
        </w:r>
        <w:r>
          <w:rPr>
            <w:lang w:val="en-GB"/>
          </w:rPr>
          <w:t>an alternate survey could be made as the</w:t>
        </w:r>
      </w:ins>
      <w:ins w:id="1921" w:author="Ned Johnson" w:date="2019-05-14T11:08:00Z">
        <w:r>
          <w:rPr>
            <w:lang w:val="en-GB"/>
          </w:rPr>
          <w:t xml:space="preserve"> </w:t>
        </w:r>
        <w:r w:rsidRPr="002417E4">
          <w:rPr>
            <w:lang w:val="en-GB"/>
          </w:rPr>
          <w:t>ICB Version 2: IPMA Competence Baseline</w:t>
        </w:r>
        <w:r>
          <w:rPr>
            <w:lang w:val="en-GB"/>
          </w:rPr>
          <w:t xml:space="preserve"> methods</w:t>
        </w:r>
      </w:ins>
      <w:ins w:id="1922" w:author="Ned Johnson" w:date="2019-05-14T11:07:00Z">
        <w:r>
          <w:rPr>
            <w:lang w:val="en-GB"/>
          </w:rPr>
          <w:t xml:space="preserve"> </w:t>
        </w:r>
      </w:ins>
    </w:p>
    <w:p w14:paraId="32F2B894" w14:textId="77777777" w:rsidR="000F65D8" w:rsidRPr="000F65D8" w:rsidRDefault="000F65D8">
      <w:pPr>
        <w:pStyle w:val="Paragraphedeliste"/>
        <w:rPr>
          <w:ins w:id="1923" w:author="Ned Johnson" w:date="2019-05-14T11:23:00Z"/>
          <w:lang w:val="en-GB"/>
        </w:rPr>
        <w:pPrChange w:id="1924" w:author="Ned Johnson" w:date="2019-05-14T11:23:00Z">
          <w:pPr>
            <w:pStyle w:val="Paragraphedeliste"/>
            <w:numPr>
              <w:numId w:val="27"/>
            </w:numPr>
            <w:ind w:hanging="360"/>
          </w:pPr>
        </w:pPrChange>
      </w:pPr>
    </w:p>
    <w:p w14:paraId="0CD6B4CC" w14:textId="24C77A53" w:rsidR="000F65D8" w:rsidRDefault="000F65D8">
      <w:pPr>
        <w:pStyle w:val="Paragraphedeliste"/>
        <w:numPr>
          <w:ilvl w:val="0"/>
          <w:numId w:val="27"/>
        </w:numPr>
        <w:rPr>
          <w:ins w:id="1925" w:author="Ned Johnson" w:date="2019-05-14T11:32:00Z"/>
          <w:lang w:val="en-GB"/>
        </w:rPr>
        <w:pPrChange w:id="1926" w:author="Ned Johnson" w:date="2019-05-14T11:01:00Z">
          <w:pPr/>
        </w:pPrChange>
      </w:pPr>
      <w:ins w:id="1927" w:author="Ned Johnson" w:date="2019-05-14T11:23:00Z">
        <w:r>
          <w:rPr>
            <w:lang w:val="en-GB"/>
          </w:rPr>
          <w:t xml:space="preserve">MISP present many </w:t>
        </w:r>
      </w:ins>
      <w:ins w:id="1928" w:author="Ned Johnson" w:date="2019-05-14T11:31:00Z">
        <w:r w:rsidR="006B6FF5">
          <w:rPr>
            <w:lang w:val="en-GB"/>
          </w:rPr>
          <w:t>different</w:t>
        </w:r>
      </w:ins>
      <w:ins w:id="1929" w:author="Ned Johnson" w:date="2019-05-14T11:23:00Z">
        <w:r>
          <w:rPr>
            <w:lang w:val="en-GB"/>
          </w:rPr>
          <w:t xml:space="preserve"> events, for each </w:t>
        </w:r>
      </w:ins>
      <w:ins w:id="1930" w:author="Ned Johnson" w:date="2019-05-14T11:24:00Z">
        <w:r>
          <w:rPr>
            <w:lang w:val="en-GB"/>
          </w:rPr>
          <w:t xml:space="preserve">representative </w:t>
        </w:r>
      </w:ins>
      <w:ins w:id="1931" w:author="Ned Johnson" w:date="2019-05-14T11:23:00Z">
        <w:r>
          <w:rPr>
            <w:lang w:val="en-GB"/>
          </w:rPr>
          <w:t>event</w:t>
        </w:r>
      </w:ins>
      <w:ins w:id="1932" w:author="Ned Johnson" w:date="2019-05-14T11:24:00Z">
        <w:r>
          <w:rPr>
            <w:lang w:val="en-GB"/>
          </w:rPr>
          <w:t>,</w:t>
        </w:r>
      </w:ins>
      <w:ins w:id="1933" w:author="Ned Johnson" w:date="2019-05-14T11:23:00Z">
        <w:r>
          <w:rPr>
            <w:lang w:val="en-GB"/>
          </w:rPr>
          <w:t xml:space="preserve"> we will must make a </w:t>
        </w:r>
      </w:ins>
      <w:ins w:id="1934" w:author="Ned Johnson" w:date="2019-05-14T11:24:00Z">
        <w:r>
          <w:rPr>
            <w:lang w:val="en-GB"/>
          </w:rPr>
          <w:t>template</w:t>
        </w:r>
      </w:ins>
      <w:ins w:id="1935" w:author="Ned Johnson" w:date="2019-05-14T11:25:00Z">
        <w:r>
          <w:rPr>
            <w:lang w:val="en-GB"/>
          </w:rPr>
          <w:t xml:space="preserve"> object</w:t>
        </w:r>
      </w:ins>
      <w:ins w:id="1936" w:author="Ned Johnson" w:date="2019-05-14T11:23:00Z">
        <w:r>
          <w:rPr>
            <w:lang w:val="en-GB"/>
          </w:rPr>
          <w:t xml:space="preserve"> for each particular type in order to represent </w:t>
        </w:r>
      </w:ins>
      <w:ins w:id="1937" w:author="Ned Johnson" w:date="2019-05-14T11:24:00Z">
        <w:r>
          <w:rPr>
            <w:lang w:val="en-GB"/>
          </w:rPr>
          <w:t>it with this methodology.</w:t>
        </w:r>
      </w:ins>
    </w:p>
    <w:p w14:paraId="3DF3A406" w14:textId="77777777" w:rsidR="00473570" w:rsidRPr="00473570" w:rsidRDefault="00473570">
      <w:pPr>
        <w:pStyle w:val="Paragraphedeliste"/>
        <w:rPr>
          <w:ins w:id="1938" w:author="Ned Johnson" w:date="2019-05-14T11:32:00Z"/>
          <w:lang w:val="en-GB"/>
        </w:rPr>
        <w:pPrChange w:id="1939" w:author="Ned Johnson" w:date="2019-05-14T11:32:00Z">
          <w:pPr>
            <w:pStyle w:val="Paragraphedeliste"/>
            <w:numPr>
              <w:numId w:val="27"/>
            </w:numPr>
            <w:ind w:hanging="360"/>
          </w:pPr>
        </w:pPrChange>
      </w:pPr>
    </w:p>
    <w:p w14:paraId="13AC7D20" w14:textId="4E183E0B" w:rsidR="00473570" w:rsidRPr="005C62D1" w:rsidRDefault="00473570">
      <w:pPr>
        <w:pStyle w:val="Paragraphedeliste"/>
        <w:numPr>
          <w:ilvl w:val="1"/>
          <w:numId w:val="27"/>
        </w:numPr>
        <w:rPr>
          <w:ins w:id="1940" w:author="Ned Johnson" w:date="2019-05-14T10:17:00Z"/>
          <w:lang w:val="en-GB"/>
        </w:rPr>
        <w:pPrChange w:id="1941" w:author="Ned Johnson" w:date="2019-05-14T11:32:00Z">
          <w:pPr/>
        </w:pPrChange>
      </w:pPr>
      <w:ins w:id="1942" w:author="Ned Johnson" w:date="2019-05-14T11:32:00Z">
        <w:r>
          <w:rPr>
            <w:lang w:val="en-GB"/>
          </w:rPr>
          <w:t xml:space="preserve">Bugyo and risk </w:t>
        </w:r>
      </w:ins>
      <w:ins w:id="1943" w:author="Ned Johnson" w:date="2019-05-14T11:33:00Z">
        <w:r>
          <w:rPr>
            <w:lang w:val="en-GB"/>
          </w:rPr>
          <w:t>governance</w:t>
        </w:r>
      </w:ins>
      <w:ins w:id="1944" w:author="Ned Johnson" w:date="2019-05-14T11:32:00Z">
        <w:r>
          <w:rPr>
            <w:lang w:val="en-GB"/>
          </w:rPr>
          <w:t xml:space="preserve"> are added to apply a security approach to the </w:t>
        </w:r>
      </w:ins>
      <w:ins w:id="1945" w:author="Ned Johnson" w:date="2019-05-14T11:33:00Z">
        <w:r>
          <w:rPr>
            <w:lang w:val="en-GB"/>
          </w:rPr>
          <w:t>taxonomy</w:t>
        </w:r>
      </w:ins>
      <w:ins w:id="1946" w:author="Ned Johnson" w:date="2019-05-14T11:32:00Z">
        <w:r>
          <w:rPr>
            <w:lang w:val="en-GB"/>
          </w:rPr>
          <w:t xml:space="preserve"> </w:t>
        </w:r>
      </w:ins>
    </w:p>
    <w:p w14:paraId="42F272E4" w14:textId="77777777" w:rsidR="007D3A2C" w:rsidRDefault="007D3A2C">
      <w:pPr>
        <w:rPr>
          <w:ins w:id="1947" w:author="Ned Johnson" w:date="2019-05-14T10:16:00Z"/>
          <w:lang w:val="en-GB"/>
        </w:rPr>
      </w:pPr>
    </w:p>
    <w:p w14:paraId="3C9E15E0" w14:textId="1DD05320" w:rsidR="007D3A2C" w:rsidRDefault="007D3A2C">
      <w:pPr>
        <w:rPr>
          <w:ins w:id="1948" w:author="Ned Johnson" w:date="2019-05-14T10:16:00Z"/>
          <w:lang w:val="en-GB"/>
        </w:rPr>
      </w:pPr>
    </w:p>
    <w:p w14:paraId="5C11C412" w14:textId="77777777" w:rsidR="007D3A2C" w:rsidRPr="007D3A2C" w:rsidRDefault="007D3A2C">
      <w:pPr>
        <w:rPr>
          <w:ins w:id="1949" w:author="Ned Johnson" w:date="2019-05-14T10:16:00Z"/>
          <w:lang w:val="en-GB"/>
        </w:rPr>
      </w:pPr>
    </w:p>
    <w:p w14:paraId="6ED142FD" w14:textId="544898CE" w:rsidR="00833166" w:rsidRDefault="007D3A2C">
      <w:pPr>
        <w:pStyle w:val="Titre2"/>
        <w:rPr>
          <w:ins w:id="1950" w:author="Ned Johnson" w:date="2019-05-14T11:39:00Z"/>
          <w:lang w:val="en-GB"/>
        </w:rPr>
        <w:pPrChange w:id="1951" w:author="Ned Johnson" w:date="2019-05-14T11:39:00Z">
          <w:pPr/>
        </w:pPrChange>
      </w:pPr>
      <w:ins w:id="1952" w:author="Ned Johnson" w:date="2019-05-14T10:16:00Z">
        <w:r>
          <w:rPr>
            <w:lang w:val="en-GB"/>
          </w:rPr>
          <w:br w:type="page"/>
        </w:r>
      </w:ins>
      <w:ins w:id="1953" w:author="Ned Johnson" w:date="2019-05-14T11:39:00Z">
        <w:r w:rsidR="00833166">
          <w:rPr>
            <w:lang w:val="en-GB"/>
          </w:rPr>
          <w:lastRenderedPageBreak/>
          <w:t xml:space="preserve">Example </w:t>
        </w:r>
      </w:ins>
    </w:p>
    <w:p w14:paraId="73CFB2D2" w14:textId="64D19DE2" w:rsidR="00833166" w:rsidRDefault="00833166">
      <w:pPr>
        <w:rPr>
          <w:ins w:id="1954" w:author="Ned Johnson" w:date="2019-05-14T11:40:00Z"/>
          <w:lang w:val="en-GB"/>
        </w:rPr>
      </w:pPr>
    </w:p>
    <w:p w14:paraId="58A2E67A" w14:textId="77777777" w:rsidR="00833166" w:rsidRDefault="00833166">
      <w:pPr>
        <w:rPr>
          <w:ins w:id="1955" w:author="Ned Johnson" w:date="2019-05-14T11:39:00Z"/>
          <w:lang w:val="en-GB"/>
        </w:rPr>
      </w:pPr>
    </w:p>
    <w:p w14:paraId="49C31950" w14:textId="370FCA46" w:rsidR="00833166" w:rsidRDefault="00833166">
      <w:pPr>
        <w:rPr>
          <w:ins w:id="1956" w:author="Ned Johnson" w:date="2019-05-14T11:39:00Z"/>
          <w:lang w:val="en-GB"/>
        </w:rPr>
      </w:pPr>
      <w:ins w:id="1957" w:author="Ned Johnson" w:date="2019-05-14T11:39:00Z">
        <w:r>
          <w:rPr>
            <w:lang w:val="en-GB"/>
          </w:rPr>
          <w:br w:type="page"/>
        </w:r>
      </w:ins>
    </w:p>
    <w:p w14:paraId="60860E31" w14:textId="76CCCC2B" w:rsidR="00132216" w:rsidRPr="00342D61" w:rsidDel="007D3A2C" w:rsidRDefault="00132216">
      <w:pPr>
        <w:pStyle w:val="Titre1"/>
        <w:rPr>
          <w:del w:id="1958" w:author="Ned Johnson" w:date="2019-05-14T10:26:00Z"/>
        </w:rPr>
        <w:pPrChange w:id="1959" w:author="Ned Johnson" w:date="2019-05-14T11:34:00Z">
          <w:pPr/>
        </w:pPrChange>
      </w:pPr>
    </w:p>
    <w:p w14:paraId="2198657A" w14:textId="60144B58" w:rsidR="00182576" w:rsidRPr="00342D61" w:rsidDel="007D3A2C" w:rsidRDefault="00182576">
      <w:pPr>
        <w:pStyle w:val="Titre1"/>
        <w:rPr>
          <w:del w:id="1960" w:author="Ned Johnson" w:date="2019-05-14T10:27:00Z"/>
        </w:rPr>
      </w:pPr>
      <w:del w:id="1961" w:author="Ned Johnson" w:date="2019-05-14T10:27:00Z">
        <w:r w:rsidRPr="00342D61" w:rsidDel="007D3A2C">
          <w:delText>Exemple</w:delText>
        </w:r>
      </w:del>
      <w:ins w:id="1962" w:author="herrmannfrancine@gmail.com" w:date="2019-05-10T13:54:00Z">
        <w:del w:id="1963" w:author="Ned Johnson" w:date="2019-05-14T10:27:00Z">
          <w:r w:rsidR="00A7363F" w:rsidRPr="00342D61" w:rsidDel="007D3A2C">
            <w:delText>Example</w:delText>
          </w:r>
        </w:del>
      </w:ins>
      <w:del w:id="1964" w:author="Ned Johnson" w:date="2019-05-14T10:27:00Z">
        <w:r w:rsidRPr="00342D61" w:rsidDel="007D3A2C">
          <w:delText xml:space="preserve"> d'une </w:delText>
        </w:r>
      </w:del>
      <w:ins w:id="1965" w:author="herrmannfrancine@gmail.com" w:date="2019-05-10T13:54:00Z">
        <w:del w:id="1966" w:author="Ned Johnson" w:date="2019-05-14T10:27:00Z">
          <w:r w:rsidR="00A7363F" w:rsidDel="007D3A2C">
            <w:delText>of an</w:delText>
          </w:r>
          <w:r w:rsidR="00A7363F" w:rsidRPr="00342D61" w:rsidDel="007D3A2C">
            <w:delText xml:space="preserve"> </w:delText>
          </w:r>
        </w:del>
      </w:ins>
      <w:ins w:id="1967" w:author="herrmannfrancine@gmail.com" w:date="2019-05-10T13:55:00Z">
        <w:del w:id="1968" w:author="Ned Johnson" w:date="2019-05-14T10:27:00Z">
          <w:r w:rsidR="00A7363F" w:rsidRPr="00342D61" w:rsidDel="007D3A2C">
            <w:delText>administrative</w:delText>
          </w:r>
          <w:r w:rsidR="00A7363F" w:rsidDel="007D3A2C">
            <w:delText xml:space="preserve"> </w:delText>
          </w:r>
        </w:del>
      </w:ins>
      <w:del w:id="1969" w:author="Ned Johnson" w:date="2019-05-14T10:27:00Z">
        <w:r w:rsidRPr="00342D61" w:rsidDel="007D3A2C">
          <w:delText>entreprise</w:delText>
        </w:r>
      </w:del>
      <w:ins w:id="1970" w:author="herrmannfrancine@gmail.com" w:date="2019-05-10T13:55:00Z">
        <w:del w:id="1971" w:author="Ned Johnson" w:date="2019-05-14T10:27:00Z">
          <w:r w:rsidR="00A7363F" w:rsidRPr="00342D61" w:rsidDel="007D3A2C">
            <w:delText>enterprise</w:delText>
          </w:r>
        </w:del>
      </w:ins>
      <w:del w:id="1972" w:author="Ned Johnson" w:date="2019-05-14T10:27:00Z">
        <w:r w:rsidRPr="00342D61" w:rsidDel="007D3A2C">
          <w:delText xml:space="preserve"> administratif</w:delText>
        </w:r>
      </w:del>
    </w:p>
    <w:p w14:paraId="6E79C6CB" w14:textId="199AA479" w:rsidR="00182576" w:rsidRPr="00342D61" w:rsidDel="006479F9" w:rsidRDefault="00182576">
      <w:pPr>
        <w:pStyle w:val="Titre1"/>
        <w:rPr>
          <w:del w:id="1973" w:author="Ned Johnson" w:date="2019-05-13T00:35:00Z"/>
        </w:rPr>
        <w:pPrChange w:id="1974" w:author="Ned Johnson" w:date="2019-05-14T11:34:00Z">
          <w:pPr>
            <w:pStyle w:val="Paragraphedeliste"/>
            <w:numPr>
              <w:numId w:val="18"/>
            </w:numPr>
            <w:ind w:hanging="360"/>
          </w:pPr>
        </w:pPrChange>
      </w:pPr>
      <w:del w:id="1975" w:author="Ned Johnson" w:date="2019-05-13T00:35:00Z">
        <w:r w:rsidRPr="00342D61" w:rsidDel="006479F9">
          <w:delText xml:space="preserve">Service financier </w:delText>
        </w:r>
      </w:del>
    </w:p>
    <w:p w14:paraId="50CC52E8" w14:textId="5CA4817C" w:rsidR="00182576" w:rsidRPr="00342D61" w:rsidDel="006479F9" w:rsidRDefault="00182576">
      <w:pPr>
        <w:pStyle w:val="Titre1"/>
        <w:rPr>
          <w:del w:id="1976" w:author="Ned Johnson" w:date="2019-05-13T00:35:00Z"/>
        </w:rPr>
        <w:pPrChange w:id="1977" w:author="Ned Johnson" w:date="2019-05-14T11:34:00Z">
          <w:pPr>
            <w:pStyle w:val="Paragraphedeliste"/>
            <w:numPr>
              <w:ilvl w:val="1"/>
              <w:numId w:val="18"/>
            </w:numPr>
            <w:ind w:left="1440" w:hanging="360"/>
          </w:pPr>
        </w:pPrChange>
      </w:pPr>
      <w:del w:id="1978" w:author="Ned Johnson" w:date="2019-05-13T00:35:00Z">
        <w:r w:rsidRPr="00342D61" w:rsidDel="006479F9">
          <w:delText xml:space="preserve">Comptable </w:delText>
        </w:r>
      </w:del>
    </w:p>
    <w:p w14:paraId="49955D2E" w14:textId="2E084F7C" w:rsidR="00182576" w:rsidRPr="00342D61" w:rsidDel="006479F9" w:rsidRDefault="00182576">
      <w:pPr>
        <w:pStyle w:val="Titre1"/>
        <w:rPr>
          <w:del w:id="1979" w:author="Ned Johnson" w:date="2019-05-13T00:35:00Z"/>
        </w:rPr>
        <w:pPrChange w:id="1980" w:author="Ned Johnson" w:date="2019-05-14T11:34:00Z">
          <w:pPr>
            <w:pStyle w:val="Paragraphedeliste"/>
            <w:numPr>
              <w:ilvl w:val="1"/>
              <w:numId w:val="18"/>
            </w:numPr>
            <w:ind w:left="1440" w:hanging="360"/>
          </w:pPr>
        </w:pPrChange>
      </w:pPr>
      <w:del w:id="1981" w:author="Ned Johnson" w:date="2019-05-13T00:35:00Z">
        <w:r w:rsidRPr="00342D61" w:rsidDel="006479F9">
          <w:delText>Expert-comptable</w:delText>
        </w:r>
      </w:del>
    </w:p>
    <w:p w14:paraId="022491D2" w14:textId="0FDE0EEF" w:rsidR="00182576" w:rsidRPr="00342D61" w:rsidDel="006479F9" w:rsidRDefault="00182576">
      <w:pPr>
        <w:pStyle w:val="Titre1"/>
        <w:rPr>
          <w:del w:id="1982" w:author="Ned Johnson" w:date="2019-05-13T00:35:00Z"/>
        </w:rPr>
        <w:pPrChange w:id="1983" w:author="Ned Johnson" w:date="2019-05-14T11:34:00Z">
          <w:pPr>
            <w:pStyle w:val="Paragraphedeliste"/>
            <w:numPr>
              <w:ilvl w:val="1"/>
              <w:numId w:val="18"/>
            </w:numPr>
            <w:ind w:left="1440" w:hanging="360"/>
          </w:pPr>
        </w:pPrChange>
      </w:pPr>
      <w:del w:id="1984" w:author="Ned Johnson" w:date="2019-05-13T00:35:00Z">
        <w:r w:rsidRPr="00342D61" w:rsidDel="006479F9">
          <w:delText>Avocat fiscaliste</w:delText>
        </w:r>
      </w:del>
    </w:p>
    <w:p w14:paraId="4FFACC2D" w14:textId="54EF93DB" w:rsidR="00182576" w:rsidRPr="00342D61" w:rsidDel="006479F9" w:rsidRDefault="00182576">
      <w:pPr>
        <w:pStyle w:val="Titre1"/>
        <w:rPr>
          <w:del w:id="1985" w:author="Ned Johnson" w:date="2019-05-13T00:35:00Z"/>
        </w:rPr>
        <w:pPrChange w:id="1986" w:author="Ned Johnson" w:date="2019-05-14T11:34:00Z">
          <w:pPr>
            <w:pStyle w:val="Paragraphedeliste"/>
            <w:numPr>
              <w:numId w:val="18"/>
            </w:numPr>
            <w:ind w:hanging="360"/>
          </w:pPr>
        </w:pPrChange>
      </w:pPr>
      <w:del w:id="1987" w:author="Ned Johnson" w:date="2019-05-13T00:35:00Z">
        <w:r w:rsidRPr="00342D61" w:rsidDel="006479F9">
          <w:delText>Service administratif</w:delText>
        </w:r>
      </w:del>
    </w:p>
    <w:p w14:paraId="6377BE9A" w14:textId="060818C5" w:rsidR="00182576" w:rsidRPr="00342D61" w:rsidDel="006479F9" w:rsidRDefault="00182576">
      <w:pPr>
        <w:pStyle w:val="Titre1"/>
        <w:rPr>
          <w:del w:id="1988" w:author="Ned Johnson" w:date="2019-05-13T00:35:00Z"/>
        </w:rPr>
        <w:pPrChange w:id="1989" w:author="Ned Johnson" w:date="2019-05-14T11:34:00Z">
          <w:pPr>
            <w:pStyle w:val="Paragraphedeliste"/>
            <w:numPr>
              <w:ilvl w:val="1"/>
              <w:numId w:val="18"/>
            </w:numPr>
            <w:ind w:left="1440" w:hanging="360"/>
          </w:pPr>
        </w:pPrChange>
      </w:pPr>
      <w:del w:id="1990" w:author="Ned Johnson" w:date="2019-05-13T00:35:00Z">
        <w:r w:rsidRPr="00342D61" w:rsidDel="006479F9">
          <w:delText>Consultant tactique administratif</w:delText>
        </w:r>
      </w:del>
    </w:p>
    <w:p w14:paraId="03D80C24" w14:textId="7FAAF9BB" w:rsidR="00182576" w:rsidRPr="00342D61" w:rsidDel="006479F9" w:rsidRDefault="00182576">
      <w:pPr>
        <w:pStyle w:val="Titre1"/>
        <w:rPr>
          <w:del w:id="1991" w:author="Ned Johnson" w:date="2019-05-13T00:35:00Z"/>
        </w:rPr>
        <w:pPrChange w:id="1992" w:author="Ned Johnson" w:date="2019-05-14T11:34:00Z">
          <w:pPr>
            <w:pStyle w:val="Paragraphedeliste"/>
            <w:numPr>
              <w:ilvl w:val="1"/>
              <w:numId w:val="18"/>
            </w:numPr>
            <w:ind w:left="1440" w:hanging="360"/>
          </w:pPr>
        </w:pPrChange>
      </w:pPr>
      <w:del w:id="1993" w:author="Ned Johnson" w:date="2019-05-13T00:35:00Z">
        <w:r w:rsidRPr="00342D61" w:rsidDel="006479F9">
          <w:delText>Avocat pénaliste</w:delText>
        </w:r>
      </w:del>
    </w:p>
    <w:p w14:paraId="74216BD3" w14:textId="4F38B0B4" w:rsidR="006479F9" w:rsidRPr="006479F9" w:rsidDel="007D3A2C" w:rsidRDefault="00182576">
      <w:pPr>
        <w:pStyle w:val="Titre1"/>
        <w:rPr>
          <w:del w:id="1994" w:author="Ned Johnson" w:date="2019-05-14T10:27:00Z"/>
        </w:rPr>
        <w:pPrChange w:id="1995" w:author="Ned Johnson" w:date="2019-05-14T11:34:00Z">
          <w:pPr>
            <w:pStyle w:val="Paragraphedeliste"/>
            <w:numPr>
              <w:numId w:val="18"/>
            </w:numPr>
            <w:ind w:hanging="360"/>
          </w:pPr>
        </w:pPrChange>
      </w:pPr>
      <w:del w:id="1996" w:author="Ned Johnson" w:date="2019-05-13T00:35:00Z">
        <w:r w:rsidRPr="00342D61" w:rsidDel="006479F9">
          <w:delText>Secrétaire</w:delText>
        </w:r>
      </w:del>
    </w:p>
    <w:p w14:paraId="18B9C929" w14:textId="4CDFD6DC" w:rsidR="00182576" w:rsidRPr="00342D61" w:rsidDel="007D3A2C" w:rsidRDefault="00182576">
      <w:pPr>
        <w:pStyle w:val="Titre1"/>
        <w:rPr>
          <w:del w:id="1997" w:author="Ned Johnson" w:date="2019-05-14T10:27:00Z"/>
        </w:rPr>
        <w:pPrChange w:id="1998" w:author="Ned Johnson" w:date="2019-05-14T11:34:00Z">
          <w:pPr/>
        </w:pPrChange>
      </w:pPr>
    </w:p>
    <w:p w14:paraId="2A66D86D" w14:textId="34CD38E1" w:rsidR="00182576" w:rsidRPr="00342D61" w:rsidDel="007D3A2C" w:rsidRDefault="00182576">
      <w:pPr>
        <w:pStyle w:val="Titre1"/>
        <w:rPr>
          <w:del w:id="1999" w:author="Ned Johnson" w:date="2019-05-14T10:27:00Z"/>
        </w:rPr>
        <w:pPrChange w:id="2000" w:author="Ned Johnson" w:date="2019-05-14T11:34:00Z">
          <w:pPr>
            <w:pStyle w:val="Paragraphedeliste"/>
            <w:numPr>
              <w:numId w:val="18"/>
            </w:numPr>
            <w:ind w:left="360" w:hanging="360"/>
          </w:pPr>
        </w:pPrChange>
      </w:pPr>
      <w:del w:id="2001" w:author="Ned Johnson" w:date="2019-05-13T00:36:00Z">
        <w:r w:rsidRPr="00342D61" w:rsidDel="006479F9">
          <w:delText xml:space="preserve">Comptable </w:delText>
        </w:r>
      </w:del>
      <w:del w:id="2002" w:author="Ned Johnson" w:date="2019-05-14T10:27:00Z">
        <w:r w:rsidRPr="00342D61" w:rsidDel="007D3A2C">
          <w:delText>:</w:delText>
        </w:r>
      </w:del>
    </w:p>
    <w:p w14:paraId="46899FB8" w14:textId="43707BDD" w:rsidR="00182576" w:rsidRPr="001266F8" w:rsidDel="006479F9" w:rsidRDefault="00182576">
      <w:pPr>
        <w:pStyle w:val="Titre1"/>
        <w:rPr>
          <w:del w:id="2003" w:author="Ned Johnson" w:date="2019-05-13T00:36:00Z"/>
          <w:rPrChange w:id="2004" w:author="herrmannfrancine@gmail.com" w:date="2019-05-10T12:57:00Z">
            <w:rPr>
              <w:del w:id="2005" w:author="Ned Johnson" w:date="2019-05-13T00:36:00Z"/>
              <w:lang w:val="en-GB"/>
            </w:rPr>
          </w:rPrChange>
        </w:rPr>
        <w:pPrChange w:id="2006" w:author="Ned Johnson" w:date="2019-05-14T11:34:00Z">
          <w:pPr>
            <w:pStyle w:val="Paragraphedeliste"/>
            <w:numPr>
              <w:numId w:val="18"/>
            </w:numPr>
            <w:ind w:hanging="360"/>
          </w:pPr>
        </w:pPrChange>
      </w:pPr>
      <w:del w:id="2007" w:author="Ned Johnson" w:date="2019-05-13T00:36:00Z">
        <w:r w:rsidRPr="001266F8" w:rsidDel="006479F9">
          <w:rPr>
            <w:rPrChange w:id="2008" w:author="herrmannfrancine@gmail.com" w:date="2019-05-10T12:57:00Z">
              <w:rPr>
                <w:lang w:val="en-GB"/>
              </w:rPr>
            </w:rPrChange>
          </w:rPr>
          <w:delText>Il assure la traduction des flux de l’activité économique et financière d’un organisme par la tenue de comptes, dans le respect du plan comptable général et des normes internationales.</w:delText>
        </w:r>
      </w:del>
    </w:p>
    <w:p w14:paraId="28C132AF" w14:textId="57ACF626" w:rsidR="00182576" w:rsidRPr="001266F8" w:rsidDel="006479F9" w:rsidRDefault="00182576">
      <w:pPr>
        <w:pStyle w:val="Titre1"/>
        <w:rPr>
          <w:del w:id="2009" w:author="Ned Johnson" w:date="2019-05-13T00:36:00Z"/>
          <w:rPrChange w:id="2010" w:author="herrmannfrancine@gmail.com" w:date="2019-05-10T12:57:00Z">
            <w:rPr>
              <w:del w:id="2011" w:author="Ned Johnson" w:date="2019-05-13T00:36:00Z"/>
              <w:lang w:val="en-GB"/>
            </w:rPr>
          </w:rPrChange>
        </w:rPr>
        <w:pPrChange w:id="2012" w:author="Ned Johnson" w:date="2019-05-14T11:34:00Z">
          <w:pPr>
            <w:pStyle w:val="Paragraphedeliste"/>
            <w:numPr>
              <w:ilvl w:val="1"/>
              <w:numId w:val="18"/>
            </w:numPr>
            <w:ind w:left="1440" w:hanging="360"/>
          </w:pPr>
        </w:pPrChange>
      </w:pPr>
      <w:del w:id="2013" w:author="Ned Johnson" w:date="2019-05-13T00:36:00Z">
        <w:r w:rsidRPr="001266F8" w:rsidDel="006479F9">
          <w:rPr>
            <w:rPrChange w:id="2014" w:author="herrmannfrancine@gmail.com" w:date="2019-05-10T12:57:00Z">
              <w:rPr>
                <w:lang w:val="en-GB"/>
              </w:rPr>
            </w:rPrChange>
          </w:rPr>
          <w:delText xml:space="preserve">Il assure le contrôle des comptes et leurs analyses. </w:delText>
        </w:r>
      </w:del>
    </w:p>
    <w:p w14:paraId="16C21913" w14:textId="62CAE2CA" w:rsidR="00182576" w:rsidRPr="001266F8" w:rsidDel="006479F9" w:rsidRDefault="00182576">
      <w:pPr>
        <w:pStyle w:val="Titre1"/>
        <w:rPr>
          <w:del w:id="2015" w:author="Ned Johnson" w:date="2019-05-13T00:37:00Z"/>
          <w:rPrChange w:id="2016" w:author="herrmannfrancine@gmail.com" w:date="2019-05-10T12:57:00Z">
            <w:rPr>
              <w:del w:id="2017" w:author="Ned Johnson" w:date="2019-05-13T00:37:00Z"/>
              <w:lang w:val="en-GB"/>
            </w:rPr>
          </w:rPrChange>
        </w:rPr>
        <w:pPrChange w:id="2018" w:author="Ned Johnson" w:date="2019-05-14T11:34:00Z">
          <w:pPr>
            <w:pStyle w:val="Paragraphedeliste"/>
            <w:numPr>
              <w:ilvl w:val="1"/>
              <w:numId w:val="18"/>
            </w:numPr>
            <w:ind w:left="1440" w:hanging="360"/>
          </w:pPr>
        </w:pPrChange>
      </w:pPr>
      <w:del w:id="2019" w:author="Ned Johnson" w:date="2019-05-13T00:37:00Z">
        <w:r w:rsidRPr="001266F8" w:rsidDel="006479F9">
          <w:rPr>
            <w:rPrChange w:id="2020" w:author="herrmannfrancine@gmail.com" w:date="2019-05-10T12:57:00Z">
              <w:rPr>
                <w:lang w:val="en-GB"/>
              </w:rPr>
            </w:rPrChange>
          </w:rPr>
          <w:delText>Il peut être spécialisé sur le suivi des recettes (comptable client) ou des dépenses (comptable fournisseur).</w:delText>
        </w:r>
      </w:del>
    </w:p>
    <w:p w14:paraId="2F48BBE7" w14:textId="1B0CD266" w:rsidR="00182576" w:rsidRPr="001266F8" w:rsidDel="006479F9" w:rsidRDefault="00182576">
      <w:pPr>
        <w:pStyle w:val="Titre1"/>
        <w:rPr>
          <w:del w:id="2021" w:author="Ned Johnson" w:date="2019-05-13T00:37:00Z"/>
          <w:rPrChange w:id="2022" w:author="herrmannfrancine@gmail.com" w:date="2019-05-10T12:57:00Z">
            <w:rPr>
              <w:del w:id="2023" w:author="Ned Johnson" w:date="2019-05-13T00:37:00Z"/>
              <w:lang w:val="en-GB"/>
            </w:rPr>
          </w:rPrChange>
        </w:rPr>
        <w:pPrChange w:id="2024" w:author="Ned Johnson" w:date="2019-05-14T11:34:00Z">
          <w:pPr>
            <w:pStyle w:val="Paragraphedeliste"/>
            <w:numPr>
              <w:ilvl w:val="1"/>
              <w:numId w:val="18"/>
            </w:numPr>
            <w:ind w:left="1440" w:hanging="360"/>
          </w:pPr>
        </w:pPrChange>
      </w:pPr>
      <w:del w:id="2025" w:author="Ned Johnson" w:date="2019-05-13T00:37:00Z">
        <w:r w:rsidRPr="001266F8" w:rsidDel="006479F9">
          <w:rPr>
            <w:rPrChange w:id="2026" w:author="herrmannfrancine@gmail.com" w:date="2019-05-10T12:57:00Z">
              <w:rPr>
                <w:lang w:val="en-GB"/>
              </w:rPr>
            </w:rPrChange>
          </w:rPr>
          <w:delText>Il exerce son activité en freelance ou est salarié d’un cabinet d’expert-comptable ou d’une entreprise.</w:delText>
        </w:r>
      </w:del>
    </w:p>
    <w:p w14:paraId="145D6A22" w14:textId="06E47502" w:rsidR="00182576" w:rsidRPr="00342D61" w:rsidDel="007D3A2C" w:rsidRDefault="00182576">
      <w:pPr>
        <w:pStyle w:val="Titre1"/>
        <w:rPr>
          <w:del w:id="2027" w:author="Ned Johnson" w:date="2019-05-14T10:27:00Z"/>
        </w:rPr>
        <w:pPrChange w:id="2028" w:author="Ned Johnson" w:date="2019-05-14T11:34:00Z">
          <w:pPr>
            <w:pStyle w:val="Paragraphedeliste"/>
            <w:numPr>
              <w:numId w:val="18"/>
            </w:numPr>
            <w:ind w:left="360" w:hanging="360"/>
          </w:pPr>
        </w:pPrChange>
      </w:pPr>
      <w:del w:id="2029" w:author="Ned Johnson" w:date="2019-05-13T00:36:00Z">
        <w:r w:rsidRPr="00342D61" w:rsidDel="006479F9">
          <w:delText xml:space="preserve">Expert-comptable </w:delText>
        </w:r>
      </w:del>
      <w:del w:id="2030" w:author="Ned Johnson" w:date="2019-05-14T10:27:00Z">
        <w:r w:rsidRPr="00342D61" w:rsidDel="007D3A2C">
          <w:delText>:</w:delText>
        </w:r>
      </w:del>
    </w:p>
    <w:p w14:paraId="5EBD4C54" w14:textId="327B8B93" w:rsidR="00182576" w:rsidRPr="001266F8" w:rsidDel="006479F9" w:rsidRDefault="00182576">
      <w:pPr>
        <w:pStyle w:val="Titre1"/>
        <w:rPr>
          <w:del w:id="2031" w:author="Ned Johnson" w:date="2019-05-13T00:38:00Z"/>
          <w:rPrChange w:id="2032" w:author="herrmannfrancine@gmail.com" w:date="2019-05-10T12:57:00Z">
            <w:rPr>
              <w:del w:id="2033" w:author="Ned Johnson" w:date="2019-05-13T00:38:00Z"/>
              <w:lang w:val="en-GB"/>
            </w:rPr>
          </w:rPrChange>
        </w:rPr>
        <w:pPrChange w:id="2034" w:author="Ned Johnson" w:date="2019-05-14T11:34:00Z">
          <w:pPr>
            <w:pStyle w:val="Paragraphedeliste"/>
            <w:numPr>
              <w:ilvl w:val="1"/>
              <w:numId w:val="18"/>
            </w:numPr>
            <w:ind w:left="1440" w:hanging="360"/>
          </w:pPr>
        </w:pPrChange>
      </w:pPr>
      <w:del w:id="2035" w:author="Ned Johnson" w:date="2019-05-13T00:38:00Z">
        <w:r w:rsidRPr="001266F8" w:rsidDel="006479F9">
          <w:rPr>
            <w:rPrChange w:id="2036" w:author="herrmannfrancine@gmail.com" w:date="2019-05-10T12:57:00Z">
              <w:rPr>
                <w:lang w:val="en-GB"/>
              </w:rPr>
            </w:rPrChange>
          </w:rPr>
          <w:delText>Il arrête les comptes d’une entreprise et assure la régularité et la fiabilité des comptes dont il a la responsabilité.</w:delText>
        </w:r>
      </w:del>
    </w:p>
    <w:p w14:paraId="1F261247" w14:textId="393E5FB5" w:rsidR="00182576" w:rsidRPr="001266F8" w:rsidDel="006479F9" w:rsidRDefault="00182576">
      <w:pPr>
        <w:pStyle w:val="Titre1"/>
        <w:rPr>
          <w:del w:id="2037" w:author="Ned Johnson" w:date="2019-05-13T00:38:00Z"/>
          <w:rPrChange w:id="2038" w:author="herrmannfrancine@gmail.com" w:date="2019-05-10T12:57:00Z">
            <w:rPr>
              <w:del w:id="2039" w:author="Ned Johnson" w:date="2019-05-13T00:38:00Z"/>
              <w:lang w:val="en-GB"/>
            </w:rPr>
          </w:rPrChange>
        </w:rPr>
        <w:pPrChange w:id="2040" w:author="Ned Johnson" w:date="2019-05-14T11:34:00Z">
          <w:pPr>
            <w:pStyle w:val="Paragraphedeliste"/>
            <w:numPr>
              <w:ilvl w:val="1"/>
              <w:numId w:val="18"/>
            </w:numPr>
            <w:ind w:left="1440" w:hanging="360"/>
          </w:pPr>
        </w:pPrChange>
      </w:pPr>
      <w:del w:id="2041" w:author="Ned Johnson" w:date="2019-05-13T00:38:00Z">
        <w:r w:rsidRPr="001266F8" w:rsidDel="006479F9">
          <w:rPr>
            <w:rPrChange w:id="2042" w:author="herrmannfrancine@gmail.com" w:date="2019-05-10T12:57:00Z">
              <w:rPr>
                <w:lang w:val="en-GB"/>
              </w:rPr>
            </w:rPrChange>
          </w:rPr>
          <w:delText>Il est consulté en matière de gestion, d’organisation, de droit fiscal et de droit social.</w:delText>
        </w:r>
      </w:del>
    </w:p>
    <w:p w14:paraId="1297E684" w14:textId="086C3847" w:rsidR="00182576" w:rsidRPr="001266F8" w:rsidDel="001B3498" w:rsidRDefault="00182576">
      <w:pPr>
        <w:pStyle w:val="Titre1"/>
        <w:rPr>
          <w:del w:id="2043" w:author="Ned Johnson" w:date="2019-05-13T00:40:00Z"/>
          <w:rPrChange w:id="2044" w:author="herrmannfrancine@gmail.com" w:date="2019-05-10T12:57:00Z">
            <w:rPr>
              <w:del w:id="2045" w:author="Ned Johnson" w:date="2019-05-13T00:40:00Z"/>
              <w:lang w:val="en-GB"/>
            </w:rPr>
          </w:rPrChange>
        </w:rPr>
        <w:pPrChange w:id="2046" w:author="Ned Johnson" w:date="2019-05-14T11:34:00Z">
          <w:pPr>
            <w:pStyle w:val="Paragraphedeliste"/>
            <w:numPr>
              <w:ilvl w:val="1"/>
              <w:numId w:val="18"/>
            </w:numPr>
            <w:ind w:left="1440" w:hanging="360"/>
          </w:pPr>
        </w:pPrChange>
      </w:pPr>
      <w:del w:id="2047" w:author="Ned Johnson" w:date="2019-05-13T00:37:00Z">
        <w:r w:rsidRPr="001266F8" w:rsidDel="006479F9">
          <w:rPr>
            <w:rPrChange w:id="2048" w:author="herrmannfrancine@gmail.com" w:date="2019-05-10T12:57:00Z">
              <w:rPr>
                <w:lang w:val="en-GB"/>
              </w:rPr>
            </w:rPrChange>
          </w:rPr>
          <w:delText>Il exerce en libéral ou est salarié d’une entreprise ou d’un cabinet spécialisé.</w:delText>
        </w:r>
      </w:del>
    </w:p>
    <w:p w14:paraId="68731CAF" w14:textId="28EA6960" w:rsidR="00182576" w:rsidRPr="001266F8" w:rsidDel="007D3A2C" w:rsidRDefault="00182576">
      <w:pPr>
        <w:pStyle w:val="Titre1"/>
        <w:rPr>
          <w:del w:id="2049" w:author="Ned Johnson" w:date="2019-05-14T10:27:00Z"/>
          <w:rPrChange w:id="2050" w:author="herrmannfrancine@gmail.com" w:date="2019-05-10T12:57:00Z">
            <w:rPr>
              <w:del w:id="2051" w:author="Ned Johnson" w:date="2019-05-14T10:27:00Z"/>
              <w:lang w:val="en-GB"/>
            </w:rPr>
          </w:rPrChange>
        </w:rPr>
        <w:pPrChange w:id="2052" w:author="Ned Johnson" w:date="2019-05-14T11:34:00Z">
          <w:pPr/>
        </w:pPrChange>
      </w:pPr>
    </w:p>
    <w:p w14:paraId="23205166" w14:textId="4E8D4381" w:rsidR="00182576" w:rsidRPr="00342D61" w:rsidDel="007D3A2C" w:rsidRDefault="00182576">
      <w:pPr>
        <w:pStyle w:val="Titre1"/>
        <w:rPr>
          <w:del w:id="2053" w:author="Ned Johnson" w:date="2019-05-14T10:27:00Z"/>
        </w:rPr>
        <w:pPrChange w:id="2054" w:author="Ned Johnson" w:date="2019-05-14T11:34:00Z">
          <w:pPr>
            <w:pStyle w:val="Paragraphedeliste"/>
            <w:numPr>
              <w:numId w:val="18"/>
            </w:numPr>
            <w:ind w:left="360" w:hanging="360"/>
          </w:pPr>
        </w:pPrChange>
      </w:pPr>
      <w:del w:id="2055" w:author="Ned Johnson" w:date="2019-05-13T00:39:00Z">
        <w:r w:rsidRPr="00342D61" w:rsidDel="006479F9">
          <w:delText xml:space="preserve">Avocat fiscaliste </w:delText>
        </w:r>
      </w:del>
      <w:del w:id="2056" w:author="Ned Johnson" w:date="2019-05-14T10:27:00Z">
        <w:r w:rsidRPr="00342D61" w:rsidDel="007D3A2C">
          <w:delText>:</w:delText>
        </w:r>
      </w:del>
    </w:p>
    <w:p w14:paraId="29DF7825" w14:textId="7A2390D8" w:rsidR="00182576" w:rsidRPr="001266F8" w:rsidDel="006479F9" w:rsidRDefault="00182576">
      <w:pPr>
        <w:pStyle w:val="Titre1"/>
        <w:rPr>
          <w:del w:id="2057" w:author="Ned Johnson" w:date="2019-05-13T00:39:00Z"/>
          <w:rPrChange w:id="2058" w:author="herrmannfrancine@gmail.com" w:date="2019-05-10T12:57:00Z">
            <w:rPr>
              <w:del w:id="2059" w:author="Ned Johnson" w:date="2019-05-13T00:39:00Z"/>
              <w:lang w:val="en-GB"/>
            </w:rPr>
          </w:rPrChange>
        </w:rPr>
        <w:pPrChange w:id="2060" w:author="Ned Johnson" w:date="2019-05-14T11:34:00Z">
          <w:pPr>
            <w:pStyle w:val="Paragraphedeliste"/>
            <w:numPr>
              <w:numId w:val="18"/>
            </w:numPr>
            <w:ind w:hanging="360"/>
          </w:pPr>
        </w:pPrChange>
      </w:pPr>
      <w:del w:id="2061" w:author="Ned Johnson" w:date="2019-05-13T00:39:00Z">
        <w:r w:rsidRPr="001266F8" w:rsidDel="006479F9">
          <w:rPr>
            <w:rPrChange w:id="2062" w:author="herrmannfrancine@gmail.com" w:date="2019-05-10T12:57:00Z">
              <w:rPr>
                <w:lang w:val="en-GB"/>
              </w:rPr>
            </w:rPrChange>
          </w:rPr>
          <w:delText>Il conseille sur toutes les questions ayant attrait au droit et à l’économie.</w:delText>
        </w:r>
      </w:del>
    </w:p>
    <w:p w14:paraId="7D10DEDB" w14:textId="5CD54CEC" w:rsidR="00182576" w:rsidRPr="001266F8" w:rsidDel="007D3A2C" w:rsidRDefault="00182576">
      <w:pPr>
        <w:pStyle w:val="Titre1"/>
        <w:rPr>
          <w:del w:id="2063" w:author="Ned Johnson" w:date="2019-05-14T10:27:00Z"/>
          <w:rPrChange w:id="2064" w:author="herrmannfrancine@gmail.com" w:date="2019-05-10T12:57:00Z">
            <w:rPr>
              <w:del w:id="2065" w:author="Ned Johnson" w:date="2019-05-14T10:27:00Z"/>
              <w:lang w:val="en-GB"/>
            </w:rPr>
          </w:rPrChange>
        </w:rPr>
        <w:pPrChange w:id="2066" w:author="Ned Johnson" w:date="2019-05-14T11:34:00Z">
          <w:pPr>
            <w:pStyle w:val="Paragraphedeliste"/>
            <w:numPr>
              <w:ilvl w:val="1"/>
              <w:numId w:val="18"/>
            </w:numPr>
            <w:ind w:left="1440" w:hanging="360"/>
          </w:pPr>
        </w:pPrChange>
      </w:pPr>
      <w:del w:id="2067" w:author="Ned Johnson" w:date="2019-05-13T00:40:00Z">
        <w:r w:rsidRPr="001266F8" w:rsidDel="001B3498">
          <w:rPr>
            <w:rPrChange w:id="2068" w:author="herrmannfrancine@gmail.com" w:date="2019-05-10T12:57:00Z">
              <w:rPr>
                <w:lang w:val="en-GB"/>
              </w:rPr>
            </w:rPrChange>
          </w:rPr>
          <w:delText>Il exerce en libéral ou en tant que salarié dans le service juridique d’une entreprise ou un cabinet spécialisé.</w:delText>
        </w:r>
      </w:del>
    </w:p>
    <w:p w14:paraId="0B427957" w14:textId="6652C536" w:rsidR="00182576" w:rsidRPr="00342D61" w:rsidDel="007D3A2C" w:rsidRDefault="00182576">
      <w:pPr>
        <w:pStyle w:val="Titre1"/>
        <w:rPr>
          <w:del w:id="2069" w:author="Ned Johnson" w:date="2019-05-14T10:27:00Z"/>
        </w:rPr>
        <w:pPrChange w:id="2070" w:author="Ned Johnson" w:date="2019-05-14T11:34:00Z">
          <w:pPr>
            <w:pStyle w:val="Paragraphedeliste"/>
            <w:numPr>
              <w:numId w:val="18"/>
            </w:numPr>
            <w:ind w:left="360" w:hanging="360"/>
          </w:pPr>
        </w:pPrChange>
      </w:pPr>
      <w:del w:id="2071" w:author="Ned Johnson" w:date="2019-05-13T00:41:00Z">
        <w:r w:rsidRPr="00342D61" w:rsidDel="001B3498">
          <w:delText xml:space="preserve">Avocat pénaliste </w:delText>
        </w:r>
      </w:del>
      <w:del w:id="2072" w:author="Ned Johnson" w:date="2019-05-14T10:27:00Z">
        <w:r w:rsidRPr="00342D61" w:rsidDel="007D3A2C">
          <w:delText>:</w:delText>
        </w:r>
      </w:del>
    </w:p>
    <w:p w14:paraId="1035A2CD" w14:textId="7E6E6BD3" w:rsidR="00182576" w:rsidRPr="001266F8" w:rsidDel="007D3A2C" w:rsidRDefault="00182576">
      <w:pPr>
        <w:pStyle w:val="Titre1"/>
        <w:rPr>
          <w:del w:id="2073" w:author="Ned Johnson" w:date="2019-05-14T10:27:00Z"/>
          <w:rPrChange w:id="2074" w:author="herrmannfrancine@gmail.com" w:date="2019-05-10T12:57:00Z">
            <w:rPr>
              <w:del w:id="2075" w:author="Ned Johnson" w:date="2019-05-14T10:27:00Z"/>
              <w:lang w:val="en-GB"/>
            </w:rPr>
          </w:rPrChange>
        </w:rPr>
        <w:pPrChange w:id="2076" w:author="Ned Johnson" w:date="2019-05-14T11:34:00Z">
          <w:pPr>
            <w:pStyle w:val="Paragraphedeliste"/>
            <w:numPr>
              <w:ilvl w:val="1"/>
              <w:numId w:val="18"/>
            </w:numPr>
            <w:ind w:left="1440" w:hanging="360"/>
          </w:pPr>
        </w:pPrChange>
      </w:pPr>
      <w:del w:id="2077" w:author="Ned Johnson" w:date="2019-05-13T00:41:00Z">
        <w:r w:rsidRPr="001266F8" w:rsidDel="001B3498">
          <w:rPr>
            <w:rPrChange w:id="2078" w:author="herrmannfrancine@gmail.com" w:date="2019-05-10T12:57:00Z">
              <w:rPr>
                <w:lang w:val="en-GB"/>
              </w:rPr>
            </w:rPrChange>
          </w:rPr>
          <w:delText>Il exerce devant les tribunaux pénaux la défense de personnes physiques ou morales pour des infractions relatives au code pénal.</w:delText>
        </w:r>
      </w:del>
    </w:p>
    <w:p w14:paraId="74B33BAE" w14:textId="6D2B699F" w:rsidR="00182576" w:rsidRPr="001266F8" w:rsidDel="007D3A2C" w:rsidRDefault="00182576">
      <w:pPr>
        <w:pStyle w:val="Titre1"/>
        <w:rPr>
          <w:del w:id="2079" w:author="Ned Johnson" w:date="2019-05-14T10:27:00Z"/>
          <w:rPrChange w:id="2080" w:author="herrmannfrancine@gmail.com" w:date="2019-05-10T12:57:00Z">
            <w:rPr>
              <w:del w:id="2081" w:author="Ned Johnson" w:date="2019-05-14T10:27:00Z"/>
              <w:lang w:val="en-GB"/>
            </w:rPr>
          </w:rPrChange>
        </w:rPr>
        <w:pPrChange w:id="2082" w:author="Ned Johnson" w:date="2019-05-14T11:34:00Z">
          <w:pPr>
            <w:pStyle w:val="Paragraphedeliste"/>
            <w:ind w:left="1440"/>
          </w:pPr>
        </w:pPrChange>
      </w:pPr>
    </w:p>
    <w:p w14:paraId="5065E2AF" w14:textId="113FB335" w:rsidR="006479F9" w:rsidDel="001B3498" w:rsidRDefault="00182576">
      <w:pPr>
        <w:pStyle w:val="Titre1"/>
        <w:rPr>
          <w:del w:id="2083" w:author="Ned Johnson" w:date="2019-05-13T00:39:00Z"/>
        </w:rPr>
        <w:pPrChange w:id="2084" w:author="Ned Johnson" w:date="2019-05-14T11:34:00Z">
          <w:pPr>
            <w:pStyle w:val="Paragraphedeliste"/>
            <w:numPr>
              <w:ilvl w:val="1"/>
              <w:numId w:val="18"/>
            </w:numPr>
            <w:ind w:left="1440" w:hanging="360"/>
          </w:pPr>
        </w:pPrChange>
      </w:pPr>
      <w:del w:id="2085" w:author="Ned Johnson" w:date="2019-05-14T10:27:00Z">
        <w:r w:rsidRPr="00342D61" w:rsidDel="007D3A2C">
          <w:delText>Secr</w:delText>
        </w:r>
      </w:del>
      <w:del w:id="2086" w:author="Ned Johnson" w:date="2019-05-13T00:41:00Z">
        <w:r w:rsidRPr="00342D61" w:rsidDel="001B3498">
          <w:delText>étaire</w:delText>
        </w:r>
      </w:del>
      <w:del w:id="2087" w:author="Ned Johnson" w:date="2019-05-14T10:27:00Z">
        <w:r w:rsidRPr="00342D61" w:rsidDel="007D3A2C">
          <w:delText xml:space="preserve"> (Assistant</w:delText>
        </w:r>
      </w:del>
      <w:del w:id="2088" w:author="Ned Johnson" w:date="2019-05-13T00:41:00Z">
        <w:r w:rsidRPr="00342D61" w:rsidDel="001B3498">
          <w:delText>(e)</w:delText>
        </w:r>
      </w:del>
      <w:del w:id="2089" w:author="Ned Johnson" w:date="2019-05-14T10:27:00Z">
        <w:r w:rsidRPr="00342D61" w:rsidDel="007D3A2C">
          <w:delText>) :</w:delText>
        </w:r>
      </w:del>
      <w:moveToRangeStart w:id="2090" w:author="Ned Johnson" w:date="2019-05-13T00:39:00Z" w:name="move8600360"/>
      <w:moveTo w:id="2091" w:author="Ned Johnson" w:date="2019-05-13T00:39:00Z">
        <w:del w:id="2092" w:author="Ned Johnson" w:date="2019-05-13T00:42:00Z">
          <w:r w:rsidR="006479F9" w:rsidRPr="003D1836" w:rsidDel="001B3498">
            <w:delText>Il travaille pour un ou plusieurs chefs de services, et est l’interlocuteur interne de l’entreprise et de ses partenaires extérieurs.</w:delText>
          </w:r>
        </w:del>
      </w:moveTo>
    </w:p>
    <w:moveToRangeEnd w:id="2090"/>
    <w:p w14:paraId="3F76ECC4" w14:textId="77777777" w:rsidR="006479F9" w:rsidRPr="006479F9" w:rsidDel="001B3498" w:rsidRDefault="006479F9">
      <w:pPr>
        <w:pStyle w:val="Titre1"/>
        <w:rPr>
          <w:del w:id="2093" w:author="Ned Johnson" w:date="2019-05-13T00:41:00Z"/>
        </w:rPr>
        <w:pPrChange w:id="2094" w:author="Ned Johnson" w:date="2019-05-14T11:34:00Z">
          <w:pPr>
            <w:pStyle w:val="Paragraphedeliste"/>
            <w:numPr>
              <w:numId w:val="18"/>
            </w:numPr>
            <w:ind w:left="360" w:hanging="360"/>
          </w:pPr>
        </w:pPrChange>
      </w:pPr>
    </w:p>
    <w:p w14:paraId="3CD934B9" w14:textId="17099D47" w:rsidR="00182576" w:rsidDel="001B3498" w:rsidRDefault="00182576">
      <w:pPr>
        <w:pStyle w:val="Titre1"/>
        <w:rPr>
          <w:del w:id="2095" w:author="Ned Johnson" w:date="2019-05-13T00:41:00Z"/>
        </w:rPr>
        <w:pPrChange w:id="2096" w:author="Ned Johnson" w:date="2019-05-14T11:34:00Z">
          <w:pPr>
            <w:pStyle w:val="Paragraphedeliste"/>
            <w:numPr>
              <w:ilvl w:val="1"/>
              <w:numId w:val="18"/>
            </w:numPr>
            <w:ind w:left="1440" w:hanging="360"/>
          </w:pPr>
        </w:pPrChange>
      </w:pPr>
      <w:del w:id="2097" w:author="Ned Johnson" w:date="2019-05-13T00:42:00Z">
        <w:r w:rsidRPr="001266F8" w:rsidDel="001B3498">
          <w:rPr>
            <w:rPrChange w:id="2098" w:author="herrmannfrancine@gmail.com" w:date="2019-05-10T12:57:00Z">
              <w:rPr>
                <w:lang w:val="en-GB"/>
              </w:rPr>
            </w:rPrChange>
          </w:rPr>
          <w:delText>Réalise, met en forme les courriers et documents.</w:delText>
        </w:r>
      </w:del>
    </w:p>
    <w:p w14:paraId="73C8656F" w14:textId="3F5521AF" w:rsidR="00182576" w:rsidRPr="001B3498" w:rsidDel="007D3A2C" w:rsidRDefault="00182576">
      <w:pPr>
        <w:pStyle w:val="Titre1"/>
        <w:rPr>
          <w:del w:id="2099" w:author="Ned Johnson" w:date="2019-05-14T10:27:00Z"/>
        </w:rPr>
        <w:pPrChange w:id="2100" w:author="Ned Johnson" w:date="2019-05-14T11:34:00Z">
          <w:pPr>
            <w:pStyle w:val="Paragraphedeliste"/>
            <w:numPr>
              <w:ilvl w:val="1"/>
              <w:numId w:val="18"/>
            </w:numPr>
            <w:ind w:left="1440" w:hanging="360"/>
          </w:pPr>
        </w:pPrChange>
      </w:pPr>
      <w:del w:id="2101" w:author="Ned Johnson" w:date="2019-05-13T00:43:00Z">
        <w:r w:rsidRPr="001B3498" w:rsidDel="001B3498">
          <w:delText>Assure une permanence téléphonique.</w:delText>
        </w:r>
      </w:del>
    </w:p>
    <w:p w14:paraId="69E8576C" w14:textId="108FBB78" w:rsidR="00182576" w:rsidRPr="001266F8" w:rsidDel="007D3A2C" w:rsidRDefault="00182576">
      <w:pPr>
        <w:pStyle w:val="Titre1"/>
        <w:rPr>
          <w:del w:id="2102" w:author="Ned Johnson" w:date="2019-05-14T10:27:00Z"/>
          <w:rPrChange w:id="2103" w:author="herrmannfrancine@gmail.com" w:date="2019-05-10T12:57:00Z">
            <w:rPr>
              <w:del w:id="2104" w:author="Ned Johnson" w:date="2019-05-14T10:27:00Z"/>
              <w:lang w:val="en-GB"/>
            </w:rPr>
          </w:rPrChange>
        </w:rPr>
        <w:pPrChange w:id="2105" w:author="Ned Johnson" w:date="2019-05-14T11:34:00Z">
          <w:pPr>
            <w:pStyle w:val="Paragraphedeliste"/>
            <w:numPr>
              <w:ilvl w:val="1"/>
              <w:numId w:val="18"/>
            </w:numPr>
            <w:ind w:left="1440" w:hanging="360"/>
          </w:pPr>
        </w:pPrChange>
      </w:pPr>
      <w:del w:id="2106" w:author="Ned Johnson" w:date="2019-05-13T00:43:00Z">
        <w:r w:rsidRPr="001266F8" w:rsidDel="001B3498">
          <w:rPr>
            <w:rPrChange w:id="2107" w:author="herrmannfrancine@gmail.com" w:date="2019-05-10T12:57:00Z">
              <w:rPr>
                <w:lang w:val="en-GB"/>
              </w:rPr>
            </w:rPrChange>
          </w:rPr>
          <w:delText>Gère l’agenda et les rendez-vous.</w:delText>
        </w:r>
      </w:del>
    </w:p>
    <w:p w14:paraId="116EAD11" w14:textId="28960D81" w:rsidR="00182576" w:rsidRPr="00342D61" w:rsidDel="007D3A2C" w:rsidRDefault="00182576">
      <w:pPr>
        <w:pStyle w:val="Titre1"/>
        <w:rPr>
          <w:del w:id="2108" w:author="Ned Johnson" w:date="2019-05-14T10:27:00Z"/>
        </w:rPr>
        <w:pPrChange w:id="2109" w:author="Ned Johnson" w:date="2019-05-14T11:34:00Z">
          <w:pPr>
            <w:pStyle w:val="Paragraphedeliste"/>
            <w:numPr>
              <w:ilvl w:val="1"/>
              <w:numId w:val="18"/>
            </w:numPr>
            <w:ind w:left="1440" w:hanging="360"/>
          </w:pPr>
        </w:pPrChange>
      </w:pPr>
      <w:del w:id="2110" w:author="Ned Johnson" w:date="2019-05-13T00:43:00Z">
        <w:r w:rsidRPr="00342D61" w:rsidDel="001B3498">
          <w:delText>Assure l’accueil.</w:delText>
        </w:r>
      </w:del>
    </w:p>
    <w:p w14:paraId="5DF22F0E" w14:textId="1024EEF8" w:rsidR="00182576" w:rsidRPr="001266F8" w:rsidDel="007D3A2C" w:rsidRDefault="00182576">
      <w:pPr>
        <w:pStyle w:val="Titre1"/>
        <w:rPr>
          <w:del w:id="2111" w:author="Ned Johnson" w:date="2019-05-14T10:27:00Z"/>
          <w:rPrChange w:id="2112" w:author="herrmannfrancine@gmail.com" w:date="2019-05-10T12:57:00Z">
            <w:rPr>
              <w:del w:id="2113" w:author="Ned Johnson" w:date="2019-05-14T10:27:00Z"/>
              <w:lang w:val="en-GB"/>
            </w:rPr>
          </w:rPrChange>
        </w:rPr>
        <w:pPrChange w:id="2114" w:author="Ned Johnson" w:date="2019-05-14T11:34:00Z">
          <w:pPr>
            <w:pStyle w:val="Paragraphedeliste"/>
            <w:numPr>
              <w:ilvl w:val="1"/>
              <w:numId w:val="18"/>
            </w:numPr>
            <w:ind w:left="1440" w:hanging="360"/>
          </w:pPr>
        </w:pPrChange>
      </w:pPr>
      <w:del w:id="2115" w:author="Ned Johnson" w:date="2019-05-13T00:43:00Z">
        <w:r w:rsidRPr="001266F8" w:rsidDel="001B3498">
          <w:rPr>
            <w:rPrChange w:id="2116" w:author="herrmannfrancine@gmail.com" w:date="2019-05-10T12:57:00Z">
              <w:rPr>
                <w:lang w:val="en-GB"/>
              </w:rPr>
            </w:rPrChange>
          </w:rPr>
          <w:delText>Organise les réunions et séminaire.</w:delText>
        </w:r>
      </w:del>
    </w:p>
    <w:p w14:paraId="2F0409AC" w14:textId="73F05D4F" w:rsidR="00182576" w:rsidRPr="001266F8" w:rsidDel="007D3A2C" w:rsidRDefault="00182576">
      <w:pPr>
        <w:pStyle w:val="Titre1"/>
        <w:rPr>
          <w:del w:id="2117" w:author="Ned Johnson" w:date="2019-05-14T10:27:00Z"/>
          <w:moveFrom w:id="2118" w:author="Ned Johnson" w:date="2019-05-13T00:39:00Z"/>
          <w:rPrChange w:id="2119" w:author="herrmannfrancine@gmail.com" w:date="2019-05-10T12:57:00Z">
            <w:rPr>
              <w:del w:id="2120" w:author="Ned Johnson" w:date="2019-05-14T10:27:00Z"/>
              <w:moveFrom w:id="2121" w:author="Ned Johnson" w:date="2019-05-13T00:39:00Z"/>
              <w:lang w:val="en-GB"/>
            </w:rPr>
          </w:rPrChange>
        </w:rPr>
        <w:pPrChange w:id="2122" w:author="Ned Johnson" w:date="2019-05-14T11:34:00Z">
          <w:pPr>
            <w:pStyle w:val="Paragraphedeliste"/>
            <w:numPr>
              <w:ilvl w:val="1"/>
              <w:numId w:val="18"/>
            </w:numPr>
            <w:ind w:left="1440" w:hanging="360"/>
          </w:pPr>
        </w:pPrChange>
      </w:pPr>
      <w:moveFromRangeStart w:id="2123" w:author="Ned Johnson" w:date="2019-05-13T00:39:00Z" w:name="move8600360"/>
      <w:moveFrom w:id="2124" w:author="Ned Johnson" w:date="2019-05-13T00:39:00Z">
        <w:del w:id="2125" w:author="Ned Johnson" w:date="2019-05-14T10:27:00Z">
          <w:r w:rsidRPr="001266F8" w:rsidDel="007D3A2C">
            <w:rPr>
              <w:rPrChange w:id="2126" w:author="herrmannfrancine@gmail.com" w:date="2019-05-10T12:57:00Z">
                <w:rPr>
                  <w:lang w:val="en-GB"/>
                </w:rPr>
              </w:rPrChange>
            </w:rPr>
            <w:delText>Il travaille pour un ou plusieurs chefs de services, et est l’interlocuteur interne de l’entreprise et de ses partenaires extérieurs.</w:delText>
          </w:r>
        </w:del>
      </w:moveFrom>
    </w:p>
    <w:moveFromRangeEnd w:id="2123"/>
    <w:p w14:paraId="48F3E04E" w14:textId="673888E5" w:rsidR="00182576" w:rsidRPr="001266F8" w:rsidDel="007D3A2C" w:rsidRDefault="00182576">
      <w:pPr>
        <w:pStyle w:val="Titre1"/>
        <w:rPr>
          <w:del w:id="2127" w:author="Ned Johnson" w:date="2019-05-14T10:27:00Z"/>
          <w:rPrChange w:id="2128" w:author="herrmannfrancine@gmail.com" w:date="2019-05-10T12:57:00Z">
            <w:rPr>
              <w:del w:id="2129" w:author="Ned Johnson" w:date="2019-05-14T10:27:00Z"/>
              <w:lang w:val="en-GB"/>
            </w:rPr>
          </w:rPrChange>
        </w:rPr>
        <w:pPrChange w:id="2130" w:author="Ned Johnson" w:date="2019-05-14T11:34:00Z">
          <w:pPr/>
        </w:pPrChange>
      </w:pPr>
      <w:del w:id="2131" w:author="Ned Johnson" w:date="2019-05-14T10:27:00Z">
        <w:r w:rsidRPr="001266F8" w:rsidDel="007D3A2C">
          <w:rPr>
            <w:rPrChange w:id="2132" w:author="herrmannfrancine@gmail.com" w:date="2019-05-10T12:57:00Z">
              <w:rPr>
                <w:lang w:val="en-GB"/>
              </w:rPr>
            </w:rPrChange>
          </w:rPr>
          <w:br w:type="page"/>
        </w:r>
      </w:del>
    </w:p>
    <w:p w14:paraId="4EF0DB7D" w14:textId="3876CD6E" w:rsidR="00121E54" w:rsidRPr="00342D61" w:rsidRDefault="00121E54">
      <w:pPr>
        <w:pStyle w:val="Titre1"/>
      </w:pPr>
      <w:bookmarkStart w:id="2133" w:name="_Toc8726331"/>
      <w:r w:rsidRPr="00342D61">
        <w:t>Annexe 2 : GEA-NZ : Government Ent</w:t>
      </w:r>
      <w:ins w:id="2134" w:author="Ned Johnson" w:date="2019-05-12T20:23:00Z">
        <w:r w:rsidR="004F6F43">
          <w:t>er</w:t>
        </w:r>
      </w:ins>
      <w:del w:id="2135" w:author="Ned Johnson" w:date="2019-05-12T20:23:00Z">
        <w:r w:rsidRPr="00342D61" w:rsidDel="004F6F43">
          <w:delText>re</w:delText>
        </w:r>
      </w:del>
      <w:r w:rsidRPr="00342D61">
        <w:t>prise Architecture New -Zealand</w:t>
      </w:r>
      <w:bookmarkEnd w:id="2133"/>
    </w:p>
    <w:p w14:paraId="09212B5F" w14:textId="77777777" w:rsidR="00467F7C" w:rsidRPr="00342D61" w:rsidRDefault="00121E54">
      <w:pPr>
        <w:rPr>
          <w:lang w:val="en-GB"/>
        </w:rPr>
      </w:pPr>
      <w:r w:rsidRPr="00342D61">
        <w:rPr>
          <w:noProof/>
          <w:lang w:eastAsia="fr-FR"/>
        </w:rPr>
        <w:drawing>
          <wp:anchor distT="0" distB="0" distL="114300" distR="114300" simplePos="0" relativeHeight="251658239" behindDoc="1" locked="0" layoutInCell="1" allowOverlap="1" wp14:anchorId="1535844D" wp14:editId="41212DDA">
            <wp:simplePos x="0" y="0"/>
            <wp:positionH relativeFrom="margin">
              <wp:align>left</wp:align>
            </wp:positionH>
            <wp:positionV relativeFrom="paragraph">
              <wp:posOffset>7419</wp:posOffset>
            </wp:positionV>
            <wp:extent cx="5760720" cy="3653790"/>
            <wp:effectExtent l="0" t="0" r="0" b="3810"/>
            <wp:wrapNone/>
            <wp:docPr id="6" name="Image 6" descr="C:\Users\nimesker2u\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mesker2u\Downloads\Untitled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653790"/>
                    </a:xfrm>
                    <a:prstGeom prst="rect">
                      <a:avLst/>
                    </a:prstGeom>
                    <a:noFill/>
                    <a:ln>
                      <a:noFill/>
                    </a:ln>
                  </pic:spPr>
                </pic:pic>
              </a:graphicData>
            </a:graphic>
          </wp:anchor>
        </w:drawing>
      </w:r>
    </w:p>
    <w:p w14:paraId="588990A2" w14:textId="77777777" w:rsidR="00467F7C" w:rsidRPr="00342D61" w:rsidRDefault="00467F7C">
      <w:pPr>
        <w:rPr>
          <w:lang w:val="en-GB"/>
        </w:rPr>
      </w:pPr>
    </w:p>
    <w:p w14:paraId="307E8EBD" w14:textId="77777777" w:rsidR="00467F7C" w:rsidRPr="00342D61" w:rsidRDefault="00467F7C">
      <w:pPr>
        <w:rPr>
          <w:lang w:val="en-GB"/>
        </w:rPr>
      </w:pPr>
    </w:p>
    <w:p w14:paraId="0236B41E" w14:textId="77777777" w:rsidR="00467F7C" w:rsidRPr="00342D61" w:rsidRDefault="00467F7C">
      <w:pPr>
        <w:rPr>
          <w:lang w:val="en-GB"/>
        </w:rPr>
      </w:pPr>
    </w:p>
    <w:p w14:paraId="07A89302" w14:textId="77777777" w:rsidR="0040390A" w:rsidRPr="00342D61" w:rsidRDefault="0040390A" w:rsidP="001001E5">
      <w:pPr>
        <w:rPr>
          <w:lang w:val="en-GB"/>
        </w:rPr>
      </w:pPr>
    </w:p>
    <w:p w14:paraId="691C585E" w14:textId="77777777" w:rsidR="00034646" w:rsidRPr="00342D61" w:rsidRDefault="00121E54">
      <w:pPr>
        <w:rPr>
          <w:lang w:val="en-GB"/>
        </w:rPr>
      </w:pPr>
      <w:r w:rsidRPr="00342D61">
        <w:rPr>
          <w:noProof/>
          <w:lang w:eastAsia="fr-FR"/>
        </w:rPr>
        <w:drawing>
          <wp:anchor distT="0" distB="0" distL="114300" distR="114300" simplePos="0" relativeHeight="251663360" behindDoc="1" locked="0" layoutInCell="1" allowOverlap="1" wp14:anchorId="30E8E0A8" wp14:editId="70FF6C6A">
            <wp:simplePos x="0" y="0"/>
            <wp:positionH relativeFrom="margin">
              <wp:align>left</wp:align>
            </wp:positionH>
            <wp:positionV relativeFrom="paragraph">
              <wp:posOffset>4613430</wp:posOffset>
            </wp:positionV>
            <wp:extent cx="5760720" cy="2854277"/>
            <wp:effectExtent l="0" t="0" r="0" b="3810"/>
            <wp:wrapNone/>
            <wp:docPr id="8" name="Image 8" descr="C:\Users\nimesker2u\Downloads\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mesker2u\Downloads\Untitled Diagram-Page-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54277"/>
                    </a:xfrm>
                    <a:prstGeom prst="rect">
                      <a:avLst/>
                    </a:prstGeom>
                    <a:noFill/>
                    <a:ln>
                      <a:noFill/>
                    </a:ln>
                  </pic:spPr>
                </pic:pic>
              </a:graphicData>
            </a:graphic>
          </wp:anchor>
        </w:drawing>
      </w:r>
      <w:r w:rsidRPr="00342D61">
        <w:rPr>
          <w:noProof/>
          <w:lang w:eastAsia="fr-FR"/>
        </w:rPr>
        <w:drawing>
          <wp:anchor distT="0" distB="0" distL="114300" distR="114300" simplePos="0" relativeHeight="251657214" behindDoc="0" locked="0" layoutInCell="1" allowOverlap="1" wp14:anchorId="11EF011E" wp14:editId="190A90E0">
            <wp:simplePos x="0" y="0"/>
            <wp:positionH relativeFrom="margin">
              <wp:align>left</wp:align>
            </wp:positionH>
            <wp:positionV relativeFrom="paragraph">
              <wp:posOffset>2168168</wp:posOffset>
            </wp:positionV>
            <wp:extent cx="5760720" cy="2491105"/>
            <wp:effectExtent l="0" t="0" r="0" b="4445"/>
            <wp:wrapNone/>
            <wp:docPr id="7" name="Image 7" descr="C:\Users\nimesker2u\Downloads\Untitled Diagram-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mesker2u\Downloads\Untitled Diagram-Pag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491105"/>
                    </a:xfrm>
                    <a:prstGeom prst="rect">
                      <a:avLst/>
                    </a:prstGeom>
                    <a:noFill/>
                    <a:ln>
                      <a:noFill/>
                    </a:ln>
                  </pic:spPr>
                </pic:pic>
              </a:graphicData>
            </a:graphic>
          </wp:anchor>
        </w:drawing>
      </w:r>
      <w:r w:rsidR="0040390A" w:rsidRPr="00342D61">
        <w:rPr>
          <w:lang w:val="en-GB"/>
        </w:rPr>
        <w:br w:type="page"/>
      </w:r>
    </w:p>
    <w:p w14:paraId="7F76F829" w14:textId="36A42353" w:rsidR="00034646" w:rsidRPr="00342D61" w:rsidRDefault="0048221F">
      <w:pPr>
        <w:pStyle w:val="Titre1"/>
      </w:pPr>
      <w:bookmarkStart w:id="2136" w:name="_Toc8726332"/>
      <w:r w:rsidRPr="00342D61">
        <w:lastRenderedPageBreak/>
        <w:t>Annexe 2</w:t>
      </w:r>
      <w:r w:rsidR="00034646" w:rsidRPr="00342D61">
        <w:t xml:space="preserve"> : </w:t>
      </w:r>
      <w:proofErr w:type="spellStart"/>
      <w:r w:rsidR="00034646" w:rsidRPr="00342D61">
        <w:t>Generical</w:t>
      </w:r>
      <w:proofErr w:type="spellEnd"/>
      <w:r w:rsidR="00034646" w:rsidRPr="00342D61">
        <w:t xml:space="preserve"> </w:t>
      </w:r>
      <w:proofErr w:type="spellStart"/>
      <w:r w:rsidR="00034646" w:rsidRPr="00342D61">
        <w:t>Taxinomy</w:t>
      </w:r>
      <w:proofErr w:type="spellEnd"/>
      <w:del w:id="2137" w:author="Ned Johnson" w:date="2019-05-14T14:51:00Z">
        <w:r w:rsidR="00034646" w:rsidRPr="00342D61" w:rsidDel="00BD0194">
          <w:delText xml:space="preserve"> in</w:delText>
        </w:r>
      </w:del>
      <w:r w:rsidR="00034646" w:rsidRPr="00342D61">
        <w:t xml:space="preserve"> JSON</w:t>
      </w:r>
      <w:bookmarkEnd w:id="2136"/>
      <w:ins w:id="2138" w:author="Ned Johnson" w:date="2019-05-14T14:51:00Z">
        <w:r w:rsidR="00BD0194">
          <w:t xml:space="preserve"> in MISP</w:t>
        </w:r>
      </w:ins>
    </w:p>
    <w:p w14:paraId="121B2EA4" w14:textId="77777777" w:rsidR="00034646" w:rsidRPr="00342D61" w:rsidRDefault="00034646" w:rsidP="00034646">
      <w:pPr>
        <w:spacing w:after="0"/>
        <w:rPr>
          <w:lang w:val="en-GB"/>
        </w:rPr>
      </w:pPr>
      <w:proofErr w:type="gramStart"/>
      <w:r w:rsidRPr="00342D61">
        <w:rPr>
          <w:lang w:val="en-GB"/>
        </w:rPr>
        <w:t>{  namespace</w:t>
      </w:r>
      <w:proofErr w:type="gramEnd"/>
      <w:r w:rsidRPr="00342D61">
        <w:rPr>
          <w:lang w:val="en-GB"/>
        </w:rPr>
        <w:t>": "Title of your Taxonomy",</w:t>
      </w:r>
    </w:p>
    <w:p w14:paraId="37D8F2DD" w14:textId="77777777" w:rsidR="00034646" w:rsidRPr="00342D61" w:rsidRDefault="00034646" w:rsidP="00034646">
      <w:pPr>
        <w:spacing w:after="0"/>
        <w:rPr>
          <w:lang w:val="en-GB"/>
        </w:rPr>
      </w:pPr>
      <w:r w:rsidRPr="00342D61">
        <w:rPr>
          <w:lang w:val="en-GB"/>
        </w:rPr>
        <w:t xml:space="preserve">  "description": "Taxonomy to classify the information of </w:t>
      </w:r>
      <w:proofErr w:type="gramStart"/>
      <w:r w:rsidRPr="00342D61">
        <w:rPr>
          <w:lang w:val="en-GB"/>
        </w:rPr>
        <w:t>... .</w:t>
      </w:r>
      <w:proofErr w:type="gramEnd"/>
      <w:r w:rsidRPr="00342D61">
        <w:rPr>
          <w:lang w:val="en-GB"/>
        </w:rPr>
        <w:t>",</w:t>
      </w:r>
    </w:p>
    <w:p w14:paraId="18E9E559" w14:textId="77777777" w:rsidR="00034646" w:rsidRPr="00342D61" w:rsidRDefault="00034646" w:rsidP="00034646">
      <w:pPr>
        <w:spacing w:after="0"/>
        <w:rPr>
          <w:lang w:val="en-GB"/>
        </w:rPr>
      </w:pPr>
      <w:r w:rsidRPr="00342D61">
        <w:rPr>
          <w:lang w:val="en-GB"/>
        </w:rPr>
        <w:t xml:space="preserve">  "refs": [</w:t>
      </w:r>
    </w:p>
    <w:p w14:paraId="601051BC" w14:textId="77777777" w:rsidR="00034646" w:rsidRPr="00342D61" w:rsidRDefault="00034646" w:rsidP="00034646">
      <w:pPr>
        <w:spacing w:after="0"/>
        <w:rPr>
          <w:lang w:val="en-GB"/>
        </w:rPr>
      </w:pPr>
      <w:r w:rsidRPr="00342D61">
        <w:rPr>
          <w:lang w:val="en-GB"/>
        </w:rPr>
        <w:t xml:space="preserve">    "</w:t>
      </w:r>
      <w:proofErr w:type="spellStart"/>
      <w:r w:rsidRPr="00342D61">
        <w:rPr>
          <w:lang w:val="en-GB"/>
        </w:rPr>
        <w:t>url</w:t>
      </w:r>
      <w:proofErr w:type="spellEnd"/>
      <w:r w:rsidRPr="00342D61">
        <w:rPr>
          <w:lang w:val="en-GB"/>
        </w:rPr>
        <w:t xml:space="preserve"> ... "</w:t>
      </w:r>
    </w:p>
    <w:p w14:paraId="6D1C814B" w14:textId="77777777" w:rsidR="00034646" w:rsidRPr="00342D61" w:rsidRDefault="00034646" w:rsidP="00034646">
      <w:pPr>
        <w:spacing w:after="0"/>
        <w:rPr>
          <w:lang w:val="en-GB"/>
        </w:rPr>
      </w:pPr>
      <w:r w:rsidRPr="00342D61">
        <w:rPr>
          <w:lang w:val="en-GB"/>
        </w:rPr>
        <w:t xml:space="preserve">  ],</w:t>
      </w:r>
    </w:p>
    <w:p w14:paraId="79991EF1" w14:textId="77777777" w:rsidR="00034646" w:rsidRPr="00342D61" w:rsidRDefault="00034646" w:rsidP="00034646">
      <w:pPr>
        <w:spacing w:after="0"/>
        <w:rPr>
          <w:lang w:val="en-GB"/>
        </w:rPr>
      </w:pPr>
      <w:r w:rsidRPr="00342D61">
        <w:rPr>
          <w:lang w:val="en-GB"/>
        </w:rPr>
        <w:t xml:space="preserve">  "version": 1,</w:t>
      </w:r>
    </w:p>
    <w:p w14:paraId="0244F7C5" w14:textId="77777777" w:rsidR="00034646" w:rsidRPr="00342D61" w:rsidRDefault="00034646" w:rsidP="00034646">
      <w:pPr>
        <w:spacing w:after="0"/>
        <w:rPr>
          <w:lang w:val="en-GB"/>
        </w:rPr>
      </w:pPr>
      <w:r w:rsidRPr="00342D61">
        <w:rPr>
          <w:lang w:val="en-GB"/>
        </w:rPr>
        <w:t xml:space="preserve">  "predicates": [</w:t>
      </w:r>
    </w:p>
    <w:p w14:paraId="2AE1E98E" w14:textId="77777777" w:rsidR="00034646" w:rsidRPr="00342D61" w:rsidRDefault="00034646" w:rsidP="00034646">
      <w:pPr>
        <w:spacing w:after="0"/>
        <w:rPr>
          <w:lang w:val="en-GB"/>
        </w:rPr>
      </w:pPr>
      <w:r w:rsidRPr="00342D61">
        <w:rPr>
          <w:lang w:val="en-GB"/>
        </w:rPr>
        <w:t xml:space="preserve">    {</w:t>
      </w:r>
    </w:p>
    <w:p w14:paraId="37C9ADC7" w14:textId="77777777" w:rsidR="00034646" w:rsidRPr="00342D61" w:rsidRDefault="00034646" w:rsidP="00034646">
      <w:pPr>
        <w:spacing w:after="0"/>
        <w:rPr>
          <w:lang w:val="en-GB"/>
        </w:rPr>
      </w:pPr>
      <w:r w:rsidRPr="00342D61">
        <w:rPr>
          <w:lang w:val="en-GB"/>
        </w:rPr>
        <w:t xml:space="preserve">      "value": "Name1 ",</w:t>
      </w:r>
    </w:p>
    <w:p w14:paraId="4F1C76D2" w14:textId="77777777" w:rsidR="00034646" w:rsidRPr="00342D61" w:rsidRDefault="00034646" w:rsidP="00034646">
      <w:pPr>
        <w:spacing w:after="0"/>
        <w:rPr>
          <w:lang w:val="en-GB"/>
        </w:rPr>
      </w:pPr>
      <w:r w:rsidRPr="00342D61">
        <w:rPr>
          <w:lang w:val="en-GB"/>
        </w:rPr>
        <w:t xml:space="preserve">      "expanded": "Expanded Name 1 ",</w:t>
      </w:r>
    </w:p>
    <w:p w14:paraId="120733BA" w14:textId="77777777" w:rsidR="00034646" w:rsidRPr="00342D61" w:rsidRDefault="00034646" w:rsidP="00034646">
      <w:pPr>
        <w:spacing w:after="0"/>
        <w:rPr>
          <w:lang w:val="en-GB"/>
        </w:rPr>
      </w:pPr>
      <w:r w:rsidRPr="00342D61">
        <w:rPr>
          <w:lang w:val="en-GB"/>
        </w:rPr>
        <w:t xml:space="preserve">      "description": "</w:t>
      </w:r>
      <w:proofErr w:type="spellStart"/>
      <w:r w:rsidRPr="00342D61">
        <w:rPr>
          <w:lang w:val="en-GB"/>
        </w:rPr>
        <w:t>TDesciption</w:t>
      </w:r>
      <w:proofErr w:type="spellEnd"/>
      <w:r w:rsidRPr="00342D61">
        <w:rPr>
          <w:lang w:val="en-GB"/>
        </w:rPr>
        <w:t xml:space="preserve"> of the name 1"</w:t>
      </w:r>
    </w:p>
    <w:p w14:paraId="39582D74" w14:textId="77777777" w:rsidR="00034646" w:rsidRPr="00342D61" w:rsidRDefault="00034646" w:rsidP="00034646">
      <w:pPr>
        <w:spacing w:after="0"/>
        <w:rPr>
          <w:lang w:val="en-GB"/>
        </w:rPr>
      </w:pPr>
      <w:r w:rsidRPr="00342D61">
        <w:rPr>
          <w:lang w:val="en-GB"/>
        </w:rPr>
        <w:t xml:space="preserve">    },</w:t>
      </w:r>
    </w:p>
    <w:p w14:paraId="06D48E8A" w14:textId="77777777" w:rsidR="00034646" w:rsidRPr="00342D61" w:rsidRDefault="00034646" w:rsidP="00034646">
      <w:pPr>
        <w:spacing w:after="0"/>
        <w:rPr>
          <w:lang w:val="en-GB"/>
        </w:rPr>
      </w:pPr>
      <w:r w:rsidRPr="00342D61">
        <w:rPr>
          <w:lang w:val="en-GB"/>
        </w:rPr>
        <w:t xml:space="preserve">    {</w:t>
      </w:r>
    </w:p>
    <w:p w14:paraId="236CFDFB" w14:textId="77777777" w:rsidR="00034646" w:rsidRPr="00342D61" w:rsidRDefault="00034646" w:rsidP="00034646">
      <w:pPr>
        <w:spacing w:after="0"/>
        <w:rPr>
          <w:lang w:val="en-GB"/>
        </w:rPr>
      </w:pPr>
      <w:r w:rsidRPr="00342D61">
        <w:rPr>
          <w:lang w:val="en-GB"/>
        </w:rPr>
        <w:t xml:space="preserve">      "value": "Name2 ",</w:t>
      </w:r>
    </w:p>
    <w:p w14:paraId="2758425A" w14:textId="77777777" w:rsidR="00034646" w:rsidRPr="00342D61" w:rsidRDefault="00034646" w:rsidP="00034646">
      <w:pPr>
        <w:spacing w:after="0"/>
        <w:rPr>
          <w:lang w:val="en-GB"/>
        </w:rPr>
      </w:pPr>
      <w:r w:rsidRPr="00342D61">
        <w:rPr>
          <w:lang w:val="en-GB"/>
        </w:rPr>
        <w:t xml:space="preserve">      "expanded": "Expanded Name 2 ",</w:t>
      </w:r>
    </w:p>
    <w:p w14:paraId="7FF64B10" w14:textId="77777777" w:rsidR="00034646" w:rsidRPr="00342D61" w:rsidRDefault="00034646" w:rsidP="00034646">
      <w:pPr>
        <w:spacing w:after="0"/>
        <w:rPr>
          <w:lang w:val="en-GB"/>
        </w:rPr>
      </w:pPr>
      <w:r w:rsidRPr="00342D61">
        <w:rPr>
          <w:lang w:val="en-GB"/>
        </w:rPr>
        <w:t xml:space="preserve">      "description": "</w:t>
      </w:r>
      <w:proofErr w:type="spellStart"/>
      <w:r w:rsidRPr="00342D61">
        <w:rPr>
          <w:lang w:val="en-GB"/>
        </w:rPr>
        <w:t>TDesciption</w:t>
      </w:r>
      <w:proofErr w:type="spellEnd"/>
      <w:r w:rsidRPr="00342D61">
        <w:rPr>
          <w:lang w:val="en-GB"/>
        </w:rPr>
        <w:t xml:space="preserve"> of the name 2"</w:t>
      </w:r>
    </w:p>
    <w:p w14:paraId="26AA92E2" w14:textId="77777777" w:rsidR="00034646" w:rsidRPr="00342D61" w:rsidRDefault="00034646" w:rsidP="00034646">
      <w:pPr>
        <w:spacing w:after="0"/>
        <w:rPr>
          <w:lang w:val="en-GB"/>
        </w:rPr>
      </w:pPr>
      <w:r w:rsidRPr="00342D61">
        <w:rPr>
          <w:lang w:val="en-GB"/>
        </w:rPr>
        <w:t xml:space="preserve">    }</w:t>
      </w:r>
    </w:p>
    <w:p w14:paraId="78D1BB7E" w14:textId="77777777" w:rsidR="00034646" w:rsidRPr="00342D61" w:rsidRDefault="00034646" w:rsidP="00034646">
      <w:pPr>
        <w:spacing w:after="0"/>
        <w:rPr>
          <w:lang w:val="en-GB"/>
        </w:rPr>
      </w:pPr>
      <w:r w:rsidRPr="00342D61">
        <w:rPr>
          <w:lang w:val="en-GB"/>
        </w:rPr>
        <w:t xml:space="preserve">  ],</w:t>
      </w:r>
    </w:p>
    <w:p w14:paraId="2112D759" w14:textId="77777777" w:rsidR="00034646" w:rsidRPr="00342D61" w:rsidRDefault="00034646" w:rsidP="00034646">
      <w:pPr>
        <w:spacing w:after="0"/>
        <w:rPr>
          <w:lang w:val="en-GB"/>
        </w:rPr>
      </w:pPr>
      <w:r w:rsidRPr="00342D61">
        <w:rPr>
          <w:lang w:val="en-GB"/>
        </w:rPr>
        <w:t xml:space="preserve">  "values": [</w:t>
      </w:r>
    </w:p>
    <w:p w14:paraId="6ADC2D7F" w14:textId="77777777" w:rsidR="00034646" w:rsidRPr="00342D61" w:rsidRDefault="00034646" w:rsidP="00034646">
      <w:pPr>
        <w:spacing w:after="0"/>
        <w:rPr>
          <w:lang w:val="en-GB"/>
        </w:rPr>
      </w:pPr>
      <w:r w:rsidRPr="00342D61">
        <w:rPr>
          <w:lang w:val="en-GB"/>
        </w:rPr>
        <w:t xml:space="preserve">    {</w:t>
      </w:r>
    </w:p>
    <w:p w14:paraId="1BCA5BDF" w14:textId="77777777" w:rsidR="00034646" w:rsidRPr="00342D61" w:rsidRDefault="00034646" w:rsidP="00034646">
      <w:pPr>
        <w:spacing w:after="0"/>
        <w:rPr>
          <w:lang w:val="en-GB"/>
        </w:rPr>
      </w:pPr>
      <w:r w:rsidRPr="00342D61">
        <w:rPr>
          <w:lang w:val="en-GB"/>
        </w:rPr>
        <w:t xml:space="preserve">      "predicate": "Name1",</w:t>
      </w:r>
    </w:p>
    <w:p w14:paraId="3D3341DE" w14:textId="77777777" w:rsidR="00034646" w:rsidRPr="00342D61" w:rsidRDefault="00034646" w:rsidP="00034646">
      <w:pPr>
        <w:spacing w:after="0"/>
        <w:rPr>
          <w:lang w:val="en-GB"/>
        </w:rPr>
      </w:pPr>
      <w:r w:rsidRPr="00342D61">
        <w:rPr>
          <w:lang w:val="en-GB"/>
        </w:rPr>
        <w:t xml:space="preserve">      "entry": [</w:t>
      </w:r>
    </w:p>
    <w:p w14:paraId="7272C2E7" w14:textId="77777777" w:rsidR="00034646" w:rsidRPr="00342D61" w:rsidRDefault="00034646" w:rsidP="00034646">
      <w:pPr>
        <w:spacing w:after="0"/>
        <w:rPr>
          <w:lang w:val="en-GB"/>
        </w:rPr>
      </w:pPr>
      <w:r w:rsidRPr="00342D61">
        <w:rPr>
          <w:lang w:val="en-GB"/>
        </w:rPr>
        <w:t xml:space="preserve">        {</w:t>
      </w:r>
    </w:p>
    <w:p w14:paraId="37AC0F48" w14:textId="77777777" w:rsidR="00034646" w:rsidRPr="00342D61" w:rsidRDefault="00034646" w:rsidP="00034646">
      <w:pPr>
        <w:spacing w:after="0"/>
        <w:rPr>
          <w:lang w:val="en-GB"/>
        </w:rPr>
      </w:pPr>
      <w:r w:rsidRPr="00342D61">
        <w:rPr>
          <w:lang w:val="en-GB"/>
        </w:rPr>
        <w:t xml:space="preserve">          "value": " value1 ",</w:t>
      </w:r>
    </w:p>
    <w:p w14:paraId="5ED2FE44" w14:textId="77777777" w:rsidR="00034646" w:rsidRPr="00342D61" w:rsidRDefault="00034646" w:rsidP="00034646">
      <w:pPr>
        <w:spacing w:after="0"/>
        <w:rPr>
          <w:lang w:val="en-GB"/>
        </w:rPr>
      </w:pPr>
      <w:r w:rsidRPr="00342D61">
        <w:rPr>
          <w:lang w:val="en-GB"/>
        </w:rPr>
        <w:t xml:space="preserve">          "expanded": "Def Value1"</w:t>
      </w:r>
    </w:p>
    <w:p w14:paraId="5F7170FC" w14:textId="77777777" w:rsidR="00034646" w:rsidRPr="00342D61" w:rsidRDefault="00034646" w:rsidP="00034646">
      <w:pPr>
        <w:spacing w:after="0"/>
        <w:rPr>
          <w:lang w:val="en-GB"/>
        </w:rPr>
      </w:pPr>
      <w:r w:rsidRPr="00342D61">
        <w:rPr>
          <w:lang w:val="en-GB"/>
        </w:rPr>
        <w:t xml:space="preserve">        },</w:t>
      </w:r>
    </w:p>
    <w:p w14:paraId="1E085E2C" w14:textId="77777777" w:rsidR="00034646" w:rsidRPr="00342D61" w:rsidRDefault="00034646" w:rsidP="00034646">
      <w:pPr>
        <w:spacing w:after="0"/>
        <w:rPr>
          <w:lang w:val="en-GB"/>
        </w:rPr>
      </w:pPr>
      <w:r w:rsidRPr="00342D61">
        <w:rPr>
          <w:lang w:val="en-GB"/>
        </w:rPr>
        <w:t xml:space="preserve">        {</w:t>
      </w:r>
    </w:p>
    <w:p w14:paraId="421183AB" w14:textId="77777777" w:rsidR="00034646" w:rsidRPr="00342D61" w:rsidRDefault="00034646" w:rsidP="00034646">
      <w:pPr>
        <w:spacing w:after="0"/>
        <w:rPr>
          <w:lang w:val="en-GB"/>
        </w:rPr>
      </w:pPr>
      <w:r w:rsidRPr="00342D61">
        <w:rPr>
          <w:lang w:val="en-GB"/>
        </w:rPr>
        <w:t xml:space="preserve">          "value": "value2",</w:t>
      </w:r>
    </w:p>
    <w:p w14:paraId="34F50E1D" w14:textId="77777777" w:rsidR="00034646" w:rsidRPr="00342D61" w:rsidRDefault="00034646" w:rsidP="00034646">
      <w:pPr>
        <w:spacing w:after="0"/>
        <w:rPr>
          <w:lang w:val="en-GB"/>
        </w:rPr>
      </w:pPr>
      <w:r w:rsidRPr="00342D61">
        <w:rPr>
          <w:lang w:val="en-GB"/>
        </w:rPr>
        <w:t xml:space="preserve">          "expanded": "Def Value2"</w:t>
      </w:r>
    </w:p>
    <w:p w14:paraId="382B43F4" w14:textId="77777777" w:rsidR="00034646" w:rsidRPr="00342D61" w:rsidRDefault="00034646" w:rsidP="00034646">
      <w:pPr>
        <w:spacing w:after="0"/>
        <w:rPr>
          <w:lang w:val="en-GB"/>
        </w:rPr>
      </w:pPr>
      <w:r w:rsidRPr="00342D61">
        <w:rPr>
          <w:lang w:val="en-GB"/>
        </w:rPr>
        <w:t xml:space="preserve">        }</w:t>
      </w:r>
    </w:p>
    <w:p w14:paraId="6EDAC42D" w14:textId="77777777" w:rsidR="00034646" w:rsidRPr="00342D61" w:rsidRDefault="00034646" w:rsidP="00034646">
      <w:pPr>
        <w:spacing w:after="0"/>
        <w:rPr>
          <w:lang w:val="en-GB"/>
        </w:rPr>
      </w:pPr>
      <w:r w:rsidRPr="00342D61">
        <w:rPr>
          <w:lang w:val="en-GB"/>
        </w:rPr>
        <w:t xml:space="preserve">      ]</w:t>
      </w:r>
    </w:p>
    <w:p w14:paraId="59A4D8B3" w14:textId="77777777" w:rsidR="00034646" w:rsidRPr="00342D61" w:rsidRDefault="00034646" w:rsidP="00034646">
      <w:pPr>
        <w:spacing w:after="0"/>
        <w:rPr>
          <w:lang w:val="en-GB"/>
        </w:rPr>
      </w:pPr>
      <w:r w:rsidRPr="00342D61">
        <w:rPr>
          <w:lang w:val="en-GB"/>
        </w:rPr>
        <w:t xml:space="preserve">    },</w:t>
      </w:r>
    </w:p>
    <w:p w14:paraId="241A29AA" w14:textId="77777777" w:rsidR="00034646" w:rsidRPr="00342D61" w:rsidRDefault="00034646" w:rsidP="00034646">
      <w:pPr>
        <w:spacing w:after="0"/>
        <w:rPr>
          <w:lang w:val="en-GB"/>
        </w:rPr>
      </w:pPr>
      <w:r w:rsidRPr="00342D61">
        <w:rPr>
          <w:lang w:val="en-GB"/>
        </w:rPr>
        <w:t xml:space="preserve">    {</w:t>
      </w:r>
    </w:p>
    <w:p w14:paraId="1ABD220C" w14:textId="77777777" w:rsidR="00034646" w:rsidRPr="00342D61" w:rsidRDefault="00034646" w:rsidP="00034646">
      <w:pPr>
        <w:spacing w:after="0"/>
        <w:rPr>
          <w:lang w:val="en-GB"/>
        </w:rPr>
      </w:pPr>
      <w:r w:rsidRPr="00342D61">
        <w:rPr>
          <w:lang w:val="en-GB"/>
        </w:rPr>
        <w:t xml:space="preserve">      "predicate": "Name2",</w:t>
      </w:r>
    </w:p>
    <w:p w14:paraId="64CFDE2E" w14:textId="77777777" w:rsidR="00034646" w:rsidRPr="00342D61" w:rsidRDefault="00034646" w:rsidP="00034646">
      <w:pPr>
        <w:spacing w:after="0"/>
        <w:rPr>
          <w:lang w:val="en-GB"/>
        </w:rPr>
      </w:pPr>
      <w:r w:rsidRPr="00342D61">
        <w:rPr>
          <w:lang w:val="en-GB"/>
        </w:rPr>
        <w:t xml:space="preserve">      "entry": [</w:t>
      </w:r>
    </w:p>
    <w:p w14:paraId="158B70EB" w14:textId="77777777" w:rsidR="00034646" w:rsidRPr="00342D61" w:rsidRDefault="00034646" w:rsidP="00034646">
      <w:pPr>
        <w:spacing w:after="0"/>
        <w:rPr>
          <w:lang w:val="en-GB"/>
        </w:rPr>
      </w:pPr>
      <w:r w:rsidRPr="00342D61">
        <w:rPr>
          <w:lang w:val="en-GB"/>
        </w:rPr>
        <w:t xml:space="preserve">        {</w:t>
      </w:r>
    </w:p>
    <w:p w14:paraId="2177918F" w14:textId="77777777" w:rsidR="00034646" w:rsidRPr="00342D61" w:rsidRDefault="00034646" w:rsidP="00034646">
      <w:pPr>
        <w:spacing w:after="0"/>
        <w:rPr>
          <w:lang w:val="en-GB"/>
        </w:rPr>
      </w:pPr>
      <w:r w:rsidRPr="00342D61">
        <w:rPr>
          <w:lang w:val="en-GB"/>
        </w:rPr>
        <w:t xml:space="preserve">          "value": " value1 ",</w:t>
      </w:r>
    </w:p>
    <w:p w14:paraId="0317D88B" w14:textId="77777777" w:rsidR="00034646" w:rsidRPr="00342D61" w:rsidRDefault="00034646" w:rsidP="00034646">
      <w:pPr>
        <w:spacing w:after="0"/>
        <w:rPr>
          <w:lang w:val="en-GB"/>
        </w:rPr>
      </w:pPr>
      <w:r w:rsidRPr="00342D61">
        <w:rPr>
          <w:lang w:val="en-GB"/>
        </w:rPr>
        <w:t xml:space="preserve">          "expanded": "Def Value1"</w:t>
      </w:r>
    </w:p>
    <w:p w14:paraId="44DB0BCF" w14:textId="77777777" w:rsidR="00034646" w:rsidRPr="00342D61" w:rsidRDefault="00034646" w:rsidP="00034646">
      <w:pPr>
        <w:spacing w:after="0"/>
        <w:rPr>
          <w:lang w:val="en-GB"/>
        </w:rPr>
      </w:pPr>
      <w:r w:rsidRPr="00342D61">
        <w:rPr>
          <w:lang w:val="en-GB"/>
        </w:rPr>
        <w:t xml:space="preserve">        },</w:t>
      </w:r>
    </w:p>
    <w:p w14:paraId="2260F0B3" w14:textId="77777777" w:rsidR="00034646" w:rsidRPr="00342D61" w:rsidRDefault="00034646" w:rsidP="00034646">
      <w:pPr>
        <w:spacing w:after="0"/>
        <w:rPr>
          <w:lang w:val="en-GB"/>
        </w:rPr>
      </w:pPr>
      <w:r w:rsidRPr="00342D61">
        <w:rPr>
          <w:lang w:val="en-GB"/>
        </w:rPr>
        <w:t xml:space="preserve">        {</w:t>
      </w:r>
    </w:p>
    <w:p w14:paraId="7BFECE1A" w14:textId="77777777" w:rsidR="00034646" w:rsidRPr="00342D61" w:rsidRDefault="00034646" w:rsidP="00034646">
      <w:pPr>
        <w:spacing w:after="0"/>
        <w:rPr>
          <w:lang w:val="en-GB"/>
        </w:rPr>
      </w:pPr>
      <w:r w:rsidRPr="00342D61">
        <w:rPr>
          <w:lang w:val="en-GB"/>
        </w:rPr>
        <w:t xml:space="preserve">          "value": "value2",</w:t>
      </w:r>
    </w:p>
    <w:p w14:paraId="7935BBCB" w14:textId="77777777" w:rsidR="00034646" w:rsidRPr="00342D61" w:rsidRDefault="00034646" w:rsidP="00034646">
      <w:pPr>
        <w:spacing w:after="0"/>
        <w:rPr>
          <w:lang w:val="en-GB"/>
        </w:rPr>
      </w:pPr>
      <w:r w:rsidRPr="00342D61">
        <w:rPr>
          <w:lang w:val="en-GB"/>
        </w:rPr>
        <w:t xml:space="preserve">          "expanded": "Def Value2"</w:t>
      </w:r>
    </w:p>
    <w:p w14:paraId="1D7260CC" w14:textId="77777777" w:rsidR="00034646" w:rsidRPr="00342D61" w:rsidRDefault="00034646" w:rsidP="00034646">
      <w:pPr>
        <w:spacing w:after="0"/>
        <w:rPr>
          <w:lang w:val="en-GB"/>
        </w:rPr>
      </w:pPr>
      <w:r w:rsidRPr="00342D61">
        <w:rPr>
          <w:lang w:val="en-GB"/>
        </w:rPr>
        <w:t xml:space="preserve">        }</w:t>
      </w:r>
    </w:p>
    <w:p w14:paraId="47F823F0" w14:textId="77777777" w:rsidR="00034646" w:rsidRPr="00342D61" w:rsidRDefault="00034646" w:rsidP="00034646">
      <w:pPr>
        <w:spacing w:after="0"/>
        <w:rPr>
          <w:lang w:val="en-GB"/>
        </w:rPr>
      </w:pPr>
      <w:r w:rsidRPr="00342D61">
        <w:rPr>
          <w:lang w:val="en-GB"/>
        </w:rPr>
        <w:t xml:space="preserve">      ]</w:t>
      </w:r>
    </w:p>
    <w:p w14:paraId="15878003" w14:textId="77777777" w:rsidR="00034646" w:rsidRPr="00342D61" w:rsidRDefault="00034646" w:rsidP="00034646">
      <w:pPr>
        <w:spacing w:after="0"/>
        <w:rPr>
          <w:lang w:val="en-GB"/>
        </w:rPr>
      </w:pPr>
      <w:r w:rsidRPr="00342D61">
        <w:rPr>
          <w:lang w:val="en-GB"/>
        </w:rPr>
        <w:t xml:space="preserve">    }</w:t>
      </w:r>
    </w:p>
    <w:p w14:paraId="0A46B40E" w14:textId="77777777" w:rsidR="00034646" w:rsidRPr="00342D61" w:rsidRDefault="00034646" w:rsidP="00034646">
      <w:pPr>
        <w:spacing w:after="0"/>
        <w:rPr>
          <w:lang w:val="en-GB"/>
        </w:rPr>
      </w:pPr>
      <w:r w:rsidRPr="00342D61">
        <w:rPr>
          <w:lang w:val="en-GB"/>
        </w:rPr>
        <w:t xml:space="preserve">  ]}</w:t>
      </w:r>
    </w:p>
    <w:p w14:paraId="55764311" w14:textId="77777777" w:rsidR="00121E54" w:rsidRPr="00342D61" w:rsidRDefault="00121E54">
      <w:pPr>
        <w:pStyle w:val="Titre1"/>
      </w:pPr>
      <w:bookmarkStart w:id="2139" w:name="_Toc8726333"/>
      <w:r w:rsidRPr="00342D61">
        <w:lastRenderedPageBreak/>
        <w:t xml:space="preserve">Annexe </w:t>
      </w:r>
      <w:proofErr w:type="gramStart"/>
      <w:r w:rsidRPr="00342D61">
        <w:t>3 :</w:t>
      </w:r>
      <w:proofErr w:type="gramEnd"/>
      <w:r w:rsidRPr="00342D61">
        <w:t xml:space="preserve"> Modification of GEA-NZ</w:t>
      </w:r>
      <w:bookmarkEnd w:id="2139"/>
    </w:p>
    <w:p w14:paraId="34F7D60B" w14:textId="77777777" w:rsidR="00121E54" w:rsidRPr="00342D61" w:rsidRDefault="00121E54" w:rsidP="00121E54">
      <w:pPr>
        <w:rPr>
          <w:lang w:val="en-GB"/>
        </w:rPr>
      </w:pPr>
      <w:r w:rsidRPr="00342D61">
        <w:rPr>
          <w:lang w:val="en-GB"/>
        </w:rPr>
        <w:t xml:space="preserve">Bugyo and a risk </w:t>
      </w:r>
      <w:proofErr w:type="spellStart"/>
      <w:r w:rsidRPr="00342D61">
        <w:rPr>
          <w:lang w:val="en-GB"/>
        </w:rPr>
        <w:t>gouvernance</w:t>
      </w:r>
      <w:proofErr w:type="spellEnd"/>
      <w:r w:rsidRPr="00342D61">
        <w:rPr>
          <w:lang w:val="en-GB"/>
        </w:rPr>
        <w:t xml:space="preserve"> have been added</w:t>
      </w:r>
    </w:p>
    <w:p w14:paraId="22DB28EF" w14:textId="77777777" w:rsidR="00121E54" w:rsidRPr="00342D61" w:rsidRDefault="00121E54" w:rsidP="00034646">
      <w:pPr>
        <w:spacing w:after="0"/>
        <w:rPr>
          <w:lang w:val="en-GB"/>
        </w:rPr>
      </w:pPr>
    </w:p>
    <w:p w14:paraId="4CBE107F" w14:textId="77777777" w:rsidR="001001E5" w:rsidRPr="00342D61" w:rsidRDefault="00334381" w:rsidP="001001E5">
      <w:pPr>
        <w:rPr>
          <w:lang w:val="en-GB"/>
        </w:rPr>
      </w:pPr>
      <w:r>
        <w:rPr>
          <w:lang w:val="en-GB"/>
        </w:rPr>
        <w:pict w14:anchorId="4564A4F6">
          <v:shape id="_x0000_i1026" type="#_x0000_t75" style="width:453.75pt;height:632.45pt">
            <v:imagedata r:id="rId36" o:title="act_complete-Page-3"/>
          </v:shape>
        </w:pict>
      </w:r>
    </w:p>
    <w:p w14:paraId="328BB067" w14:textId="67A85D73" w:rsidR="00672014" w:rsidRPr="00342D61" w:rsidRDefault="00672014">
      <w:pPr>
        <w:pStyle w:val="Titre1"/>
        <w:pPrChange w:id="2140" w:author="Ned Johnson" w:date="2019-05-14T11:34:00Z">
          <w:pPr/>
        </w:pPrChange>
      </w:pPr>
      <w:bookmarkStart w:id="2141" w:name="_Toc8726334"/>
      <w:r w:rsidRPr="00342D61">
        <w:lastRenderedPageBreak/>
        <w:t>Bibliograph</w:t>
      </w:r>
      <w:ins w:id="2142" w:author="Ned Johnson" w:date="2019-05-14T11:35:00Z">
        <w:r w:rsidR="00271C1E">
          <w:t>y</w:t>
        </w:r>
      </w:ins>
      <w:del w:id="2143" w:author="Ned Johnson" w:date="2019-05-14T11:35:00Z">
        <w:r w:rsidRPr="00342D61" w:rsidDel="00271C1E">
          <w:delText>ie</w:delText>
        </w:r>
      </w:del>
      <w:r w:rsidRPr="00342D61">
        <w:t> :</w:t>
      </w:r>
      <w:bookmarkEnd w:id="2141"/>
      <w:r w:rsidRPr="00342D61">
        <w:t xml:space="preserve"> </w:t>
      </w:r>
    </w:p>
    <w:p w14:paraId="33FB3836" w14:textId="56829C6F" w:rsidR="00672014" w:rsidRPr="00271C1E" w:rsidRDefault="00672014">
      <w:pPr>
        <w:rPr>
          <w:ins w:id="2144" w:author="Ned Johnson" w:date="2019-05-14T11:12:00Z"/>
          <w:rStyle w:val="watch-title"/>
          <w:rFonts w:cstheme="minorHAnsi"/>
          <w:b/>
          <w:bCs/>
          <w:color w:val="000000"/>
          <w:bdr w:val="none" w:sz="0" w:space="0" w:color="auto" w:frame="1"/>
          <w:rPrChange w:id="2145" w:author="Ned Johnson" w:date="2019-05-14T11:34:00Z">
            <w:rPr>
              <w:ins w:id="2146" w:author="Ned Johnson" w:date="2019-05-14T11:12:00Z"/>
              <w:rStyle w:val="watch-title"/>
              <w:rFonts w:ascii="Arial" w:eastAsiaTheme="minorHAnsi" w:hAnsi="Arial" w:cs="Arial"/>
              <w:b w:val="0"/>
              <w:bCs/>
              <w:color w:val="000000"/>
              <w:sz w:val="30"/>
              <w:szCs w:val="30"/>
              <w:bdr w:val="none" w:sz="0" w:space="0" w:color="auto" w:frame="1"/>
            </w:rPr>
          </w:rPrChange>
        </w:rPr>
        <w:pPrChange w:id="2147" w:author="Ned Johnson" w:date="2019-05-14T11:34:00Z">
          <w:pPr>
            <w:pStyle w:val="Titre1"/>
            <w:shd w:val="clear" w:color="auto" w:fill="FFFFFF"/>
            <w:spacing w:before="0"/>
          </w:pPr>
        </w:pPrChange>
      </w:pPr>
      <w:r w:rsidRPr="00271C1E">
        <w:rPr>
          <w:rStyle w:val="watch-title"/>
          <w:rFonts w:cstheme="minorHAnsi"/>
          <w:b/>
          <w:bCs/>
          <w:color w:val="000000"/>
          <w:bdr w:val="none" w:sz="0" w:space="0" w:color="auto" w:frame="1"/>
          <w:lang w:val="en-GB"/>
          <w:rPrChange w:id="2148" w:author="Ned Johnson" w:date="2019-05-14T11:34:00Z">
            <w:rPr>
              <w:rStyle w:val="watch-title"/>
              <w:rFonts w:ascii="Arial" w:hAnsi="Arial" w:cs="Arial"/>
              <w:b w:val="0"/>
              <w:bCs/>
              <w:color w:val="000000"/>
              <w:sz w:val="30"/>
              <w:szCs w:val="30"/>
              <w:bdr w:val="none" w:sz="0" w:space="0" w:color="auto" w:frame="1"/>
            </w:rPr>
          </w:rPrChange>
        </w:rPr>
        <w:t xml:space="preserve">An Introduction to Multilevel </w:t>
      </w:r>
      <w:proofErr w:type="spellStart"/>
      <w:r w:rsidRPr="00271C1E">
        <w:rPr>
          <w:rStyle w:val="watch-title"/>
          <w:rFonts w:cstheme="minorHAnsi"/>
          <w:b/>
          <w:bCs/>
          <w:color w:val="000000"/>
          <w:bdr w:val="none" w:sz="0" w:space="0" w:color="auto" w:frame="1"/>
          <w:lang w:val="en-GB"/>
          <w:rPrChange w:id="2149" w:author="Ned Johnson" w:date="2019-05-14T11:34:00Z">
            <w:rPr>
              <w:rStyle w:val="watch-title"/>
              <w:rFonts w:ascii="Arial" w:hAnsi="Arial" w:cs="Arial"/>
              <w:b w:val="0"/>
              <w:bCs/>
              <w:color w:val="000000"/>
              <w:sz w:val="30"/>
              <w:szCs w:val="30"/>
              <w:bdr w:val="none" w:sz="0" w:space="0" w:color="auto" w:frame="1"/>
            </w:rPr>
          </w:rPrChange>
        </w:rPr>
        <w:t>Modeling</w:t>
      </w:r>
      <w:proofErr w:type="spellEnd"/>
      <w:r w:rsidRPr="00271C1E">
        <w:rPr>
          <w:rStyle w:val="watch-title"/>
          <w:rFonts w:cstheme="minorHAnsi"/>
          <w:b/>
          <w:bCs/>
          <w:color w:val="000000"/>
          <w:bdr w:val="none" w:sz="0" w:space="0" w:color="auto" w:frame="1"/>
          <w:lang w:val="en-GB"/>
          <w:rPrChange w:id="2150" w:author="Ned Johnson" w:date="2019-05-14T11:34:00Z">
            <w:rPr>
              <w:rStyle w:val="watch-title"/>
              <w:rFonts w:ascii="Arial" w:hAnsi="Arial" w:cs="Arial"/>
              <w:b w:val="0"/>
              <w:bCs/>
              <w:color w:val="000000"/>
              <w:sz w:val="30"/>
              <w:szCs w:val="30"/>
              <w:bdr w:val="none" w:sz="0" w:space="0" w:color="auto" w:frame="1"/>
            </w:rPr>
          </w:rPrChange>
        </w:rPr>
        <w:t xml:space="preserve"> - basic terms and research examples - John </w:t>
      </w:r>
      <w:proofErr w:type="spellStart"/>
      <w:r w:rsidRPr="00271C1E">
        <w:rPr>
          <w:rStyle w:val="watch-title"/>
          <w:rFonts w:cstheme="minorHAnsi"/>
          <w:b/>
          <w:bCs/>
          <w:color w:val="000000"/>
          <w:bdr w:val="none" w:sz="0" w:space="0" w:color="auto" w:frame="1"/>
          <w:lang w:val="en-GB"/>
          <w:rPrChange w:id="2151" w:author="Ned Johnson" w:date="2019-05-14T11:34:00Z">
            <w:rPr>
              <w:rStyle w:val="watch-title"/>
              <w:rFonts w:ascii="Arial" w:hAnsi="Arial" w:cs="Arial"/>
              <w:b w:val="0"/>
              <w:bCs/>
              <w:color w:val="000000"/>
              <w:sz w:val="30"/>
              <w:szCs w:val="30"/>
              <w:bdr w:val="none" w:sz="0" w:space="0" w:color="auto" w:frame="1"/>
            </w:rPr>
          </w:rPrChange>
        </w:rPr>
        <w:t>Nezlek</w:t>
      </w:r>
      <w:proofErr w:type="spellEnd"/>
      <w:r w:rsidRPr="00271C1E">
        <w:rPr>
          <w:rStyle w:val="watch-title"/>
          <w:rFonts w:cstheme="minorHAnsi"/>
          <w:b/>
          <w:bCs/>
          <w:color w:val="000000"/>
          <w:bdr w:val="none" w:sz="0" w:space="0" w:color="auto" w:frame="1"/>
          <w:lang w:val="en-GB"/>
          <w:rPrChange w:id="2152" w:author="Ned Johnson" w:date="2019-05-14T11:34:00Z">
            <w:rPr>
              <w:rStyle w:val="watch-title"/>
              <w:rFonts w:ascii="Arial" w:hAnsi="Arial" w:cs="Arial"/>
              <w:b w:val="0"/>
              <w:bCs/>
              <w:color w:val="000000"/>
              <w:sz w:val="30"/>
              <w:szCs w:val="30"/>
              <w:bdr w:val="none" w:sz="0" w:space="0" w:color="auto" w:frame="1"/>
            </w:rPr>
          </w:rPrChange>
        </w:rPr>
        <w:t xml:space="preserve"> (source </w:t>
      </w:r>
      <w:proofErr w:type="spellStart"/>
      <w:r w:rsidRPr="00271C1E">
        <w:rPr>
          <w:rStyle w:val="watch-title"/>
          <w:rFonts w:cstheme="minorHAnsi"/>
          <w:b/>
          <w:bCs/>
          <w:color w:val="000000"/>
          <w:bdr w:val="none" w:sz="0" w:space="0" w:color="auto" w:frame="1"/>
          <w:lang w:val="en-GB"/>
          <w:rPrChange w:id="2153" w:author="Ned Johnson" w:date="2019-05-14T11:34:00Z">
            <w:rPr>
              <w:rStyle w:val="watch-title"/>
              <w:rFonts w:ascii="Arial" w:hAnsi="Arial" w:cs="Arial"/>
              <w:b w:val="0"/>
              <w:bCs/>
              <w:color w:val="000000"/>
              <w:sz w:val="30"/>
              <w:szCs w:val="30"/>
              <w:bdr w:val="none" w:sz="0" w:space="0" w:color="auto" w:frame="1"/>
            </w:rPr>
          </w:rPrChange>
        </w:rPr>
        <w:t>youtube</w:t>
      </w:r>
      <w:proofErr w:type="spellEnd"/>
      <w:r w:rsidRPr="00271C1E">
        <w:rPr>
          <w:rStyle w:val="watch-title"/>
          <w:rFonts w:cstheme="minorHAnsi"/>
          <w:b/>
          <w:bCs/>
          <w:color w:val="000000"/>
          <w:bdr w:val="none" w:sz="0" w:space="0" w:color="auto" w:frame="1"/>
          <w:lang w:val="en-GB"/>
          <w:rPrChange w:id="2154" w:author="Ned Johnson" w:date="2019-05-14T11:34:00Z">
            <w:rPr>
              <w:rStyle w:val="watch-title"/>
              <w:rFonts w:ascii="Arial" w:hAnsi="Arial" w:cs="Arial"/>
              <w:b w:val="0"/>
              <w:bCs/>
              <w:color w:val="000000"/>
              <w:sz w:val="30"/>
              <w:szCs w:val="30"/>
              <w:bdr w:val="none" w:sz="0" w:space="0" w:color="auto" w:frame="1"/>
            </w:rPr>
          </w:rPrChange>
        </w:rPr>
        <w:t>)</w:t>
      </w:r>
    </w:p>
    <w:p w14:paraId="7EC2123E" w14:textId="77777777" w:rsidR="002417E4" w:rsidRPr="00271C1E" w:rsidRDefault="002417E4">
      <w:pPr>
        <w:rPr>
          <w:ins w:id="2155" w:author="Ned Johnson" w:date="2019-05-14T11:12:00Z"/>
          <w:rFonts w:cstheme="minorHAnsi"/>
          <w:lang w:val="en-GB"/>
          <w:rPrChange w:id="2156" w:author="Ned Johnson" w:date="2019-05-14T11:34:00Z">
            <w:rPr>
              <w:ins w:id="2157" w:author="Ned Johnson" w:date="2019-05-14T11:12:00Z"/>
              <w:lang w:val="en-GB"/>
            </w:rPr>
          </w:rPrChange>
        </w:rPr>
      </w:pPr>
    </w:p>
    <w:p w14:paraId="7642DE8A" w14:textId="77777777" w:rsidR="002417E4" w:rsidRPr="00271C1E" w:rsidRDefault="002417E4">
      <w:pPr>
        <w:rPr>
          <w:ins w:id="2158" w:author="Ned Johnson" w:date="2019-05-14T11:12:00Z"/>
          <w:rFonts w:cstheme="minorHAnsi"/>
          <w:lang w:val="en-GB"/>
          <w:rPrChange w:id="2159" w:author="Ned Johnson" w:date="2019-05-14T11:34:00Z">
            <w:rPr>
              <w:ins w:id="2160" w:author="Ned Johnson" w:date="2019-05-14T11:12:00Z"/>
              <w:lang w:val="en-GB"/>
            </w:rPr>
          </w:rPrChange>
        </w:rPr>
      </w:pPr>
      <w:ins w:id="2161" w:author="Ned Johnson" w:date="2019-05-14T11:12:00Z">
        <w:r w:rsidRPr="00271C1E">
          <w:rPr>
            <w:rFonts w:cstheme="minorHAnsi"/>
            <w:lang w:val="en-GB"/>
            <w:rPrChange w:id="2162" w:author="Ned Johnson" w:date="2019-05-14T11:34:00Z">
              <w:rPr>
                <w:lang w:val="en-GB"/>
              </w:rPr>
            </w:rPrChange>
          </w:rPr>
          <w:fldChar w:fldCharType="begin"/>
        </w:r>
        <w:r w:rsidRPr="00271C1E">
          <w:rPr>
            <w:rFonts w:cstheme="minorHAnsi"/>
            <w:lang w:val="en-GB"/>
            <w:rPrChange w:id="2163" w:author="Ned Johnson" w:date="2019-05-14T11:34:00Z">
              <w:rPr>
                <w:lang w:val="en-GB"/>
              </w:rPr>
            </w:rPrChange>
          </w:rPr>
          <w:instrText xml:space="preserve"> HYPERLINK "https://en.wikipedia.org/wiki/UPGMA" </w:instrText>
        </w:r>
        <w:r w:rsidRPr="00271C1E">
          <w:rPr>
            <w:rFonts w:cstheme="minorHAnsi"/>
            <w:lang w:val="en-GB"/>
            <w:rPrChange w:id="2164" w:author="Ned Johnson" w:date="2019-05-14T11:34:00Z">
              <w:rPr>
                <w:lang w:val="en-GB"/>
              </w:rPr>
            </w:rPrChange>
          </w:rPr>
          <w:fldChar w:fldCharType="separate"/>
        </w:r>
        <w:r w:rsidRPr="00271C1E">
          <w:rPr>
            <w:rStyle w:val="Lienhypertexte"/>
            <w:rFonts w:cstheme="minorHAnsi"/>
            <w:lang w:val="en-GB"/>
            <w:rPrChange w:id="2165" w:author="Ned Johnson" w:date="2019-05-14T11:34:00Z">
              <w:rPr>
                <w:rStyle w:val="Lienhypertexte"/>
                <w:lang w:val="en-GB"/>
              </w:rPr>
            </w:rPrChange>
          </w:rPr>
          <w:t>https://en.wikipedia.org/wiki/UPGMA</w:t>
        </w:r>
        <w:r w:rsidRPr="00271C1E">
          <w:rPr>
            <w:rFonts w:cstheme="minorHAnsi"/>
            <w:lang w:val="en-GB"/>
            <w:rPrChange w:id="2166" w:author="Ned Johnson" w:date="2019-05-14T11:34:00Z">
              <w:rPr>
                <w:lang w:val="en-GB"/>
              </w:rPr>
            </w:rPrChange>
          </w:rPr>
          <w:fldChar w:fldCharType="end"/>
        </w:r>
      </w:ins>
    </w:p>
    <w:p w14:paraId="7E604472" w14:textId="77777777" w:rsidR="002417E4" w:rsidRPr="00271C1E" w:rsidRDefault="002417E4">
      <w:pPr>
        <w:rPr>
          <w:ins w:id="2167" w:author="Ned Johnson" w:date="2019-05-14T11:12:00Z"/>
          <w:rFonts w:cstheme="minorHAnsi"/>
          <w:lang w:val="en-GB"/>
          <w:rPrChange w:id="2168" w:author="Ned Johnson" w:date="2019-05-14T11:34:00Z">
            <w:rPr>
              <w:ins w:id="2169" w:author="Ned Johnson" w:date="2019-05-14T11:12:00Z"/>
              <w:lang w:val="en-GB"/>
            </w:rPr>
          </w:rPrChange>
        </w:rPr>
      </w:pPr>
      <w:ins w:id="2170" w:author="Ned Johnson" w:date="2019-05-14T11:12:00Z">
        <w:r w:rsidRPr="00271C1E">
          <w:rPr>
            <w:rFonts w:cstheme="minorHAnsi"/>
            <w:lang w:val="en-GB"/>
            <w:rPrChange w:id="2171" w:author="Ned Johnson" w:date="2019-05-14T11:34:00Z">
              <w:rPr>
                <w:lang w:val="en-GB"/>
              </w:rPr>
            </w:rPrChange>
          </w:rPr>
          <w:t>S. Garcia-</w:t>
        </w:r>
        <w:proofErr w:type="spellStart"/>
        <w:r w:rsidRPr="00271C1E">
          <w:rPr>
            <w:rFonts w:cstheme="minorHAnsi"/>
            <w:lang w:val="en-GB"/>
            <w:rPrChange w:id="2172" w:author="Ned Johnson" w:date="2019-05-14T11:34:00Z">
              <w:rPr>
                <w:lang w:val="en-GB"/>
              </w:rPr>
            </w:rPrChange>
          </w:rPr>
          <w:t>Vallve</w:t>
        </w:r>
        <w:proofErr w:type="spellEnd"/>
        <w:r w:rsidRPr="00271C1E">
          <w:rPr>
            <w:rFonts w:cstheme="minorHAnsi"/>
            <w:lang w:val="en-GB"/>
            <w:rPrChange w:id="2173" w:author="Ned Johnson" w:date="2019-05-14T11:34:00Z">
              <w:rPr>
                <w:lang w:val="en-GB"/>
              </w:rPr>
            </w:rPrChange>
          </w:rPr>
          <w:t xml:space="preserve">, J. Palau and A. </w:t>
        </w:r>
        <w:proofErr w:type="spellStart"/>
        <w:r w:rsidRPr="00271C1E">
          <w:rPr>
            <w:rFonts w:cstheme="minorHAnsi"/>
            <w:lang w:val="en-GB"/>
            <w:rPrChange w:id="2174" w:author="Ned Johnson" w:date="2019-05-14T11:34:00Z">
              <w:rPr>
                <w:lang w:val="en-GB"/>
              </w:rPr>
            </w:rPrChange>
          </w:rPr>
          <w:t>Romeu</w:t>
        </w:r>
        <w:proofErr w:type="spellEnd"/>
        <w:r w:rsidRPr="00271C1E">
          <w:rPr>
            <w:rFonts w:cstheme="minorHAnsi"/>
            <w:lang w:val="en-GB"/>
            <w:rPrChange w:id="2175" w:author="Ned Johnson" w:date="2019-05-14T11:34:00Z">
              <w:rPr>
                <w:lang w:val="en-GB"/>
              </w:rPr>
            </w:rPrChange>
          </w:rPr>
          <w:t xml:space="preserve"> (1999) Horizontal gene transfer in </w:t>
        </w:r>
        <w:proofErr w:type="spellStart"/>
        <w:r w:rsidRPr="00271C1E">
          <w:rPr>
            <w:rFonts w:cstheme="minorHAnsi"/>
            <w:lang w:val="en-GB"/>
            <w:rPrChange w:id="2176" w:author="Ned Johnson" w:date="2019-05-14T11:34:00Z">
              <w:rPr>
                <w:lang w:val="en-GB"/>
              </w:rPr>
            </w:rPrChange>
          </w:rPr>
          <w:t>glycosyl</w:t>
        </w:r>
        <w:proofErr w:type="spellEnd"/>
        <w:r w:rsidRPr="00271C1E">
          <w:rPr>
            <w:rFonts w:cstheme="minorHAnsi"/>
            <w:lang w:val="en-GB"/>
            <w:rPrChange w:id="2177" w:author="Ned Johnson" w:date="2019-05-14T11:34:00Z">
              <w:rPr>
                <w:lang w:val="en-GB"/>
              </w:rPr>
            </w:rPrChange>
          </w:rPr>
          <w:t xml:space="preserve"> hydrolases inferred from codon usage in Escherichia coli and Bacillus subtilis. Molecular Biology and </w:t>
        </w:r>
        <w:proofErr w:type="spellStart"/>
        <w:r w:rsidRPr="00271C1E">
          <w:rPr>
            <w:rFonts w:cstheme="minorHAnsi"/>
            <w:lang w:val="en-GB"/>
            <w:rPrChange w:id="2178" w:author="Ned Johnson" w:date="2019-05-14T11:34:00Z">
              <w:rPr>
                <w:lang w:val="en-GB"/>
              </w:rPr>
            </w:rPrChange>
          </w:rPr>
          <w:t>Evololution</w:t>
        </w:r>
        <w:proofErr w:type="spellEnd"/>
        <w:r w:rsidRPr="00271C1E">
          <w:rPr>
            <w:rFonts w:cstheme="minorHAnsi"/>
            <w:lang w:val="en-GB"/>
            <w:rPrChange w:id="2179" w:author="Ned Johnson" w:date="2019-05-14T11:34:00Z">
              <w:rPr>
                <w:lang w:val="en-GB"/>
              </w:rPr>
            </w:rPrChange>
          </w:rPr>
          <w:t xml:space="preserve"> 16(9):1125-1134</w:t>
        </w:r>
        <w:bookmarkStart w:id="2180" w:name="_GoBack"/>
        <w:bookmarkEnd w:id="2180"/>
      </w:ins>
    </w:p>
    <w:p w14:paraId="2B658D3C" w14:textId="77777777" w:rsidR="002417E4" w:rsidRPr="00271C1E" w:rsidRDefault="002417E4">
      <w:pPr>
        <w:rPr>
          <w:ins w:id="2181" w:author="Ned Johnson" w:date="2019-05-14T11:13:00Z"/>
          <w:rFonts w:cstheme="minorHAnsi"/>
          <w:lang w:val="en-GB"/>
          <w:rPrChange w:id="2182" w:author="Ned Johnson" w:date="2019-05-14T11:34:00Z">
            <w:rPr>
              <w:ins w:id="2183" w:author="Ned Johnson" w:date="2019-05-14T11:13:00Z"/>
              <w:lang w:val="en-GB"/>
            </w:rPr>
          </w:rPrChange>
        </w:rPr>
      </w:pPr>
    </w:p>
    <w:p w14:paraId="71E80385" w14:textId="77777777" w:rsidR="002417E4" w:rsidRPr="00271C1E" w:rsidRDefault="002417E4">
      <w:pPr>
        <w:rPr>
          <w:ins w:id="2184" w:author="Ned Johnson" w:date="2019-05-14T11:13:00Z"/>
          <w:rFonts w:cstheme="minorHAnsi"/>
          <w:lang w:val="en-GB"/>
          <w:rPrChange w:id="2185" w:author="Ned Johnson" w:date="2019-05-14T11:34:00Z">
            <w:rPr>
              <w:ins w:id="2186" w:author="Ned Johnson" w:date="2019-05-14T11:13:00Z"/>
              <w:lang w:val="en-GB"/>
            </w:rPr>
          </w:rPrChange>
        </w:rPr>
      </w:pPr>
      <w:ins w:id="2187" w:author="Ned Johnson" w:date="2019-05-14T11:13:00Z">
        <w:r w:rsidRPr="00271C1E">
          <w:rPr>
            <w:rFonts w:cstheme="minorHAnsi"/>
            <w:lang w:val="en-GB"/>
            <w:rPrChange w:id="2188" w:author="Ned Johnson" w:date="2019-05-14T11:34:00Z">
              <w:rPr>
                <w:lang w:val="en-GB"/>
              </w:rPr>
            </w:rPrChange>
          </w:rPr>
          <w:t>(Source Wikipedia / Mr Blansche M1 AI Course 04 / data search course 05)</w:t>
        </w:r>
      </w:ins>
    </w:p>
    <w:p w14:paraId="6BB82876" w14:textId="77777777" w:rsidR="002417E4" w:rsidRPr="00271C1E" w:rsidRDefault="002417E4">
      <w:pPr>
        <w:rPr>
          <w:rFonts w:cstheme="minorHAnsi"/>
          <w:b/>
          <w:rPrChange w:id="2189" w:author="Ned Johnson" w:date="2019-05-14T11:34:00Z">
            <w:rPr>
              <w:rFonts w:ascii="Arial" w:hAnsi="Arial" w:cs="Arial"/>
              <w:b w:val="0"/>
              <w:color w:val="000000"/>
              <w:sz w:val="30"/>
              <w:szCs w:val="30"/>
            </w:rPr>
          </w:rPrChange>
        </w:rPr>
        <w:pPrChange w:id="2190" w:author="Ned Johnson" w:date="2019-05-14T11:34:00Z">
          <w:pPr>
            <w:pStyle w:val="Titre1"/>
            <w:shd w:val="clear" w:color="auto" w:fill="FFFFFF"/>
            <w:spacing w:before="0"/>
          </w:pPr>
        </w:pPrChange>
      </w:pPr>
    </w:p>
    <w:p w14:paraId="18F1BBF3" w14:textId="370005B7" w:rsidR="002417E4" w:rsidRPr="00271C1E" w:rsidRDefault="002417E4">
      <w:pPr>
        <w:rPr>
          <w:ins w:id="2191" w:author="Ned Johnson" w:date="2019-05-14T11:14:00Z"/>
          <w:rStyle w:val="Lienhypertexte"/>
          <w:rFonts w:cstheme="minorHAnsi"/>
          <w:rPrChange w:id="2192" w:author="Ned Johnson" w:date="2019-05-14T11:34:00Z">
            <w:rPr>
              <w:ins w:id="2193" w:author="Ned Johnson" w:date="2019-05-14T11:14:00Z"/>
              <w:rStyle w:val="Lienhypertexte"/>
              <w:rFonts w:asciiTheme="majorHAnsi" w:eastAsiaTheme="majorEastAsia" w:hAnsiTheme="majorHAnsi" w:cstheme="majorBidi"/>
              <w:b/>
              <w:sz w:val="44"/>
              <w:szCs w:val="32"/>
              <w:lang w:val="en-GB"/>
            </w:rPr>
          </w:rPrChange>
        </w:rPr>
        <w:pPrChange w:id="2194" w:author="Ned Johnson" w:date="2019-05-14T11:34:00Z">
          <w:pPr>
            <w:pStyle w:val="Paragraphedeliste"/>
            <w:ind w:left="0"/>
            <w:jc w:val="both"/>
          </w:pPr>
        </w:pPrChange>
      </w:pPr>
      <w:ins w:id="2195" w:author="Ned Johnson" w:date="2019-05-14T11:14:00Z">
        <w:r w:rsidRPr="00271C1E">
          <w:rPr>
            <w:rFonts w:cstheme="minorHAnsi"/>
            <w:rPrChange w:id="2196" w:author="Ned Johnson" w:date="2019-05-14T11:34:00Z">
              <w:rPr>
                <w:color w:val="0000FF"/>
                <w:u w:val="single"/>
              </w:rPr>
            </w:rPrChange>
          </w:rPr>
          <w:t xml:space="preserve">Source : </w:t>
        </w:r>
        <w:r w:rsidRPr="00271C1E">
          <w:rPr>
            <w:rFonts w:cstheme="minorHAnsi"/>
            <w:rPrChange w:id="2197" w:author="Ned Johnson" w:date="2019-05-14T11:34:00Z">
              <w:rPr/>
            </w:rPrChange>
          </w:rPr>
          <w:fldChar w:fldCharType="begin"/>
        </w:r>
        <w:r w:rsidRPr="00271C1E">
          <w:rPr>
            <w:rFonts w:cstheme="minorHAnsi"/>
            <w:rPrChange w:id="2198" w:author="Ned Johnson" w:date="2019-05-14T11:34:00Z">
              <w:rPr/>
            </w:rPrChange>
          </w:rPr>
          <w:instrText xml:space="preserve"> HYPERLINK "https://www.misp-project.org" </w:instrText>
        </w:r>
        <w:r w:rsidRPr="00271C1E">
          <w:rPr>
            <w:rFonts w:cstheme="minorHAnsi"/>
            <w:rPrChange w:id="2199" w:author="Ned Johnson" w:date="2019-05-14T11:34:00Z">
              <w:rPr>
                <w:rStyle w:val="Lienhypertexte"/>
              </w:rPr>
            </w:rPrChange>
          </w:rPr>
          <w:fldChar w:fldCharType="separate"/>
        </w:r>
        <w:r w:rsidRPr="00271C1E">
          <w:rPr>
            <w:rStyle w:val="Lienhypertexte"/>
            <w:rFonts w:cstheme="minorHAnsi"/>
            <w:rPrChange w:id="2200" w:author="Ned Johnson" w:date="2019-05-14T11:34:00Z">
              <w:rPr>
                <w:rStyle w:val="Lienhypertexte"/>
              </w:rPr>
            </w:rPrChange>
          </w:rPr>
          <w:t>https://www.misp-project.org</w:t>
        </w:r>
        <w:r w:rsidRPr="00271C1E">
          <w:rPr>
            <w:rStyle w:val="Lienhypertexte"/>
            <w:rFonts w:cstheme="minorHAnsi"/>
            <w:rPrChange w:id="2201" w:author="Ned Johnson" w:date="2019-05-14T11:34:00Z">
              <w:rPr>
                <w:rStyle w:val="Lienhypertexte"/>
              </w:rPr>
            </w:rPrChange>
          </w:rPr>
          <w:fldChar w:fldCharType="end"/>
        </w:r>
        <w:r w:rsidRPr="00271C1E">
          <w:rPr>
            <w:rStyle w:val="Lienhypertexte"/>
            <w:rFonts w:cstheme="minorHAnsi"/>
            <w:rPrChange w:id="2202" w:author="Ned Johnson" w:date="2019-05-14T11:34:00Z">
              <w:rPr>
                <w:rStyle w:val="Lienhypertexte"/>
              </w:rPr>
            </w:rPrChange>
          </w:rPr>
          <w:t xml:space="preserve"> </w:t>
        </w:r>
      </w:ins>
    </w:p>
    <w:p w14:paraId="5F0438A0" w14:textId="4A925EA2" w:rsidR="002417E4" w:rsidRPr="00271C1E" w:rsidRDefault="002417E4">
      <w:pPr>
        <w:rPr>
          <w:ins w:id="2203" w:author="Ned Johnson" w:date="2019-05-14T11:14:00Z"/>
          <w:rFonts w:cstheme="minorHAnsi"/>
          <w:rPrChange w:id="2204" w:author="Ned Johnson" w:date="2019-05-14T11:34:00Z">
            <w:rPr>
              <w:ins w:id="2205" w:author="Ned Johnson" w:date="2019-05-14T11:14:00Z"/>
            </w:rPr>
          </w:rPrChange>
        </w:rPr>
        <w:pPrChange w:id="2206" w:author="Ned Johnson" w:date="2019-05-14T11:34:00Z">
          <w:pPr>
            <w:pStyle w:val="Paragraphedeliste"/>
            <w:ind w:left="0"/>
            <w:jc w:val="both"/>
          </w:pPr>
        </w:pPrChange>
      </w:pPr>
      <w:proofErr w:type="gramStart"/>
      <w:ins w:id="2207" w:author="Ned Johnson" w:date="2019-05-14T11:14:00Z">
        <w:r w:rsidRPr="00271C1E">
          <w:rPr>
            <w:rFonts w:cstheme="minorHAnsi"/>
            <w:lang w:val="en-GB"/>
            <w:rPrChange w:id="2208" w:author="Ned Johnson" w:date="2019-05-14T11:34:00Z">
              <w:rPr>
                <w:lang w:val="en-GB"/>
              </w:rPr>
            </w:rPrChange>
          </w:rPr>
          <w:t>Source :</w:t>
        </w:r>
        <w:proofErr w:type="gramEnd"/>
        <w:r w:rsidRPr="00271C1E">
          <w:rPr>
            <w:rFonts w:cstheme="minorHAnsi"/>
            <w:lang w:val="en-GB"/>
            <w:rPrChange w:id="2209" w:author="Ned Johnson" w:date="2019-05-14T11:34:00Z">
              <w:rPr>
                <w:lang w:val="en-GB"/>
              </w:rPr>
            </w:rPrChange>
          </w:rPr>
          <w:t xml:space="preserve"> Mr </w:t>
        </w:r>
        <w:proofErr w:type="spellStart"/>
        <w:r w:rsidRPr="00271C1E">
          <w:rPr>
            <w:rFonts w:cstheme="minorHAnsi"/>
            <w:lang w:val="en-GB"/>
            <w:rPrChange w:id="2210" w:author="Ned Johnson" w:date="2019-05-14T11:34:00Z">
              <w:rPr>
                <w:lang w:val="en-GB"/>
              </w:rPr>
            </w:rPrChange>
          </w:rPr>
          <w:t>Djamel</w:t>
        </w:r>
        <w:proofErr w:type="spellEnd"/>
        <w:r w:rsidRPr="00271C1E">
          <w:rPr>
            <w:rFonts w:cstheme="minorHAnsi"/>
            <w:lang w:val="en-GB"/>
            <w:rPrChange w:id="2211" w:author="Ned Johnson" w:date="2019-05-14T11:34:00Z">
              <w:rPr>
                <w:lang w:val="en-GB"/>
              </w:rPr>
            </w:rPrChange>
          </w:rPr>
          <w:t xml:space="preserve"> KHADRAOUI</w:t>
        </w:r>
      </w:ins>
    </w:p>
    <w:p w14:paraId="47A82C75" w14:textId="77777777" w:rsidR="00672014" w:rsidRPr="00342D61" w:rsidRDefault="00672014" w:rsidP="001001E5">
      <w:pPr>
        <w:rPr>
          <w:lang w:val="en-GB"/>
        </w:rPr>
      </w:pPr>
    </w:p>
    <w:p w14:paraId="19BE713A" w14:textId="77777777" w:rsidR="00672014" w:rsidRPr="00342D61" w:rsidRDefault="00672014" w:rsidP="001001E5">
      <w:pPr>
        <w:rPr>
          <w:lang w:val="en-GB"/>
        </w:rPr>
      </w:pPr>
    </w:p>
    <w:sectPr w:rsidR="00672014" w:rsidRPr="00342D61" w:rsidSect="00723AE7">
      <w:footerReference w:type="default" r:id="rId37"/>
      <w:footerReference w:type="first" r:id="rId38"/>
      <w:pgSz w:w="11906" w:h="16838"/>
      <w:pgMar w:top="1418" w:right="1418" w:bottom="1418" w:left="1418" w:header="709" w:footer="709" w:gutter="0"/>
      <w:pgNumType w:start="1"/>
      <w:cols w:space="708"/>
      <w:titlePg/>
      <w:docGrid w:linePitch="360"/>
      <w:sectPrChange w:id="2222" w:author="Ned Johnson" w:date="2019-05-13T01:23:00Z">
        <w:sectPr w:rsidR="00672014" w:rsidRPr="00342D61" w:rsidSect="00723AE7">
          <w:pgMar w:top="1417" w:right="1417" w:bottom="1417" w:left="1417" w:header="708" w:footer="708" w:gutter="0"/>
          <w:titlePg w:val="0"/>
        </w:sectPr>
      </w:sectPrChange>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herrmannfrancine@gmail.com" w:date="2019-05-10T12:47:00Z" w:initials="h">
    <w:p w14:paraId="4CD81740" w14:textId="1AF3DE67" w:rsidR="00334381" w:rsidRDefault="00334381">
      <w:pPr>
        <w:pStyle w:val="Commentaire"/>
        <w:rPr>
          <w:noProof/>
        </w:rPr>
      </w:pPr>
      <w:r>
        <w:rPr>
          <w:rStyle w:val="Marquedecommentaire"/>
        </w:rPr>
        <w:annotationRef/>
      </w:r>
      <w:r>
        <w:t>Vous ne suivez pas du tout le format latex demandé</w:t>
      </w:r>
    </w:p>
    <w:p w14:paraId="18A7C97F" w14:textId="39F08F6F" w:rsidR="00334381" w:rsidRDefault="00334381">
      <w:pPr>
        <w:pStyle w:val="Commentaire"/>
        <w:rPr>
          <w:noProof/>
        </w:rPr>
      </w:pPr>
    </w:p>
    <w:p w14:paraId="5CBB65CC" w14:textId="5604C5A1" w:rsidR="00334381" w:rsidRDefault="00334381">
      <w:pPr>
        <w:pStyle w:val="Commentaire"/>
        <w:rPr>
          <w:noProof/>
        </w:rPr>
      </w:pPr>
      <w:r>
        <w:rPr>
          <w:noProof/>
        </w:rPr>
        <w:t xml:space="preserve">Marwin </w:t>
      </w:r>
    </w:p>
    <w:p w14:paraId="4D810FFA" w14:textId="1B7F726A" w:rsidR="00334381" w:rsidRDefault="00334381">
      <w:pPr>
        <w:pStyle w:val="Commentaire"/>
      </w:pPr>
      <w:r>
        <w:rPr>
          <w:noProof/>
        </w:rPr>
        <w:t>Comme annoncé dans l'email le dossier latex est développé en parallele de ce dossier pour plus de praticité et par soucis de compatibilité la bibiliographie est aussi faite au format la Jabref donc non présente dans ce dossier</w:t>
      </w:r>
    </w:p>
  </w:comment>
  <w:comment w:id="353" w:author="herrmannfrancine@gmail.com" w:date="2019-05-10T13:03:00Z" w:initials="h">
    <w:p w14:paraId="5C5B75E7" w14:textId="0E72DB51" w:rsidR="00334381" w:rsidRDefault="00334381">
      <w:pPr>
        <w:pStyle w:val="Commentaire"/>
        <w:rPr>
          <w:noProof/>
        </w:rPr>
      </w:pPr>
      <w:r>
        <w:rPr>
          <w:rStyle w:val="Marquedecommentaire"/>
        </w:rPr>
        <w:annotationRef/>
      </w:r>
      <w:r>
        <w:t>Indiquez d'abord l'acronyme, citez des articles en référence, dire que c'est une base de données partagées, dire par qui elle a été créée et quand. Ensuite seulement vous indiquerez à quoi elle sert</w:t>
      </w:r>
    </w:p>
    <w:p w14:paraId="67547004" w14:textId="222C58E0" w:rsidR="00334381" w:rsidRDefault="00334381">
      <w:pPr>
        <w:pStyle w:val="Commentaire"/>
        <w:rPr>
          <w:noProof/>
        </w:rPr>
      </w:pPr>
    </w:p>
    <w:p w14:paraId="6F620C13" w14:textId="77777777" w:rsidR="00334381" w:rsidRDefault="00334381">
      <w:pPr>
        <w:pStyle w:val="Commentaire"/>
        <w:rPr>
          <w:noProof/>
        </w:rPr>
      </w:pPr>
      <w:r>
        <w:rPr>
          <w:noProof/>
        </w:rPr>
        <w:t xml:space="preserve">Marwin </w:t>
      </w:r>
    </w:p>
    <w:p w14:paraId="465FE156" w14:textId="20A40A4D" w:rsidR="00334381" w:rsidRDefault="00334381">
      <w:pPr>
        <w:pStyle w:val="Commentaire"/>
        <w:rPr>
          <w:noProof/>
        </w:rPr>
      </w:pPr>
      <w:r>
        <w:rPr>
          <w:noProof/>
        </w:rPr>
        <w:t>Fait la page suivante ce qui resulte l'indication</w:t>
      </w:r>
    </w:p>
    <w:p w14:paraId="1A5A41F3" w14:textId="7EA67F20" w:rsidR="00334381" w:rsidRDefault="00334381">
      <w:pPr>
        <w:pStyle w:val="Commentaire"/>
      </w:pPr>
      <w:r>
        <w:rPr>
          <w:noProof/>
        </w:rPr>
        <w:t xml:space="preserve"> </w:t>
      </w:r>
      <w:r>
        <w:rPr>
          <w:lang w:val="en-GB"/>
        </w:rPr>
        <w:t>see next page for further</w:t>
      </w:r>
      <w:r>
        <w:rPr>
          <w:noProof/>
          <w:lang w:val="en-GB"/>
        </w:rPr>
        <w:t xml:space="preserve"> explanation </w:t>
      </w:r>
    </w:p>
  </w:comment>
  <w:comment w:id="531" w:author="herrmannfrancine@gmail.com" w:date="2019-05-10T13:23:00Z" w:initials="h">
    <w:p w14:paraId="7A0567D5" w14:textId="1AB4E359" w:rsidR="00334381" w:rsidRDefault="00334381">
      <w:pPr>
        <w:pStyle w:val="Commentaire"/>
      </w:pPr>
      <w:r>
        <w:rPr>
          <w:rStyle w:val="Marquedecommentaire"/>
        </w:rPr>
        <w:annotationRef/>
      </w:r>
      <w:r>
        <w:t xml:space="preserve">Que voulez-vous </w:t>
      </w:r>
      <w:proofErr w:type="gramStart"/>
      <w:r>
        <w:t>dire?</w:t>
      </w:r>
      <w:proofErr w:type="gramEnd"/>
    </w:p>
  </w:comment>
  <w:comment w:id="537" w:author="herrmannfrancine@gmail.com" w:date="2019-05-10T13:24:00Z" w:initials="h">
    <w:p w14:paraId="0A4EFF65" w14:textId="71AA0706" w:rsidR="00334381" w:rsidRDefault="00334381">
      <w:pPr>
        <w:pStyle w:val="Commentaire"/>
        <w:rPr>
          <w:noProof/>
        </w:rPr>
      </w:pPr>
      <w:r>
        <w:rPr>
          <w:rStyle w:val="Marquedecommentaire"/>
        </w:rPr>
        <w:annotationRef/>
      </w:r>
    </w:p>
    <w:p w14:paraId="28829FAE" w14:textId="4AF676D6" w:rsidR="00334381" w:rsidRDefault="00334381">
      <w:pPr>
        <w:pStyle w:val="Commentaire"/>
        <w:rPr>
          <w:noProof/>
        </w:rPr>
      </w:pPr>
      <w:r>
        <w:t>Je ne suis pas sûre</w:t>
      </w:r>
      <w:r>
        <w:rPr>
          <w:noProof/>
        </w:rPr>
        <w:t xml:space="preserve"> </w:t>
      </w:r>
    </w:p>
    <w:p w14:paraId="3A45F677" w14:textId="428F059F" w:rsidR="00334381" w:rsidRDefault="00334381">
      <w:pPr>
        <w:pStyle w:val="Commentaire"/>
      </w:pPr>
      <w:r>
        <w:rPr>
          <w:noProof/>
        </w:rPr>
        <w:t>Le python est l'un des langage les plus lent qui existe car étant un langage scripté</w:t>
      </w:r>
    </w:p>
  </w:comment>
  <w:comment w:id="560" w:author="herrmannfrancine@gmail.com" w:date="2019-05-10T13:27:00Z" w:initials="h">
    <w:p w14:paraId="0DA88A87" w14:textId="6C8FE3D8" w:rsidR="00334381" w:rsidRDefault="00334381">
      <w:pPr>
        <w:pStyle w:val="Commentaire"/>
      </w:pPr>
      <w:r>
        <w:rPr>
          <w:rStyle w:val="Marquedecommentaire"/>
        </w:rPr>
        <w:annotationRef/>
      </w:r>
      <w:r>
        <w:t>Il faut mettre toutes les sources à la fin dans la section biblio</w:t>
      </w:r>
    </w:p>
  </w:comment>
  <w:comment w:id="595" w:author="herrmannfrancine@gmail.com" w:date="2019-05-10T13:31:00Z" w:initials="h">
    <w:p w14:paraId="6CCEB974" w14:textId="5642CE6A" w:rsidR="00334381" w:rsidRDefault="00334381">
      <w:pPr>
        <w:pStyle w:val="Commentaire"/>
      </w:pPr>
      <w:r>
        <w:rPr>
          <w:rStyle w:val="Marquedecommentaire"/>
        </w:rPr>
        <w:annotationRef/>
      </w:r>
      <w:r>
        <w:rPr>
          <w:noProof/>
        </w:rPr>
        <w:t>???? où est utilisé ce symbole?</w:t>
      </w:r>
    </w:p>
  </w:comment>
  <w:comment w:id="596" w:author="Ned Johnson" w:date="2019-05-11T20:48:00Z" w:initials="NJ">
    <w:p w14:paraId="23CAB7EF" w14:textId="2B68617A" w:rsidR="00334381" w:rsidRDefault="00334381">
      <w:pPr>
        <w:pStyle w:val="Commentaire"/>
      </w:pPr>
      <w:r>
        <w:rPr>
          <w:rStyle w:val="Marquedecommentaire"/>
        </w:rPr>
        <w:annotationRef/>
      </w:r>
      <w:r>
        <w:rPr>
          <w:noProof/>
        </w:rPr>
        <w:t>plus loin dans le dossier</w:t>
      </w:r>
    </w:p>
  </w:comment>
  <w:comment w:id="1253" w:author="herrmannfrancine@gmail.com" w:date="2019-05-10T13:47:00Z" w:initials="h">
    <w:p w14:paraId="4B00ECDC" w14:textId="6D820B1E" w:rsidR="00334381" w:rsidRDefault="00334381">
      <w:pPr>
        <w:pStyle w:val="Commentaire"/>
      </w:pPr>
      <w:r>
        <w:rPr>
          <w:rStyle w:val="Marquedecommentaire"/>
        </w:rPr>
        <w:annotationRef/>
      </w:r>
      <w:r>
        <w:t>Je ne comprends pas ce que vous voulez dire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810FFA" w15:done="0"/>
  <w15:commentEx w15:paraId="1A5A41F3" w15:done="0"/>
  <w15:commentEx w15:paraId="7A0567D5" w15:done="0"/>
  <w15:commentEx w15:paraId="3A45F677" w15:done="0"/>
  <w15:commentEx w15:paraId="0DA88A87" w15:done="0"/>
  <w15:commentEx w15:paraId="6CCEB974" w15:done="0"/>
  <w15:commentEx w15:paraId="23CAB7EF" w15:paraIdParent="6CCEB974" w15:done="0"/>
  <w15:commentEx w15:paraId="4B00ECD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A29375" w14:textId="77777777" w:rsidR="00334381" w:rsidRDefault="00334381" w:rsidP="00CD1835">
      <w:pPr>
        <w:spacing w:after="0" w:line="240" w:lineRule="auto"/>
      </w:pPr>
      <w:r>
        <w:separator/>
      </w:r>
    </w:p>
  </w:endnote>
  <w:endnote w:type="continuationSeparator" w:id="0">
    <w:p w14:paraId="0DB625CC" w14:textId="77777777" w:rsidR="00334381" w:rsidRDefault="00334381" w:rsidP="00CD1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AR DECODE">
    <w:altName w:val="Times New Roman"/>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AD59C" w14:textId="561A8A9D" w:rsidR="00334381" w:rsidRDefault="00334381">
    <w:pPr>
      <w:pStyle w:val="Pieddepage"/>
      <w:jc w:val="right"/>
      <w:rPr>
        <w:ins w:id="314" w:author="Ned Johnson" w:date="2019-05-13T01:23:00Z"/>
      </w:rPr>
    </w:pPr>
  </w:p>
  <w:p w14:paraId="2FB0EB45" w14:textId="77777777" w:rsidR="00334381" w:rsidRDefault="00334381">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315" w:author="Ned Johnson" w:date="2019-05-13T01:22:00Z"/>
  <w:sdt>
    <w:sdtPr>
      <w:id w:val="-2048974855"/>
      <w:docPartObj>
        <w:docPartGallery w:val="Page Numbers (Bottom of Page)"/>
        <w:docPartUnique/>
      </w:docPartObj>
    </w:sdtPr>
    <w:sdtContent>
      <w:customXmlInsRangeEnd w:id="315"/>
      <w:p w14:paraId="4E0AB5BE" w14:textId="45A7210C" w:rsidR="00334381" w:rsidRDefault="00334381">
        <w:pPr>
          <w:pStyle w:val="Pieddepage"/>
          <w:jc w:val="right"/>
          <w:rPr>
            <w:ins w:id="316" w:author="Ned Johnson" w:date="2019-05-13T01:22:00Z"/>
          </w:rPr>
        </w:pPr>
        <w:ins w:id="317" w:author="Ned Johnson" w:date="2019-05-13T01:22:00Z">
          <w:r>
            <w:fldChar w:fldCharType="begin"/>
          </w:r>
          <w:r>
            <w:instrText>PAGE   \* MERGEFORMAT</w:instrText>
          </w:r>
          <w:r>
            <w:fldChar w:fldCharType="separate"/>
          </w:r>
        </w:ins>
        <w:r>
          <w:rPr>
            <w:noProof/>
          </w:rPr>
          <w:t>6</w:t>
        </w:r>
        <w:ins w:id="318" w:author="Ned Johnson" w:date="2019-05-13T01:22:00Z">
          <w:r>
            <w:fldChar w:fldCharType="end"/>
          </w:r>
        </w:ins>
      </w:p>
      <w:customXmlInsRangeStart w:id="319" w:author="Ned Johnson" w:date="2019-05-13T01:22:00Z"/>
    </w:sdtContent>
  </w:sdt>
  <w:customXmlInsRangeEnd w:id="319"/>
  <w:p w14:paraId="200AC5C7" w14:textId="77777777" w:rsidR="00334381" w:rsidRDefault="00334381">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212" w:author="Ned Johnson" w:date="2019-05-13T01:25:00Z"/>
  <w:sdt>
    <w:sdtPr>
      <w:id w:val="-1023094830"/>
      <w:docPartObj>
        <w:docPartGallery w:val="Page Numbers (Bottom of Page)"/>
        <w:docPartUnique/>
      </w:docPartObj>
    </w:sdtPr>
    <w:sdtContent>
      <w:customXmlInsRangeEnd w:id="2212"/>
      <w:p w14:paraId="62B99D35" w14:textId="6E7CE382" w:rsidR="00334381" w:rsidRDefault="00334381">
        <w:pPr>
          <w:pStyle w:val="Pieddepage"/>
          <w:jc w:val="right"/>
          <w:rPr>
            <w:ins w:id="2213" w:author="Ned Johnson" w:date="2019-05-13T01:25:00Z"/>
          </w:rPr>
        </w:pPr>
        <w:ins w:id="2214" w:author="Ned Johnson" w:date="2019-05-13T01:25:00Z">
          <w:r>
            <w:fldChar w:fldCharType="begin"/>
          </w:r>
          <w:r>
            <w:instrText>PAGE   \* MERGEFORMAT</w:instrText>
          </w:r>
          <w:r>
            <w:fldChar w:fldCharType="separate"/>
          </w:r>
        </w:ins>
        <w:r w:rsidR="001129FC">
          <w:rPr>
            <w:noProof/>
          </w:rPr>
          <w:t>14</w:t>
        </w:r>
        <w:ins w:id="2215" w:author="Ned Johnson" w:date="2019-05-13T01:25:00Z">
          <w:r>
            <w:fldChar w:fldCharType="end"/>
          </w:r>
        </w:ins>
      </w:p>
      <w:customXmlInsRangeStart w:id="2216" w:author="Ned Johnson" w:date="2019-05-13T01:25:00Z"/>
    </w:sdtContent>
  </w:sdt>
  <w:customXmlInsRangeEnd w:id="2216"/>
  <w:p w14:paraId="15B7B853" w14:textId="77777777" w:rsidR="00334381" w:rsidRDefault="00334381">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217" w:author="Ned Johnson" w:date="2019-05-13T01:22:00Z"/>
  <w:sdt>
    <w:sdtPr>
      <w:id w:val="-1793892302"/>
      <w:docPartObj>
        <w:docPartGallery w:val="Page Numbers (Bottom of Page)"/>
        <w:docPartUnique/>
      </w:docPartObj>
    </w:sdtPr>
    <w:sdtContent>
      <w:customXmlInsRangeEnd w:id="2217"/>
      <w:p w14:paraId="63D9C75B" w14:textId="3C21D562" w:rsidR="00334381" w:rsidRDefault="00334381">
        <w:pPr>
          <w:pStyle w:val="Pieddepage"/>
          <w:jc w:val="right"/>
          <w:rPr>
            <w:ins w:id="2218" w:author="Ned Johnson" w:date="2019-05-13T01:22:00Z"/>
          </w:rPr>
        </w:pPr>
        <w:ins w:id="2219" w:author="Ned Johnson" w:date="2019-05-13T01:22:00Z">
          <w:r>
            <w:fldChar w:fldCharType="begin"/>
          </w:r>
          <w:r>
            <w:instrText>PAGE   \* MERGEFORMAT</w:instrText>
          </w:r>
          <w:r>
            <w:fldChar w:fldCharType="separate"/>
          </w:r>
        </w:ins>
        <w:r w:rsidR="00EE6FB5">
          <w:rPr>
            <w:noProof/>
          </w:rPr>
          <w:t>1</w:t>
        </w:r>
        <w:ins w:id="2220" w:author="Ned Johnson" w:date="2019-05-13T01:22:00Z">
          <w:r>
            <w:fldChar w:fldCharType="end"/>
          </w:r>
        </w:ins>
      </w:p>
      <w:customXmlInsRangeStart w:id="2221" w:author="Ned Johnson" w:date="2019-05-13T01:22:00Z"/>
    </w:sdtContent>
  </w:sdt>
  <w:customXmlInsRangeEnd w:id="2221"/>
  <w:p w14:paraId="34C1CAAC" w14:textId="77777777" w:rsidR="00334381" w:rsidRDefault="0033438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E06197" w14:textId="77777777" w:rsidR="00334381" w:rsidRDefault="00334381" w:rsidP="00CD1835">
      <w:pPr>
        <w:spacing w:after="0" w:line="240" w:lineRule="auto"/>
      </w:pPr>
      <w:r>
        <w:separator/>
      </w:r>
    </w:p>
  </w:footnote>
  <w:footnote w:type="continuationSeparator" w:id="0">
    <w:p w14:paraId="663DECDD" w14:textId="77777777" w:rsidR="00334381" w:rsidRDefault="00334381" w:rsidP="00CD1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F2B17" w14:textId="3162EA18" w:rsidR="00334381" w:rsidRDefault="00334381">
    <w:pPr>
      <w:pStyle w:val="En-tte"/>
      <w:jc w:val="right"/>
      <w:rPr>
        <w:ins w:id="313" w:author="Ned Johnson" w:date="2019-05-13T01:22:00Z"/>
      </w:rPr>
    </w:pPr>
  </w:p>
  <w:p w14:paraId="2F30804A" w14:textId="77777777" w:rsidR="00334381" w:rsidRDefault="00334381">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6572"/>
    <w:multiLevelType w:val="hybridMultilevel"/>
    <w:tmpl w:val="19C29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E50B2F"/>
    <w:multiLevelType w:val="hybridMultilevel"/>
    <w:tmpl w:val="C3F89B08"/>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1281234"/>
    <w:multiLevelType w:val="hybridMultilevel"/>
    <w:tmpl w:val="2CA64B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876F07"/>
    <w:multiLevelType w:val="hybridMultilevel"/>
    <w:tmpl w:val="4510084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DF5CD1"/>
    <w:multiLevelType w:val="hybridMultilevel"/>
    <w:tmpl w:val="21B6B7E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58250D1"/>
    <w:multiLevelType w:val="hybridMultilevel"/>
    <w:tmpl w:val="6B922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4F6E23"/>
    <w:multiLevelType w:val="hybridMultilevel"/>
    <w:tmpl w:val="F0BC0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A553A4"/>
    <w:multiLevelType w:val="hybridMultilevel"/>
    <w:tmpl w:val="EC2AA73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22BD5718"/>
    <w:multiLevelType w:val="hybridMultilevel"/>
    <w:tmpl w:val="0E6480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0B5869"/>
    <w:multiLevelType w:val="hybridMultilevel"/>
    <w:tmpl w:val="F85452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3AF0D68"/>
    <w:multiLevelType w:val="hybridMultilevel"/>
    <w:tmpl w:val="FAA2CDAC"/>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4F6552"/>
    <w:multiLevelType w:val="hybridMultilevel"/>
    <w:tmpl w:val="9BBE66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38850942"/>
    <w:multiLevelType w:val="hybridMultilevel"/>
    <w:tmpl w:val="8E4452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0512E0"/>
    <w:multiLevelType w:val="hybridMultilevel"/>
    <w:tmpl w:val="8018A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672F84"/>
    <w:multiLevelType w:val="hybridMultilevel"/>
    <w:tmpl w:val="A874E3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290466E"/>
    <w:multiLevelType w:val="hybridMultilevel"/>
    <w:tmpl w:val="6F72CAA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446067E3"/>
    <w:multiLevelType w:val="hybridMultilevel"/>
    <w:tmpl w:val="8A4298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65A2A16"/>
    <w:multiLevelType w:val="hybridMultilevel"/>
    <w:tmpl w:val="7DF46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96D2268"/>
    <w:multiLevelType w:val="hybridMultilevel"/>
    <w:tmpl w:val="5330C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9A6C56"/>
    <w:multiLevelType w:val="hybridMultilevel"/>
    <w:tmpl w:val="D714D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4877960"/>
    <w:multiLevelType w:val="hybridMultilevel"/>
    <w:tmpl w:val="3E54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F7386D"/>
    <w:multiLevelType w:val="hybridMultilevel"/>
    <w:tmpl w:val="CC30F01C"/>
    <w:lvl w:ilvl="0" w:tplc="040C0001">
      <w:start w:val="1"/>
      <w:numFmt w:val="bullet"/>
      <w:lvlText w:val=""/>
      <w:lvlJc w:val="left"/>
      <w:pPr>
        <w:ind w:left="1476" w:hanging="360"/>
      </w:pPr>
      <w:rPr>
        <w:rFonts w:ascii="Symbol" w:hAnsi="Symbol" w:hint="default"/>
      </w:rPr>
    </w:lvl>
    <w:lvl w:ilvl="1" w:tplc="040C0003" w:tentative="1">
      <w:start w:val="1"/>
      <w:numFmt w:val="bullet"/>
      <w:lvlText w:val="o"/>
      <w:lvlJc w:val="left"/>
      <w:pPr>
        <w:ind w:left="2196" w:hanging="360"/>
      </w:pPr>
      <w:rPr>
        <w:rFonts w:ascii="Courier New" w:hAnsi="Courier New" w:cs="Courier New" w:hint="default"/>
      </w:rPr>
    </w:lvl>
    <w:lvl w:ilvl="2" w:tplc="040C0005" w:tentative="1">
      <w:start w:val="1"/>
      <w:numFmt w:val="bullet"/>
      <w:lvlText w:val=""/>
      <w:lvlJc w:val="left"/>
      <w:pPr>
        <w:ind w:left="2916" w:hanging="360"/>
      </w:pPr>
      <w:rPr>
        <w:rFonts w:ascii="Wingdings" w:hAnsi="Wingdings" w:hint="default"/>
      </w:rPr>
    </w:lvl>
    <w:lvl w:ilvl="3" w:tplc="040C0001" w:tentative="1">
      <w:start w:val="1"/>
      <w:numFmt w:val="bullet"/>
      <w:lvlText w:val=""/>
      <w:lvlJc w:val="left"/>
      <w:pPr>
        <w:ind w:left="3636" w:hanging="360"/>
      </w:pPr>
      <w:rPr>
        <w:rFonts w:ascii="Symbol" w:hAnsi="Symbol" w:hint="default"/>
      </w:rPr>
    </w:lvl>
    <w:lvl w:ilvl="4" w:tplc="040C0003" w:tentative="1">
      <w:start w:val="1"/>
      <w:numFmt w:val="bullet"/>
      <w:lvlText w:val="o"/>
      <w:lvlJc w:val="left"/>
      <w:pPr>
        <w:ind w:left="4356" w:hanging="360"/>
      </w:pPr>
      <w:rPr>
        <w:rFonts w:ascii="Courier New" w:hAnsi="Courier New" w:cs="Courier New" w:hint="default"/>
      </w:rPr>
    </w:lvl>
    <w:lvl w:ilvl="5" w:tplc="040C0005" w:tentative="1">
      <w:start w:val="1"/>
      <w:numFmt w:val="bullet"/>
      <w:lvlText w:val=""/>
      <w:lvlJc w:val="left"/>
      <w:pPr>
        <w:ind w:left="5076" w:hanging="360"/>
      </w:pPr>
      <w:rPr>
        <w:rFonts w:ascii="Wingdings" w:hAnsi="Wingdings" w:hint="default"/>
      </w:rPr>
    </w:lvl>
    <w:lvl w:ilvl="6" w:tplc="040C0001" w:tentative="1">
      <w:start w:val="1"/>
      <w:numFmt w:val="bullet"/>
      <w:lvlText w:val=""/>
      <w:lvlJc w:val="left"/>
      <w:pPr>
        <w:ind w:left="5796" w:hanging="360"/>
      </w:pPr>
      <w:rPr>
        <w:rFonts w:ascii="Symbol" w:hAnsi="Symbol" w:hint="default"/>
      </w:rPr>
    </w:lvl>
    <w:lvl w:ilvl="7" w:tplc="040C0003" w:tentative="1">
      <w:start w:val="1"/>
      <w:numFmt w:val="bullet"/>
      <w:lvlText w:val="o"/>
      <w:lvlJc w:val="left"/>
      <w:pPr>
        <w:ind w:left="6516" w:hanging="360"/>
      </w:pPr>
      <w:rPr>
        <w:rFonts w:ascii="Courier New" w:hAnsi="Courier New" w:cs="Courier New" w:hint="default"/>
      </w:rPr>
    </w:lvl>
    <w:lvl w:ilvl="8" w:tplc="040C0005" w:tentative="1">
      <w:start w:val="1"/>
      <w:numFmt w:val="bullet"/>
      <w:lvlText w:val=""/>
      <w:lvlJc w:val="left"/>
      <w:pPr>
        <w:ind w:left="7236" w:hanging="360"/>
      </w:pPr>
      <w:rPr>
        <w:rFonts w:ascii="Wingdings" w:hAnsi="Wingdings" w:hint="default"/>
      </w:rPr>
    </w:lvl>
  </w:abstractNum>
  <w:abstractNum w:abstractNumId="22" w15:restartNumberingAfterBreak="0">
    <w:nsid w:val="5B43732E"/>
    <w:multiLevelType w:val="hybridMultilevel"/>
    <w:tmpl w:val="EE7470B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5BF5054C"/>
    <w:multiLevelType w:val="hybridMultilevel"/>
    <w:tmpl w:val="D8024B9C"/>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5C2532FC"/>
    <w:multiLevelType w:val="hybridMultilevel"/>
    <w:tmpl w:val="51BADF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675025E2"/>
    <w:multiLevelType w:val="hybridMultilevel"/>
    <w:tmpl w:val="AC2EF79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E061BC6"/>
    <w:multiLevelType w:val="hybridMultilevel"/>
    <w:tmpl w:val="4864B70E"/>
    <w:lvl w:ilvl="0" w:tplc="CB04F8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3C80B98"/>
    <w:multiLevelType w:val="hybridMultilevel"/>
    <w:tmpl w:val="F1A61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EBC4BFF"/>
    <w:multiLevelType w:val="hybridMultilevel"/>
    <w:tmpl w:val="156EA1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15:restartNumberingAfterBreak="0">
    <w:nsid w:val="7EDA3E23"/>
    <w:multiLevelType w:val="hybridMultilevel"/>
    <w:tmpl w:val="30D2639E"/>
    <w:lvl w:ilvl="0" w:tplc="CB04F8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F424987"/>
    <w:multiLevelType w:val="hybridMultilevel"/>
    <w:tmpl w:val="EB1639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14"/>
  </w:num>
  <w:num w:numId="4">
    <w:abstractNumId w:val="1"/>
  </w:num>
  <w:num w:numId="5">
    <w:abstractNumId w:val="22"/>
  </w:num>
  <w:num w:numId="6">
    <w:abstractNumId w:val="24"/>
  </w:num>
  <w:num w:numId="7">
    <w:abstractNumId w:val="11"/>
  </w:num>
  <w:num w:numId="8">
    <w:abstractNumId w:val="28"/>
  </w:num>
  <w:num w:numId="9">
    <w:abstractNumId w:val="18"/>
  </w:num>
  <w:num w:numId="10">
    <w:abstractNumId w:val="2"/>
  </w:num>
  <w:num w:numId="11">
    <w:abstractNumId w:val="20"/>
  </w:num>
  <w:num w:numId="12">
    <w:abstractNumId w:val="4"/>
  </w:num>
  <w:num w:numId="13">
    <w:abstractNumId w:val="16"/>
  </w:num>
  <w:num w:numId="14">
    <w:abstractNumId w:val="17"/>
  </w:num>
  <w:num w:numId="15">
    <w:abstractNumId w:val="15"/>
  </w:num>
  <w:num w:numId="16">
    <w:abstractNumId w:val="0"/>
  </w:num>
  <w:num w:numId="17">
    <w:abstractNumId w:val="21"/>
  </w:num>
  <w:num w:numId="18">
    <w:abstractNumId w:val="12"/>
  </w:num>
  <w:num w:numId="19">
    <w:abstractNumId w:val="5"/>
  </w:num>
  <w:num w:numId="20">
    <w:abstractNumId w:val="6"/>
  </w:num>
  <w:num w:numId="21">
    <w:abstractNumId w:val="10"/>
  </w:num>
  <w:num w:numId="22">
    <w:abstractNumId w:val="7"/>
  </w:num>
  <w:num w:numId="23">
    <w:abstractNumId w:val="25"/>
  </w:num>
  <w:num w:numId="24">
    <w:abstractNumId w:val="23"/>
  </w:num>
  <w:num w:numId="25">
    <w:abstractNumId w:val="3"/>
  </w:num>
  <w:num w:numId="26">
    <w:abstractNumId w:val="8"/>
  </w:num>
  <w:num w:numId="27">
    <w:abstractNumId w:val="30"/>
  </w:num>
  <w:num w:numId="28">
    <w:abstractNumId w:val="13"/>
  </w:num>
  <w:num w:numId="29">
    <w:abstractNumId w:val="27"/>
  </w:num>
  <w:num w:numId="30">
    <w:abstractNumId w:val="26"/>
  </w:num>
  <w:num w:numId="31">
    <w:abstractNumId w:val="2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errmannfrancine@gmail.com">
    <w15:presenceInfo w15:providerId="Windows Live" w15:userId="3c9cec740fb6eca9"/>
  </w15:person>
  <w15:person w15:author="Ned Johnson">
    <w15:presenceInfo w15:providerId="Windows Live" w15:userId="7f0688a89409b6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trackRevisions/>
  <w:defaultTabStop w:val="708"/>
  <w:hyphenationZone w:val="425"/>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98E"/>
    <w:rsid w:val="00007E57"/>
    <w:rsid w:val="00034646"/>
    <w:rsid w:val="00040ABC"/>
    <w:rsid w:val="00054B8A"/>
    <w:rsid w:val="000679E9"/>
    <w:rsid w:val="00085C02"/>
    <w:rsid w:val="00090F87"/>
    <w:rsid w:val="000A0A42"/>
    <w:rsid w:val="000C200D"/>
    <w:rsid w:val="000E0FC4"/>
    <w:rsid w:val="000F65D8"/>
    <w:rsid w:val="001001E5"/>
    <w:rsid w:val="00101717"/>
    <w:rsid w:val="00102A89"/>
    <w:rsid w:val="001129FC"/>
    <w:rsid w:val="00114F78"/>
    <w:rsid w:val="0011646F"/>
    <w:rsid w:val="001215B6"/>
    <w:rsid w:val="00121E54"/>
    <w:rsid w:val="001266F8"/>
    <w:rsid w:val="00132216"/>
    <w:rsid w:val="0017771C"/>
    <w:rsid w:val="00182576"/>
    <w:rsid w:val="001B3498"/>
    <w:rsid w:val="00201D52"/>
    <w:rsid w:val="002235CA"/>
    <w:rsid w:val="002417E4"/>
    <w:rsid w:val="00256546"/>
    <w:rsid w:val="00256ECC"/>
    <w:rsid w:val="00271C1E"/>
    <w:rsid w:val="002E4650"/>
    <w:rsid w:val="003002AC"/>
    <w:rsid w:val="00334381"/>
    <w:rsid w:val="00342D61"/>
    <w:rsid w:val="00344690"/>
    <w:rsid w:val="0040390A"/>
    <w:rsid w:val="00436EE1"/>
    <w:rsid w:val="0045106C"/>
    <w:rsid w:val="00457C07"/>
    <w:rsid w:val="00466587"/>
    <w:rsid w:val="00467F7C"/>
    <w:rsid w:val="00473570"/>
    <w:rsid w:val="00475E8B"/>
    <w:rsid w:val="0048221F"/>
    <w:rsid w:val="00486164"/>
    <w:rsid w:val="004F5B4B"/>
    <w:rsid w:val="004F6F43"/>
    <w:rsid w:val="00513190"/>
    <w:rsid w:val="00567DF4"/>
    <w:rsid w:val="00575BF0"/>
    <w:rsid w:val="00577A1A"/>
    <w:rsid w:val="005A2568"/>
    <w:rsid w:val="005B0F68"/>
    <w:rsid w:val="005B1CE3"/>
    <w:rsid w:val="005C62D1"/>
    <w:rsid w:val="005D3EA7"/>
    <w:rsid w:val="005D62E8"/>
    <w:rsid w:val="005E6A42"/>
    <w:rsid w:val="005F041E"/>
    <w:rsid w:val="005F506C"/>
    <w:rsid w:val="006211BF"/>
    <w:rsid w:val="00626CCE"/>
    <w:rsid w:val="0063073D"/>
    <w:rsid w:val="006479F9"/>
    <w:rsid w:val="00672014"/>
    <w:rsid w:val="00686970"/>
    <w:rsid w:val="006B6FF5"/>
    <w:rsid w:val="006E4505"/>
    <w:rsid w:val="007159DA"/>
    <w:rsid w:val="00723AE7"/>
    <w:rsid w:val="00730518"/>
    <w:rsid w:val="00733F7D"/>
    <w:rsid w:val="00754E9E"/>
    <w:rsid w:val="007D3713"/>
    <w:rsid w:val="007D3A2C"/>
    <w:rsid w:val="007D4FCD"/>
    <w:rsid w:val="008013C9"/>
    <w:rsid w:val="00833166"/>
    <w:rsid w:val="00835154"/>
    <w:rsid w:val="008422A1"/>
    <w:rsid w:val="008457F9"/>
    <w:rsid w:val="00852054"/>
    <w:rsid w:val="008611D4"/>
    <w:rsid w:val="00864161"/>
    <w:rsid w:val="00865F9E"/>
    <w:rsid w:val="00884C9E"/>
    <w:rsid w:val="008916D3"/>
    <w:rsid w:val="008D2B41"/>
    <w:rsid w:val="009028F1"/>
    <w:rsid w:val="0090701B"/>
    <w:rsid w:val="009A2767"/>
    <w:rsid w:val="009B545C"/>
    <w:rsid w:val="009C40EF"/>
    <w:rsid w:val="009D2838"/>
    <w:rsid w:val="009E0AB9"/>
    <w:rsid w:val="00A04702"/>
    <w:rsid w:val="00A50358"/>
    <w:rsid w:val="00A57A3A"/>
    <w:rsid w:val="00A7363F"/>
    <w:rsid w:val="00A80472"/>
    <w:rsid w:val="00A936C2"/>
    <w:rsid w:val="00AE179A"/>
    <w:rsid w:val="00AE3DAA"/>
    <w:rsid w:val="00AF086B"/>
    <w:rsid w:val="00B074F0"/>
    <w:rsid w:val="00B368DE"/>
    <w:rsid w:val="00B931F9"/>
    <w:rsid w:val="00B97171"/>
    <w:rsid w:val="00BB65D8"/>
    <w:rsid w:val="00BD0194"/>
    <w:rsid w:val="00BE1E4E"/>
    <w:rsid w:val="00C631C9"/>
    <w:rsid w:val="00C66E04"/>
    <w:rsid w:val="00C905A1"/>
    <w:rsid w:val="00C91770"/>
    <w:rsid w:val="00CD1835"/>
    <w:rsid w:val="00D10A6E"/>
    <w:rsid w:val="00D162E9"/>
    <w:rsid w:val="00D2798E"/>
    <w:rsid w:val="00D4587F"/>
    <w:rsid w:val="00D62B14"/>
    <w:rsid w:val="00DA016C"/>
    <w:rsid w:val="00DF252C"/>
    <w:rsid w:val="00E236A9"/>
    <w:rsid w:val="00E44077"/>
    <w:rsid w:val="00E704FD"/>
    <w:rsid w:val="00E76411"/>
    <w:rsid w:val="00E90EAB"/>
    <w:rsid w:val="00EB3B3C"/>
    <w:rsid w:val="00ED4352"/>
    <w:rsid w:val="00ED75CC"/>
    <w:rsid w:val="00EE6FB5"/>
    <w:rsid w:val="00F24161"/>
    <w:rsid w:val="00F5535D"/>
    <w:rsid w:val="00F5601E"/>
    <w:rsid w:val="00F56D88"/>
    <w:rsid w:val="00F66015"/>
    <w:rsid w:val="00F86763"/>
    <w:rsid w:val="00FB3B79"/>
    <w:rsid w:val="00FF59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75D4BC28"/>
  <w15:chartTrackingRefBased/>
  <w15:docId w15:val="{8EA2D5E1-1DF8-4CAB-84AA-A470B528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7A3A"/>
  </w:style>
  <w:style w:type="paragraph" w:styleId="Titre1">
    <w:name w:val="heading 1"/>
    <w:basedOn w:val="Normal"/>
    <w:next w:val="Normal"/>
    <w:link w:val="Titre1Car"/>
    <w:autoRedefine/>
    <w:uiPriority w:val="9"/>
    <w:qFormat/>
    <w:rsid w:val="00271C1E"/>
    <w:pPr>
      <w:keepNext/>
      <w:keepLines/>
      <w:spacing w:before="240" w:after="0"/>
      <w:outlineLvl w:val="0"/>
    </w:pPr>
    <w:rPr>
      <w:rFonts w:asciiTheme="majorHAnsi" w:eastAsiaTheme="majorEastAsia" w:hAnsiTheme="majorHAnsi" w:cstheme="majorBidi"/>
      <w:b/>
      <w:color w:val="2E74B5" w:themeColor="accent1" w:themeShade="BF"/>
      <w:sz w:val="44"/>
      <w:szCs w:val="32"/>
      <w:lang w:val="en-GB"/>
    </w:rPr>
  </w:style>
  <w:style w:type="paragraph" w:styleId="Titre2">
    <w:name w:val="heading 2"/>
    <w:basedOn w:val="Normal"/>
    <w:next w:val="Normal"/>
    <w:link w:val="Titre2Car"/>
    <w:uiPriority w:val="9"/>
    <w:unhideWhenUsed/>
    <w:qFormat/>
    <w:rsid w:val="008422A1"/>
    <w:pPr>
      <w:keepNext/>
      <w:keepLines/>
      <w:spacing w:before="40" w:after="0"/>
      <w:outlineLvl w:val="1"/>
    </w:pPr>
    <w:rPr>
      <w:rFonts w:asciiTheme="majorHAnsi" w:eastAsiaTheme="majorEastAsia" w:hAnsiTheme="majorHAnsi" w:cstheme="majorBidi"/>
      <w:b/>
      <w:i/>
      <w:color w:val="00B0F0"/>
      <w:sz w:val="32"/>
      <w:szCs w:val="26"/>
    </w:rPr>
  </w:style>
  <w:style w:type="paragraph" w:styleId="Titre3">
    <w:name w:val="heading 3"/>
    <w:basedOn w:val="Normal"/>
    <w:next w:val="Normal"/>
    <w:link w:val="Titre3Car"/>
    <w:uiPriority w:val="9"/>
    <w:unhideWhenUsed/>
    <w:qFormat/>
    <w:rsid w:val="00BB65D8"/>
    <w:pPr>
      <w:keepNext/>
      <w:keepLines/>
      <w:spacing w:before="40" w:after="0"/>
      <w:outlineLvl w:val="2"/>
    </w:pPr>
    <w:rPr>
      <w:rFonts w:asciiTheme="majorHAnsi" w:eastAsiaTheme="majorEastAsia" w:hAnsiTheme="majorHAnsi" w:cstheme="majorBidi"/>
      <w:b/>
      <w:color w:val="1F4D78" w:themeColor="accent1" w:themeShade="7F"/>
      <w:sz w:val="28"/>
      <w:szCs w:val="24"/>
    </w:rPr>
  </w:style>
  <w:style w:type="paragraph" w:styleId="Titre4">
    <w:name w:val="heading 4"/>
    <w:basedOn w:val="Normal"/>
    <w:next w:val="Normal"/>
    <w:link w:val="Titre4Car"/>
    <w:uiPriority w:val="9"/>
    <w:unhideWhenUsed/>
    <w:qFormat/>
    <w:rsid w:val="008013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57A3A"/>
    <w:pPr>
      <w:tabs>
        <w:tab w:val="center" w:pos="4536"/>
        <w:tab w:val="right" w:pos="9072"/>
      </w:tabs>
      <w:spacing w:after="0" w:line="240" w:lineRule="auto"/>
    </w:pPr>
  </w:style>
  <w:style w:type="character" w:customStyle="1" w:styleId="En-tteCar">
    <w:name w:val="En-tête Car"/>
    <w:basedOn w:val="Policepardfaut"/>
    <w:link w:val="En-tte"/>
    <w:uiPriority w:val="99"/>
    <w:rsid w:val="00A57A3A"/>
  </w:style>
  <w:style w:type="character" w:customStyle="1" w:styleId="Titre1Car">
    <w:name w:val="Titre 1 Car"/>
    <w:basedOn w:val="Policepardfaut"/>
    <w:link w:val="Titre1"/>
    <w:uiPriority w:val="9"/>
    <w:rsid w:val="00271C1E"/>
    <w:rPr>
      <w:rFonts w:asciiTheme="majorHAnsi" w:eastAsiaTheme="majorEastAsia" w:hAnsiTheme="majorHAnsi" w:cstheme="majorBidi"/>
      <w:b/>
      <w:color w:val="2E74B5" w:themeColor="accent1" w:themeShade="BF"/>
      <w:sz w:val="44"/>
      <w:szCs w:val="32"/>
      <w:lang w:val="en-GB"/>
    </w:rPr>
  </w:style>
  <w:style w:type="paragraph" w:styleId="En-ttedetabledesmatires">
    <w:name w:val="TOC Heading"/>
    <w:basedOn w:val="Titre1"/>
    <w:next w:val="Normal"/>
    <w:uiPriority w:val="39"/>
    <w:unhideWhenUsed/>
    <w:qFormat/>
    <w:rsid w:val="00A57A3A"/>
    <w:pPr>
      <w:outlineLvl w:val="9"/>
    </w:pPr>
    <w:rPr>
      <w:lang w:eastAsia="fr-FR"/>
    </w:rPr>
  </w:style>
  <w:style w:type="character" w:customStyle="1" w:styleId="Titre2Car">
    <w:name w:val="Titre 2 Car"/>
    <w:basedOn w:val="Policepardfaut"/>
    <w:link w:val="Titre2"/>
    <w:uiPriority w:val="9"/>
    <w:rsid w:val="008422A1"/>
    <w:rPr>
      <w:rFonts w:asciiTheme="majorHAnsi" w:eastAsiaTheme="majorEastAsia" w:hAnsiTheme="majorHAnsi" w:cstheme="majorBidi"/>
      <w:b/>
      <w:i/>
      <w:color w:val="00B0F0"/>
      <w:sz w:val="32"/>
      <w:szCs w:val="26"/>
    </w:rPr>
  </w:style>
  <w:style w:type="character" w:customStyle="1" w:styleId="Titre3Car">
    <w:name w:val="Titre 3 Car"/>
    <w:basedOn w:val="Policepardfaut"/>
    <w:link w:val="Titre3"/>
    <w:uiPriority w:val="9"/>
    <w:rsid w:val="00BB65D8"/>
    <w:rPr>
      <w:rFonts w:asciiTheme="majorHAnsi" w:eastAsiaTheme="majorEastAsia" w:hAnsiTheme="majorHAnsi" w:cstheme="majorBidi"/>
      <w:b/>
      <w:color w:val="1F4D78" w:themeColor="accent1" w:themeShade="7F"/>
      <w:sz w:val="28"/>
      <w:szCs w:val="24"/>
    </w:rPr>
  </w:style>
  <w:style w:type="paragraph" w:styleId="Paragraphedeliste">
    <w:name w:val="List Paragraph"/>
    <w:basedOn w:val="Normal"/>
    <w:uiPriority w:val="34"/>
    <w:qFormat/>
    <w:rsid w:val="005E6A42"/>
    <w:pPr>
      <w:ind w:left="720"/>
      <w:contextualSpacing/>
    </w:pPr>
  </w:style>
  <w:style w:type="character" w:styleId="Lienhypertexte">
    <w:name w:val="Hyperlink"/>
    <w:basedOn w:val="Policepardfaut"/>
    <w:uiPriority w:val="99"/>
    <w:unhideWhenUsed/>
    <w:rsid w:val="005E6A42"/>
    <w:rPr>
      <w:color w:val="0000FF"/>
      <w:u w:val="single"/>
    </w:rPr>
  </w:style>
  <w:style w:type="character" w:customStyle="1" w:styleId="Titre4Car">
    <w:name w:val="Titre 4 Car"/>
    <w:basedOn w:val="Policepardfaut"/>
    <w:link w:val="Titre4"/>
    <w:uiPriority w:val="9"/>
    <w:rsid w:val="008013C9"/>
    <w:rPr>
      <w:rFonts w:asciiTheme="majorHAnsi" w:eastAsiaTheme="majorEastAsia" w:hAnsiTheme="majorHAnsi" w:cstheme="majorBidi"/>
      <w:i/>
      <w:iCs/>
      <w:color w:val="2E74B5" w:themeColor="accent1" w:themeShade="BF"/>
    </w:rPr>
  </w:style>
  <w:style w:type="paragraph" w:styleId="TM1">
    <w:name w:val="toc 1"/>
    <w:basedOn w:val="Normal"/>
    <w:next w:val="Normal"/>
    <w:autoRedefine/>
    <w:uiPriority w:val="39"/>
    <w:unhideWhenUsed/>
    <w:rsid w:val="002235CA"/>
    <w:pPr>
      <w:spacing w:after="100"/>
    </w:pPr>
  </w:style>
  <w:style w:type="paragraph" w:styleId="TM2">
    <w:name w:val="toc 2"/>
    <w:basedOn w:val="Normal"/>
    <w:next w:val="Normal"/>
    <w:autoRedefine/>
    <w:uiPriority w:val="39"/>
    <w:unhideWhenUsed/>
    <w:rsid w:val="002235CA"/>
    <w:pPr>
      <w:spacing w:after="100"/>
      <w:ind w:left="220"/>
    </w:pPr>
  </w:style>
  <w:style w:type="paragraph" w:styleId="TM3">
    <w:name w:val="toc 3"/>
    <w:basedOn w:val="Normal"/>
    <w:next w:val="Normal"/>
    <w:autoRedefine/>
    <w:uiPriority w:val="39"/>
    <w:unhideWhenUsed/>
    <w:rsid w:val="002235CA"/>
    <w:pPr>
      <w:spacing w:after="100"/>
      <w:ind w:left="440"/>
    </w:pPr>
  </w:style>
  <w:style w:type="character" w:customStyle="1" w:styleId="watch-title">
    <w:name w:val="watch-title"/>
    <w:basedOn w:val="Policepardfaut"/>
    <w:rsid w:val="00672014"/>
  </w:style>
  <w:style w:type="paragraph" w:styleId="Textedebulles">
    <w:name w:val="Balloon Text"/>
    <w:basedOn w:val="Normal"/>
    <w:link w:val="TextedebullesCar"/>
    <w:uiPriority w:val="99"/>
    <w:semiHidden/>
    <w:unhideWhenUsed/>
    <w:rsid w:val="007D371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D3713"/>
    <w:rPr>
      <w:rFonts w:ascii="Segoe UI" w:hAnsi="Segoe UI" w:cs="Segoe UI"/>
      <w:sz w:val="18"/>
      <w:szCs w:val="18"/>
    </w:rPr>
  </w:style>
  <w:style w:type="character" w:styleId="Marquedecommentaire">
    <w:name w:val="annotation reference"/>
    <w:basedOn w:val="Policepardfaut"/>
    <w:uiPriority w:val="99"/>
    <w:semiHidden/>
    <w:unhideWhenUsed/>
    <w:rsid w:val="009A2767"/>
    <w:rPr>
      <w:sz w:val="16"/>
      <w:szCs w:val="16"/>
    </w:rPr>
  </w:style>
  <w:style w:type="paragraph" w:styleId="Commentaire">
    <w:name w:val="annotation text"/>
    <w:basedOn w:val="Normal"/>
    <w:link w:val="CommentaireCar"/>
    <w:uiPriority w:val="99"/>
    <w:semiHidden/>
    <w:unhideWhenUsed/>
    <w:rsid w:val="009A2767"/>
    <w:pPr>
      <w:spacing w:line="240" w:lineRule="auto"/>
    </w:pPr>
    <w:rPr>
      <w:sz w:val="20"/>
      <w:szCs w:val="20"/>
    </w:rPr>
  </w:style>
  <w:style w:type="character" w:customStyle="1" w:styleId="CommentaireCar">
    <w:name w:val="Commentaire Car"/>
    <w:basedOn w:val="Policepardfaut"/>
    <w:link w:val="Commentaire"/>
    <w:uiPriority w:val="99"/>
    <w:semiHidden/>
    <w:rsid w:val="009A2767"/>
    <w:rPr>
      <w:sz w:val="20"/>
      <w:szCs w:val="20"/>
    </w:rPr>
  </w:style>
  <w:style w:type="paragraph" w:styleId="Objetducommentaire">
    <w:name w:val="annotation subject"/>
    <w:basedOn w:val="Commentaire"/>
    <w:next w:val="Commentaire"/>
    <w:link w:val="ObjetducommentaireCar"/>
    <w:uiPriority w:val="99"/>
    <w:semiHidden/>
    <w:unhideWhenUsed/>
    <w:rsid w:val="009A2767"/>
    <w:rPr>
      <w:b/>
      <w:bCs/>
    </w:rPr>
  </w:style>
  <w:style w:type="character" w:customStyle="1" w:styleId="ObjetducommentaireCar">
    <w:name w:val="Objet du commentaire Car"/>
    <w:basedOn w:val="CommentaireCar"/>
    <w:link w:val="Objetducommentaire"/>
    <w:uiPriority w:val="99"/>
    <w:semiHidden/>
    <w:rsid w:val="009A2767"/>
    <w:rPr>
      <w:b/>
      <w:bCs/>
      <w:sz w:val="20"/>
      <w:szCs w:val="20"/>
    </w:rPr>
  </w:style>
  <w:style w:type="paragraph" w:styleId="Pieddepage">
    <w:name w:val="footer"/>
    <w:basedOn w:val="Normal"/>
    <w:link w:val="PieddepageCar"/>
    <w:uiPriority w:val="99"/>
    <w:unhideWhenUsed/>
    <w:rsid w:val="00CD18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1835"/>
  </w:style>
  <w:style w:type="paragraph" w:styleId="Titre">
    <w:name w:val="Title"/>
    <w:basedOn w:val="Normal"/>
    <w:next w:val="Normal"/>
    <w:link w:val="TitreCar"/>
    <w:uiPriority w:val="10"/>
    <w:qFormat/>
    <w:rsid w:val="006211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211BF"/>
    <w:rPr>
      <w:rFonts w:asciiTheme="majorHAnsi" w:eastAsiaTheme="majorEastAsia" w:hAnsiTheme="majorHAnsi" w:cstheme="majorBidi"/>
      <w:spacing w:val="-10"/>
      <w:kern w:val="28"/>
      <w:sz w:val="56"/>
      <w:szCs w:val="56"/>
    </w:rPr>
  </w:style>
  <w:style w:type="paragraph" w:styleId="Rvision">
    <w:name w:val="Revision"/>
    <w:hidden/>
    <w:uiPriority w:val="99"/>
    <w:semiHidden/>
    <w:rsid w:val="005F506C"/>
    <w:pPr>
      <w:spacing w:after="0" w:line="240" w:lineRule="auto"/>
    </w:pPr>
  </w:style>
  <w:style w:type="table" w:styleId="Grilledutableau">
    <w:name w:val="Table Grid"/>
    <w:basedOn w:val="TableauNormal"/>
    <w:uiPriority w:val="39"/>
    <w:rsid w:val="00E23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256500">
      <w:bodyDiv w:val="1"/>
      <w:marLeft w:val="0"/>
      <w:marRight w:val="0"/>
      <w:marTop w:val="0"/>
      <w:marBottom w:val="0"/>
      <w:divBdr>
        <w:top w:val="none" w:sz="0" w:space="0" w:color="auto"/>
        <w:left w:val="none" w:sz="0" w:space="0" w:color="auto"/>
        <w:bottom w:val="none" w:sz="0" w:space="0" w:color="auto"/>
        <w:right w:val="none" w:sz="0" w:space="0" w:color="auto"/>
      </w:divBdr>
    </w:div>
    <w:div w:id="328795455">
      <w:bodyDiv w:val="1"/>
      <w:marLeft w:val="0"/>
      <w:marRight w:val="0"/>
      <w:marTop w:val="0"/>
      <w:marBottom w:val="0"/>
      <w:divBdr>
        <w:top w:val="none" w:sz="0" w:space="0" w:color="auto"/>
        <w:left w:val="none" w:sz="0" w:space="0" w:color="auto"/>
        <w:bottom w:val="none" w:sz="0" w:space="0" w:color="auto"/>
        <w:right w:val="none" w:sz="0" w:space="0" w:color="auto"/>
      </w:divBdr>
    </w:div>
    <w:div w:id="496114225">
      <w:bodyDiv w:val="1"/>
      <w:marLeft w:val="0"/>
      <w:marRight w:val="0"/>
      <w:marTop w:val="0"/>
      <w:marBottom w:val="0"/>
      <w:divBdr>
        <w:top w:val="none" w:sz="0" w:space="0" w:color="auto"/>
        <w:left w:val="none" w:sz="0" w:space="0" w:color="auto"/>
        <w:bottom w:val="none" w:sz="0" w:space="0" w:color="auto"/>
        <w:right w:val="none" w:sz="0" w:space="0" w:color="auto"/>
      </w:divBdr>
    </w:div>
    <w:div w:id="707415641">
      <w:bodyDiv w:val="1"/>
      <w:marLeft w:val="0"/>
      <w:marRight w:val="0"/>
      <w:marTop w:val="0"/>
      <w:marBottom w:val="0"/>
      <w:divBdr>
        <w:top w:val="none" w:sz="0" w:space="0" w:color="auto"/>
        <w:left w:val="none" w:sz="0" w:space="0" w:color="auto"/>
        <w:bottom w:val="none" w:sz="0" w:space="0" w:color="auto"/>
        <w:right w:val="none" w:sz="0" w:space="0" w:color="auto"/>
      </w:divBdr>
    </w:div>
    <w:div w:id="715399480">
      <w:bodyDiv w:val="1"/>
      <w:marLeft w:val="0"/>
      <w:marRight w:val="0"/>
      <w:marTop w:val="0"/>
      <w:marBottom w:val="0"/>
      <w:divBdr>
        <w:top w:val="none" w:sz="0" w:space="0" w:color="auto"/>
        <w:left w:val="none" w:sz="0" w:space="0" w:color="auto"/>
        <w:bottom w:val="none" w:sz="0" w:space="0" w:color="auto"/>
        <w:right w:val="none" w:sz="0" w:space="0" w:color="auto"/>
      </w:divBdr>
      <w:divsChild>
        <w:div w:id="781074152">
          <w:marLeft w:val="0"/>
          <w:marRight w:val="0"/>
          <w:marTop w:val="0"/>
          <w:marBottom w:val="0"/>
          <w:divBdr>
            <w:top w:val="none" w:sz="0" w:space="0" w:color="auto"/>
            <w:left w:val="none" w:sz="0" w:space="0" w:color="auto"/>
            <w:bottom w:val="none" w:sz="0" w:space="0" w:color="auto"/>
            <w:right w:val="none" w:sz="0" w:space="0" w:color="auto"/>
          </w:divBdr>
        </w:div>
        <w:div w:id="1442216503">
          <w:marLeft w:val="0"/>
          <w:marRight w:val="0"/>
          <w:marTop w:val="0"/>
          <w:marBottom w:val="0"/>
          <w:divBdr>
            <w:top w:val="none" w:sz="0" w:space="0" w:color="auto"/>
            <w:left w:val="none" w:sz="0" w:space="0" w:color="auto"/>
            <w:bottom w:val="none" w:sz="0" w:space="0" w:color="auto"/>
            <w:right w:val="none" w:sz="0" w:space="0" w:color="auto"/>
          </w:divBdr>
        </w:div>
        <w:div w:id="1486970381">
          <w:marLeft w:val="0"/>
          <w:marRight w:val="0"/>
          <w:marTop w:val="0"/>
          <w:marBottom w:val="0"/>
          <w:divBdr>
            <w:top w:val="none" w:sz="0" w:space="0" w:color="auto"/>
            <w:left w:val="none" w:sz="0" w:space="0" w:color="auto"/>
            <w:bottom w:val="none" w:sz="0" w:space="0" w:color="auto"/>
            <w:right w:val="none" w:sz="0" w:space="0" w:color="auto"/>
          </w:divBdr>
        </w:div>
        <w:div w:id="1789011286">
          <w:marLeft w:val="0"/>
          <w:marRight w:val="0"/>
          <w:marTop w:val="0"/>
          <w:marBottom w:val="0"/>
          <w:divBdr>
            <w:top w:val="none" w:sz="0" w:space="0" w:color="auto"/>
            <w:left w:val="none" w:sz="0" w:space="0" w:color="auto"/>
            <w:bottom w:val="none" w:sz="0" w:space="0" w:color="auto"/>
            <w:right w:val="none" w:sz="0" w:space="0" w:color="auto"/>
          </w:divBdr>
        </w:div>
      </w:divsChild>
    </w:div>
    <w:div w:id="1118372140">
      <w:bodyDiv w:val="1"/>
      <w:marLeft w:val="0"/>
      <w:marRight w:val="0"/>
      <w:marTop w:val="0"/>
      <w:marBottom w:val="0"/>
      <w:divBdr>
        <w:top w:val="none" w:sz="0" w:space="0" w:color="auto"/>
        <w:left w:val="none" w:sz="0" w:space="0" w:color="auto"/>
        <w:bottom w:val="none" w:sz="0" w:space="0" w:color="auto"/>
        <w:right w:val="none" w:sz="0" w:space="0" w:color="auto"/>
      </w:divBdr>
    </w:div>
    <w:div w:id="1336416415">
      <w:bodyDiv w:val="1"/>
      <w:marLeft w:val="0"/>
      <w:marRight w:val="0"/>
      <w:marTop w:val="0"/>
      <w:marBottom w:val="0"/>
      <w:divBdr>
        <w:top w:val="none" w:sz="0" w:space="0" w:color="auto"/>
        <w:left w:val="none" w:sz="0" w:space="0" w:color="auto"/>
        <w:bottom w:val="none" w:sz="0" w:space="0" w:color="auto"/>
        <w:right w:val="none" w:sz="0" w:space="0" w:color="auto"/>
      </w:divBdr>
      <w:divsChild>
        <w:div w:id="378170491">
          <w:marLeft w:val="0"/>
          <w:marRight w:val="0"/>
          <w:marTop w:val="0"/>
          <w:marBottom w:val="0"/>
          <w:divBdr>
            <w:top w:val="none" w:sz="0" w:space="0" w:color="auto"/>
            <w:left w:val="none" w:sz="0" w:space="0" w:color="auto"/>
            <w:bottom w:val="none" w:sz="0" w:space="0" w:color="auto"/>
            <w:right w:val="none" w:sz="0" w:space="0" w:color="auto"/>
          </w:divBdr>
        </w:div>
        <w:div w:id="994064904">
          <w:marLeft w:val="0"/>
          <w:marRight w:val="0"/>
          <w:marTop w:val="0"/>
          <w:marBottom w:val="0"/>
          <w:divBdr>
            <w:top w:val="none" w:sz="0" w:space="0" w:color="auto"/>
            <w:left w:val="none" w:sz="0" w:space="0" w:color="auto"/>
            <w:bottom w:val="none" w:sz="0" w:space="0" w:color="auto"/>
            <w:right w:val="none" w:sz="0" w:space="0" w:color="auto"/>
          </w:divBdr>
        </w:div>
        <w:div w:id="1140004464">
          <w:marLeft w:val="0"/>
          <w:marRight w:val="0"/>
          <w:marTop w:val="0"/>
          <w:marBottom w:val="0"/>
          <w:divBdr>
            <w:top w:val="none" w:sz="0" w:space="0" w:color="auto"/>
            <w:left w:val="none" w:sz="0" w:space="0" w:color="auto"/>
            <w:bottom w:val="none" w:sz="0" w:space="0" w:color="auto"/>
            <w:right w:val="none" w:sz="0" w:space="0" w:color="auto"/>
          </w:divBdr>
        </w:div>
        <w:div w:id="1371613506">
          <w:marLeft w:val="0"/>
          <w:marRight w:val="0"/>
          <w:marTop w:val="0"/>
          <w:marBottom w:val="0"/>
          <w:divBdr>
            <w:top w:val="none" w:sz="0" w:space="0" w:color="auto"/>
            <w:left w:val="none" w:sz="0" w:space="0" w:color="auto"/>
            <w:bottom w:val="none" w:sz="0" w:space="0" w:color="auto"/>
            <w:right w:val="none" w:sz="0" w:space="0" w:color="auto"/>
          </w:divBdr>
        </w:div>
        <w:div w:id="1522695750">
          <w:marLeft w:val="0"/>
          <w:marRight w:val="0"/>
          <w:marTop w:val="0"/>
          <w:marBottom w:val="0"/>
          <w:divBdr>
            <w:top w:val="none" w:sz="0" w:space="0" w:color="auto"/>
            <w:left w:val="none" w:sz="0" w:space="0" w:color="auto"/>
            <w:bottom w:val="none" w:sz="0" w:space="0" w:color="auto"/>
            <w:right w:val="none" w:sz="0" w:space="0" w:color="auto"/>
          </w:divBdr>
        </w:div>
        <w:div w:id="1676108341">
          <w:marLeft w:val="0"/>
          <w:marRight w:val="0"/>
          <w:marTop w:val="0"/>
          <w:marBottom w:val="0"/>
          <w:divBdr>
            <w:top w:val="none" w:sz="0" w:space="0" w:color="auto"/>
            <w:left w:val="none" w:sz="0" w:space="0" w:color="auto"/>
            <w:bottom w:val="none" w:sz="0" w:space="0" w:color="auto"/>
            <w:right w:val="none" w:sz="0" w:space="0" w:color="auto"/>
          </w:divBdr>
        </w:div>
        <w:div w:id="1827552040">
          <w:marLeft w:val="0"/>
          <w:marRight w:val="0"/>
          <w:marTop w:val="0"/>
          <w:marBottom w:val="0"/>
          <w:divBdr>
            <w:top w:val="none" w:sz="0" w:space="0" w:color="auto"/>
            <w:left w:val="none" w:sz="0" w:space="0" w:color="auto"/>
            <w:bottom w:val="none" w:sz="0" w:space="0" w:color="auto"/>
            <w:right w:val="none" w:sz="0" w:space="0" w:color="auto"/>
          </w:divBdr>
        </w:div>
      </w:divsChild>
    </w:div>
    <w:div w:id="1549536059">
      <w:bodyDiv w:val="1"/>
      <w:marLeft w:val="0"/>
      <w:marRight w:val="0"/>
      <w:marTop w:val="0"/>
      <w:marBottom w:val="0"/>
      <w:divBdr>
        <w:top w:val="none" w:sz="0" w:space="0" w:color="auto"/>
        <w:left w:val="none" w:sz="0" w:space="0" w:color="auto"/>
        <w:bottom w:val="none" w:sz="0" w:space="0" w:color="auto"/>
        <w:right w:val="none" w:sz="0" w:space="0" w:color="auto"/>
      </w:divBdr>
      <w:divsChild>
        <w:div w:id="334647990">
          <w:marLeft w:val="0"/>
          <w:marRight w:val="0"/>
          <w:marTop w:val="0"/>
          <w:marBottom w:val="0"/>
          <w:divBdr>
            <w:top w:val="none" w:sz="0" w:space="0" w:color="auto"/>
            <w:left w:val="none" w:sz="0" w:space="0" w:color="auto"/>
            <w:bottom w:val="none" w:sz="0" w:space="0" w:color="auto"/>
            <w:right w:val="none" w:sz="0" w:space="0" w:color="auto"/>
          </w:divBdr>
          <w:divsChild>
            <w:div w:id="2143376524">
              <w:marLeft w:val="0"/>
              <w:marRight w:val="0"/>
              <w:marTop w:val="0"/>
              <w:marBottom w:val="0"/>
              <w:divBdr>
                <w:top w:val="none" w:sz="0" w:space="0" w:color="auto"/>
                <w:left w:val="none" w:sz="0" w:space="0" w:color="auto"/>
                <w:bottom w:val="none" w:sz="0" w:space="0" w:color="auto"/>
                <w:right w:val="none" w:sz="0" w:space="0" w:color="auto"/>
              </w:divBdr>
              <w:divsChild>
                <w:div w:id="215121348">
                  <w:marLeft w:val="0"/>
                  <w:marRight w:val="0"/>
                  <w:marTop w:val="0"/>
                  <w:marBottom w:val="0"/>
                  <w:divBdr>
                    <w:top w:val="none" w:sz="0" w:space="0" w:color="auto"/>
                    <w:left w:val="none" w:sz="0" w:space="0" w:color="auto"/>
                    <w:bottom w:val="none" w:sz="0" w:space="0" w:color="auto"/>
                    <w:right w:val="none" w:sz="0" w:space="0" w:color="auto"/>
                  </w:divBdr>
                  <w:divsChild>
                    <w:div w:id="1957717650">
                      <w:marLeft w:val="0"/>
                      <w:marRight w:val="0"/>
                      <w:marTop w:val="0"/>
                      <w:marBottom w:val="0"/>
                      <w:divBdr>
                        <w:top w:val="none" w:sz="0" w:space="0" w:color="auto"/>
                        <w:left w:val="none" w:sz="0" w:space="0" w:color="auto"/>
                        <w:bottom w:val="none" w:sz="0" w:space="0" w:color="auto"/>
                        <w:right w:val="none" w:sz="0" w:space="0" w:color="auto"/>
                      </w:divBdr>
                      <w:divsChild>
                        <w:div w:id="7786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160722">
          <w:marLeft w:val="0"/>
          <w:marRight w:val="0"/>
          <w:marTop w:val="0"/>
          <w:marBottom w:val="0"/>
          <w:divBdr>
            <w:top w:val="none" w:sz="0" w:space="0" w:color="auto"/>
            <w:left w:val="none" w:sz="0" w:space="0" w:color="auto"/>
            <w:bottom w:val="none" w:sz="0" w:space="0" w:color="auto"/>
            <w:right w:val="none" w:sz="0" w:space="0" w:color="auto"/>
          </w:divBdr>
          <w:divsChild>
            <w:div w:id="853762523">
              <w:marLeft w:val="0"/>
              <w:marRight w:val="0"/>
              <w:marTop w:val="0"/>
              <w:marBottom w:val="0"/>
              <w:divBdr>
                <w:top w:val="none" w:sz="0" w:space="0" w:color="auto"/>
                <w:left w:val="none" w:sz="0" w:space="0" w:color="auto"/>
                <w:bottom w:val="none" w:sz="0" w:space="0" w:color="auto"/>
                <w:right w:val="none" w:sz="0" w:space="0" w:color="auto"/>
              </w:divBdr>
              <w:divsChild>
                <w:div w:id="1407845801">
                  <w:marLeft w:val="0"/>
                  <w:marRight w:val="0"/>
                  <w:marTop w:val="0"/>
                  <w:marBottom w:val="0"/>
                  <w:divBdr>
                    <w:top w:val="none" w:sz="0" w:space="0" w:color="auto"/>
                    <w:left w:val="none" w:sz="0" w:space="0" w:color="auto"/>
                    <w:bottom w:val="none" w:sz="0" w:space="0" w:color="auto"/>
                    <w:right w:val="none" w:sz="0" w:space="0" w:color="auto"/>
                  </w:divBdr>
                  <w:divsChild>
                    <w:div w:id="1206210584">
                      <w:marLeft w:val="0"/>
                      <w:marRight w:val="0"/>
                      <w:marTop w:val="0"/>
                      <w:marBottom w:val="495"/>
                      <w:divBdr>
                        <w:top w:val="none" w:sz="0" w:space="0" w:color="auto"/>
                        <w:left w:val="none" w:sz="0" w:space="0" w:color="auto"/>
                        <w:bottom w:val="none" w:sz="0" w:space="0" w:color="auto"/>
                        <w:right w:val="none" w:sz="0" w:space="0" w:color="auto"/>
                      </w:divBdr>
                      <w:divsChild>
                        <w:div w:id="11323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913382">
      <w:bodyDiv w:val="1"/>
      <w:marLeft w:val="0"/>
      <w:marRight w:val="0"/>
      <w:marTop w:val="0"/>
      <w:marBottom w:val="0"/>
      <w:divBdr>
        <w:top w:val="none" w:sz="0" w:space="0" w:color="auto"/>
        <w:left w:val="none" w:sz="0" w:space="0" w:color="auto"/>
        <w:bottom w:val="none" w:sz="0" w:space="0" w:color="auto"/>
        <w:right w:val="none" w:sz="0" w:space="0" w:color="auto"/>
      </w:divBdr>
    </w:div>
    <w:div w:id="1799178058">
      <w:bodyDiv w:val="1"/>
      <w:marLeft w:val="0"/>
      <w:marRight w:val="0"/>
      <w:marTop w:val="0"/>
      <w:marBottom w:val="0"/>
      <w:divBdr>
        <w:top w:val="none" w:sz="0" w:space="0" w:color="auto"/>
        <w:left w:val="none" w:sz="0" w:space="0" w:color="auto"/>
        <w:bottom w:val="none" w:sz="0" w:space="0" w:color="auto"/>
        <w:right w:val="none" w:sz="0" w:space="0" w:color="auto"/>
      </w:divBdr>
      <w:divsChild>
        <w:div w:id="373891247">
          <w:marLeft w:val="0"/>
          <w:marRight w:val="0"/>
          <w:marTop w:val="0"/>
          <w:marBottom w:val="48"/>
          <w:divBdr>
            <w:top w:val="none" w:sz="0" w:space="0" w:color="auto"/>
            <w:left w:val="none" w:sz="0" w:space="0" w:color="auto"/>
            <w:bottom w:val="none" w:sz="0" w:space="0" w:color="auto"/>
            <w:right w:val="none" w:sz="0" w:space="0" w:color="auto"/>
          </w:divBdr>
          <w:divsChild>
            <w:div w:id="142284759">
              <w:marLeft w:val="1200"/>
              <w:marRight w:val="0"/>
              <w:marTop w:val="0"/>
              <w:marBottom w:val="0"/>
              <w:divBdr>
                <w:top w:val="none" w:sz="0" w:space="0" w:color="auto"/>
                <w:left w:val="none" w:sz="0" w:space="0" w:color="auto"/>
                <w:bottom w:val="none" w:sz="0" w:space="0" w:color="auto"/>
                <w:right w:val="none" w:sz="0" w:space="0" w:color="auto"/>
              </w:divBdr>
              <w:divsChild>
                <w:div w:id="1712925916">
                  <w:marLeft w:val="0"/>
                  <w:marRight w:val="0"/>
                  <w:marTop w:val="0"/>
                  <w:marBottom w:val="0"/>
                  <w:divBdr>
                    <w:top w:val="none" w:sz="0" w:space="0" w:color="auto"/>
                    <w:left w:val="none" w:sz="0" w:space="0" w:color="auto"/>
                    <w:bottom w:val="none" w:sz="0" w:space="0" w:color="auto"/>
                    <w:right w:val="none" w:sz="0" w:space="0" w:color="auto"/>
                  </w:divBdr>
                  <w:divsChild>
                    <w:div w:id="3210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15680">
          <w:marLeft w:val="0"/>
          <w:marRight w:val="0"/>
          <w:marTop w:val="0"/>
          <w:marBottom w:val="48"/>
          <w:divBdr>
            <w:top w:val="none" w:sz="0" w:space="0" w:color="auto"/>
            <w:left w:val="none" w:sz="0" w:space="0" w:color="auto"/>
            <w:bottom w:val="none" w:sz="0" w:space="0" w:color="auto"/>
            <w:right w:val="none" w:sz="0" w:space="0" w:color="auto"/>
          </w:divBdr>
          <w:divsChild>
            <w:div w:id="148061497">
              <w:marLeft w:val="1200"/>
              <w:marRight w:val="0"/>
              <w:marTop w:val="0"/>
              <w:marBottom w:val="0"/>
              <w:divBdr>
                <w:top w:val="none" w:sz="0" w:space="0" w:color="auto"/>
                <w:left w:val="none" w:sz="0" w:space="0" w:color="auto"/>
                <w:bottom w:val="none" w:sz="0" w:space="0" w:color="auto"/>
                <w:right w:val="none" w:sz="0" w:space="0" w:color="auto"/>
              </w:divBdr>
              <w:divsChild>
                <w:div w:id="939293284">
                  <w:marLeft w:val="0"/>
                  <w:marRight w:val="0"/>
                  <w:marTop w:val="0"/>
                  <w:marBottom w:val="0"/>
                  <w:divBdr>
                    <w:top w:val="none" w:sz="0" w:space="0" w:color="auto"/>
                    <w:left w:val="none" w:sz="0" w:space="0" w:color="auto"/>
                    <w:bottom w:val="none" w:sz="0" w:space="0" w:color="auto"/>
                    <w:right w:val="none" w:sz="0" w:space="0" w:color="auto"/>
                  </w:divBdr>
                  <w:divsChild>
                    <w:div w:id="7686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493352">
      <w:bodyDiv w:val="1"/>
      <w:marLeft w:val="0"/>
      <w:marRight w:val="0"/>
      <w:marTop w:val="0"/>
      <w:marBottom w:val="0"/>
      <w:divBdr>
        <w:top w:val="none" w:sz="0" w:space="0" w:color="auto"/>
        <w:left w:val="none" w:sz="0" w:space="0" w:color="auto"/>
        <w:bottom w:val="none" w:sz="0" w:space="0" w:color="auto"/>
        <w:right w:val="none" w:sz="0" w:space="0" w:color="auto"/>
      </w:divBdr>
    </w:div>
    <w:div w:id="205562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2391A-8F56-42FE-A271-8DAC41416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26</Pages>
  <Words>5582</Words>
  <Characters>30702</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Nimeskern</dc:creator>
  <cp:keywords/>
  <dc:description/>
  <cp:lastModifiedBy>Ned Johnson</cp:lastModifiedBy>
  <cp:revision>14</cp:revision>
  <dcterms:created xsi:type="dcterms:W3CDTF">2019-05-12T23:27:00Z</dcterms:created>
  <dcterms:modified xsi:type="dcterms:W3CDTF">2019-05-14T16:34:00Z</dcterms:modified>
</cp:coreProperties>
</file>