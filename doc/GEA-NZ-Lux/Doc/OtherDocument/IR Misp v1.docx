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9F8406" w14:textId="77777777" w:rsidR="00A57A3A" w:rsidRPr="00342D61" w:rsidRDefault="00A57A3A" w:rsidP="00A57A3A">
      <w:pPr>
        <w:jc w:val="both"/>
        <w:rPr>
          <w:lang w:val="en-GB"/>
        </w:rPr>
      </w:pPr>
      <w:r w:rsidRPr="00342D61">
        <w:rPr>
          <w:noProof/>
          <w:lang w:eastAsia="fr-FR"/>
        </w:rPr>
        <w:drawing>
          <wp:inline distT="0" distB="0" distL="0" distR="0" wp14:anchorId="3A0A870D" wp14:editId="40EBD46A">
            <wp:extent cx="5760720" cy="1440180"/>
            <wp:effectExtent l="0" t="0" r="0" b="0"/>
            <wp:docPr id="1" name="Image 1" descr="Résultat de recherche d'images pour &quot;ufr mim metz&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ufr mim metz&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p>
    <w:p w14:paraId="7C98BA16" w14:textId="77777777" w:rsidR="00A57A3A" w:rsidRPr="00342D61" w:rsidRDefault="00A57A3A" w:rsidP="00A57A3A">
      <w:pPr>
        <w:jc w:val="both"/>
        <w:rPr>
          <w:b/>
          <w:sz w:val="72"/>
          <w:szCs w:val="72"/>
          <w:lang w:val="en-GB"/>
        </w:rPr>
      </w:pPr>
    </w:p>
    <w:p w14:paraId="0A27CB04" w14:textId="77777777" w:rsidR="00A57A3A" w:rsidRPr="001266F8" w:rsidRDefault="00A57A3A" w:rsidP="00A57A3A">
      <w:pPr>
        <w:jc w:val="center"/>
        <w:rPr>
          <w:b/>
          <w:sz w:val="72"/>
          <w:szCs w:val="72"/>
          <w:rPrChange w:id="0" w:author="herrmannfrancine@gmail.com" w:date="2019-05-10T12:57:00Z">
            <w:rPr>
              <w:b/>
              <w:sz w:val="72"/>
              <w:szCs w:val="72"/>
              <w:lang w:val="en-GB"/>
            </w:rPr>
          </w:rPrChange>
        </w:rPr>
      </w:pPr>
      <w:commentRangeStart w:id="1"/>
      <w:r w:rsidRPr="001266F8">
        <w:rPr>
          <w:b/>
          <w:sz w:val="72"/>
          <w:szCs w:val="72"/>
          <w:rPrChange w:id="2" w:author="herrmannfrancine@gmail.com" w:date="2019-05-10T12:57:00Z">
            <w:rPr>
              <w:b/>
              <w:sz w:val="72"/>
              <w:szCs w:val="72"/>
              <w:lang w:val="en-GB"/>
            </w:rPr>
          </w:rPrChange>
        </w:rPr>
        <w:t>Projet M1 UFR MIM :</w:t>
      </w:r>
    </w:p>
    <w:p w14:paraId="33A41705" w14:textId="77777777" w:rsidR="00A57A3A" w:rsidRPr="001266F8" w:rsidRDefault="00A57A3A" w:rsidP="00A57A3A">
      <w:pPr>
        <w:jc w:val="center"/>
        <w:rPr>
          <w:b/>
          <w:sz w:val="72"/>
          <w:szCs w:val="72"/>
          <w:rPrChange w:id="3" w:author="herrmannfrancine@gmail.com" w:date="2019-05-10T12:57:00Z">
            <w:rPr>
              <w:b/>
              <w:sz w:val="72"/>
              <w:szCs w:val="72"/>
              <w:lang w:val="en-GB"/>
            </w:rPr>
          </w:rPrChange>
        </w:rPr>
      </w:pPr>
      <w:r w:rsidRPr="001266F8">
        <w:rPr>
          <w:b/>
          <w:sz w:val="72"/>
          <w:szCs w:val="72"/>
          <w:rPrChange w:id="4" w:author="herrmannfrancine@gmail.com" w:date="2019-05-10T12:57:00Z">
            <w:rPr>
              <w:b/>
              <w:sz w:val="72"/>
              <w:szCs w:val="72"/>
              <w:lang w:val="en-GB"/>
            </w:rPr>
          </w:rPrChange>
        </w:rPr>
        <w:t>Sujet IR</w:t>
      </w:r>
    </w:p>
    <w:p w14:paraId="3913E7FE" w14:textId="77777777" w:rsidR="00A57A3A" w:rsidRPr="001266F8" w:rsidRDefault="00A57A3A" w:rsidP="00A57A3A">
      <w:pPr>
        <w:jc w:val="center"/>
        <w:rPr>
          <w:b/>
          <w:sz w:val="72"/>
          <w:szCs w:val="72"/>
          <w:rPrChange w:id="5" w:author="herrmannfrancine@gmail.com" w:date="2019-05-10T12:57:00Z">
            <w:rPr>
              <w:b/>
              <w:sz w:val="72"/>
              <w:szCs w:val="72"/>
              <w:lang w:val="en-GB"/>
            </w:rPr>
          </w:rPrChange>
        </w:rPr>
      </w:pPr>
      <w:r w:rsidRPr="001266F8">
        <w:rPr>
          <w:b/>
          <w:sz w:val="72"/>
          <w:szCs w:val="72"/>
          <w:rPrChange w:id="6" w:author="herrmannfrancine@gmail.com" w:date="2019-05-10T12:57:00Z">
            <w:rPr>
              <w:b/>
              <w:sz w:val="72"/>
              <w:szCs w:val="72"/>
              <w:lang w:val="en-GB"/>
            </w:rPr>
          </w:rPrChange>
        </w:rPr>
        <w:t>Taxinomie MISP</w:t>
      </w:r>
      <w:commentRangeEnd w:id="1"/>
      <w:r w:rsidR="009A2767" w:rsidRPr="00342D61">
        <w:rPr>
          <w:rStyle w:val="Marquedecommentaire"/>
          <w:lang w:val="en-GB"/>
        </w:rPr>
        <w:commentReference w:id="1"/>
      </w:r>
    </w:p>
    <w:p w14:paraId="4BB7D88F" w14:textId="77777777" w:rsidR="00A57A3A" w:rsidRPr="001266F8" w:rsidRDefault="00A57A3A" w:rsidP="00A57A3A">
      <w:pPr>
        <w:jc w:val="both"/>
        <w:rPr>
          <w:b/>
          <w:sz w:val="72"/>
          <w:szCs w:val="72"/>
          <w:rPrChange w:id="7" w:author="herrmannfrancine@gmail.com" w:date="2019-05-10T12:57:00Z">
            <w:rPr>
              <w:b/>
              <w:sz w:val="72"/>
              <w:szCs w:val="72"/>
              <w:lang w:val="en-GB"/>
            </w:rPr>
          </w:rPrChange>
        </w:rPr>
      </w:pPr>
    </w:p>
    <w:p w14:paraId="66FBC542" w14:textId="77777777" w:rsidR="00A57A3A" w:rsidRPr="001266F8" w:rsidRDefault="00A57A3A" w:rsidP="00A57A3A">
      <w:pPr>
        <w:jc w:val="both"/>
        <w:rPr>
          <w:b/>
          <w:sz w:val="72"/>
          <w:szCs w:val="72"/>
          <w:rPrChange w:id="8" w:author="herrmannfrancine@gmail.com" w:date="2019-05-10T12:57:00Z">
            <w:rPr>
              <w:b/>
              <w:sz w:val="72"/>
              <w:szCs w:val="72"/>
              <w:lang w:val="en-GB"/>
            </w:rPr>
          </w:rPrChange>
        </w:rPr>
      </w:pPr>
    </w:p>
    <w:p w14:paraId="63CB509D" w14:textId="77777777" w:rsidR="00A57A3A" w:rsidRPr="001266F8" w:rsidRDefault="00A57A3A" w:rsidP="00A57A3A">
      <w:pPr>
        <w:jc w:val="both"/>
        <w:rPr>
          <w:b/>
          <w:sz w:val="40"/>
          <w:szCs w:val="40"/>
          <w:rPrChange w:id="9" w:author="herrmannfrancine@gmail.com" w:date="2019-05-10T12:57:00Z">
            <w:rPr>
              <w:b/>
              <w:sz w:val="40"/>
              <w:szCs w:val="40"/>
              <w:lang w:val="en-GB"/>
            </w:rPr>
          </w:rPrChange>
        </w:rPr>
      </w:pPr>
    </w:p>
    <w:p w14:paraId="09E0767F" w14:textId="77777777" w:rsidR="00A57A3A" w:rsidRPr="001266F8" w:rsidRDefault="00A57A3A" w:rsidP="00A57A3A">
      <w:pPr>
        <w:pStyle w:val="En-tte"/>
        <w:jc w:val="both"/>
        <w:rPr>
          <w:sz w:val="40"/>
          <w:szCs w:val="40"/>
          <w:rPrChange w:id="10" w:author="herrmannfrancine@gmail.com" w:date="2019-05-10T12:57:00Z">
            <w:rPr>
              <w:sz w:val="40"/>
              <w:szCs w:val="40"/>
              <w:lang w:val="en-GB"/>
            </w:rPr>
          </w:rPrChange>
        </w:rPr>
      </w:pPr>
      <w:proofErr w:type="spellStart"/>
      <w:r w:rsidRPr="001266F8">
        <w:rPr>
          <w:sz w:val="40"/>
          <w:szCs w:val="40"/>
          <w:rPrChange w:id="11" w:author="herrmannfrancine@gmail.com" w:date="2019-05-10T12:57:00Z">
            <w:rPr>
              <w:sz w:val="40"/>
              <w:szCs w:val="40"/>
              <w:lang w:val="en-GB"/>
            </w:rPr>
          </w:rPrChange>
        </w:rPr>
        <w:t>Marwin</w:t>
      </w:r>
      <w:proofErr w:type="spellEnd"/>
      <w:r w:rsidRPr="001266F8">
        <w:rPr>
          <w:sz w:val="40"/>
          <w:szCs w:val="40"/>
          <w:rPrChange w:id="12" w:author="herrmannfrancine@gmail.com" w:date="2019-05-10T12:57:00Z">
            <w:rPr>
              <w:sz w:val="40"/>
              <w:szCs w:val="40"/>
              <w:lang w:val="en-GB"/>
            </w:rPr>
          </w:rPrChange>
        </w:rPr>
        <w:t xml:space="preserve"> NIMESKERN</w:t>
      </w:r>
    </w:p>
    <w:p w14:paraId="032EA95A" w14:textId="77777777" w:rsidR="00A57A3A" w:rsidRPr="001266F8" w:rsidRDefault="00A57A3A" w:rsidP="00A57A3A">
      <w:pPr>
        <w:pStyle w:val="En-tte"/>
        <w:jc w:val="both"/>
        <w:rPr>
          <w:sz w:val="40"/>
          <w:szCs w:val="40"/>
          <w:rPrChange w:id="13" w:author="herrmannfrancine@gmail.com" w:date="2019-05-10T12:57:00Z">
            <w:rPr>
              <w:sz w:val="40"/>
              <w:szCs w:val="40"/>
              <w:lang w:val="en-GB"/>
            </w:rPr>
          </w:rPrChange>
        </w:rPr>
      </w:pPr>
      <w:r w:rsidRPr="001266F8">
        <w:rPr>
          <w:sz w:val="40"/>
          <w:szCs w:val="40"/>
          <w:rPrChange w:id="14" w:author="herrmannfrancine@gmail.com" w:date="2019-05-10T12:57:00Z">
            <w:rPr>
              <w:sz w:val="40"/>
              <w:szCs w:val="40"/>
              <w:lang w:val="en-GB"/>
            </w:rPr>
          </w:rPrChange>
        </w:rPr>
        <w:t>Grégory GUGGENBUHL</w:t>
      </w:r>
    </w:p>
    <w:p w14:paraId="3023928D" w14:textId="77777777" w:rsidR="00A57A3A" w:rsidRPr="001266F8" w:rsidRDefault="00A57A3A" w:rsidP="00A57A3A">
      <w:pPr>
        <w:pStyle w:val="En-tte"/>
        <w:jc w:val="both"/>
        <w:rPr>
          <w:sz w:val="40"/>
          <w:szCs w:val="40"/>
          <w:rPrChange w:id="15" w:author="herrmannfrancine@gmail.com" w:date="2019-05-10T12:57:00Z">
            <w:rPr>
              <w:sz w:val="40"/>
              <w:szCs w:val="40"/>
              <w:lang w:val="en-GB"/>
            </w:rPr>
          </w:rPrChange>
        </w:rPr>
      </w:pPr>
      <w:r w:rsidRPr="001266F8">
        <w:rPr>
          <w:sz w:val="40"/>
          <w:szCs w:val="40"/>
          <w:rPrChange w:id="16" w:author="herrmannfrancine@gmail.com" w:date="2019-05-10T12:57:00Z">
            <w:rPr>
              <w:sz w:val="40"/>
              <w:szCs w:val="40"/>
              <w:lang w:val="en-GB"/>
            </w:rPr>
          </w:rPrChange>
        </w:rPr>
        <w:t>Jules CHARRON</w:t>
      </w:r>
    </w:p>
    <w:p w14:paraId="5FB9EF2F" w14:textId="77777777" w:rsidR="00A57A3A" w:rsidRPr="001266F8" w:rsidRDefault="00A57A3A" w:rsidP="00A57A3A">
      <w:pPr>
        <w:jc w:val="center"/>
        <w:rPr>
          <w:rPrChange w:id="17" w:author="herrmannfrancine@gmail.com" w:date="2019-05-10T12:57:00Z">
            <w:rPr>
              <w:lang w:val="en-GB"/>
            </w:rPr>
          </w:rPrChange>
        </w:rPr>
      </w:pPr>
    </w:p>
    <w:p w14:paraId="7B19C53F" w14:textId="77777777" w:rsidR="00A57A3A" w:rsidRPr="001266F8" w:rsidRDefault="00A57A3A" w:rsidP="00A57A3A">
      <w:pPr>
        <w:jc w:val="center"/>
        <w:rPr>
          <w:sz w:val="44"/>
          <w:szCs w:val="44"/>
          <w:rPrChange w:id="18" w:author="herrmannfrancine@gmail.com" w:date="2019-05-10T12:57:00Z">
            <w:rPr>
              <w:sz w:val="44"/>
              <w:szCs w:val="44"/>
              <w:lang w:val="en-GB"/>
            </w:rPr>
          </w:rPrChange>
        </w:rPr>
      </w:pPr>
      <w:r w:rsidRPr="001266F8">
        <w:rPr>
          <w:sz w:val="44"/>
          <w:szCs w:val="44"/>
          <w:rPrChange w:id="19" w:author="herrmannfrancine@gmail.com" w:date="2019-05-10T12:57:00Z">
            <w:rPr>
              <w:sz w:val="44"/>
              <w:szCs w:val="44"/>
              <w:lang w:val="en-GB"/>
            </w:rPr>
          </w:rPrChange>
        </w:rPr>
        <w:t>Année 2018 – 2019</w:t>
      </w:r>
    </w:p>
    <w:p w14:paraId="26B106A9" w14:textId="77777777" w:rsidR="00A57A3A" w:rsidRPr="001266F8" w:rsidRDefault="00A57A3A" w:rsidP="00A57A3A">
      <w:pPr>
        <w:jc w:val="center"/>
        <w:rPr>
          <w:sz w:val="44"/>
          <w:szCs w:val="44"/>
          <w:rPrChange w:id="20" w:author="herrmannfrancine@gmail.com" w:date="2019-05-10T12:57:00Z">
            <w:rPr>
              <w:sz w:val="44"/>
              <w:szCs w:val="44"/>
              <w:lang w:val="en-GB"/>
            </w:rPr>
          </w:rPrChange>
        </w:rPr>
      </w:pPr>
    </w:p>
    <w:p w14:paraId="70595623" w14:textId="77777777" w:rsidR="00E44077" w:rsidRPr="001266F8" w:rsidRDefault="00E44077" w:rsidP="006211BF">
      <w:pPr>
        <w:pStyle w:val="Titre"/>
        <w:rPr>
          <w:rPrChange w:id="21" w:author="herrmannfrancine@gmail.com" w:date="2019-05-10T12:57:00Z">
            <w:rPr>
              <w:sz w:val="44"/>
              <w:szCs w:val="44"/>
              <w:lang w:val="en-GB"/>
            </w:rPr>
          </w:rPrChange>
        </w:rPr>
        <w:pPrChange w:id="22" w:author="Ned Johnson" w:date="2019-05-13T01:25:00Z">
          <w:pPr/>
        </w:pPrChange>
      </w:pPr>
      <w:r w:rsidRPr="001266F8">
        <w:rPr>
          <w:rPrChange w:id="23" w:author="herrmannfrancine@gmail.com" w:date="2019-05-10T12:57:00Z">
            <w:rPr>
              <w:sz w:val="44"/>
              <w:szCs w:val="44"/>
              <w:lang w:val="en-GB"/>
            </w:rPr>
          </w:rPrChange>
        </w:rPr>
        <w:br w:type="page"/>
      </w:r>
    </w:p>
    <w:p w14:paraId="2E4A6744" w14:textId="097F290C" w:rsidR="00E44077" w:rsidRPr="00342D61" w:rsidRDefault="00342D61" w:rsidP="00E44077">
      <w:pPr>
        <w:rPr>
          <w:rFonts w:asciiTheme="majorHAnsi" w:eastAsiaTheme="majorEastAsia" w:hAnsiTheme="majorHAnsi" w:cstheme="majorBidi"/>
          <w:b/>
          <w:color w:val="2E74B5" w:themeColor="accent1" w:themeShade="BF"/>
          <w:sz w:val="44"/>
          <w:szCs w:val="32"/>
          <w:lang w:val="en-GB"/>
        </w:rPr>
      </w:pPr>
      <w:r w:rsidRPr="00342D61">
        <w:rPr>
          <w:rFonts w:asciiTheme="majorHAnsi" w:eastAsiaTheme="majorEastAsia" w:hAnsiTheme="majorHAnsi" w:cstheme="majorBidi"/>
          <w:b/>
          <w:color w:val="2E74B5" w:themeColor="accent1" w:themeShade="BF"/>
          <w:sz w:val="44"/>
          <w:szCs w:val="32"/>
          <w:lang w:val="en-GB"/>
        </w:rPr>
        <w:lastRenderedPageBreak/>
        <w:t>Gratefully</w:t>
      </w:r>
    </w:p>
    <w:p w14:paraId="77685A91" w14:textId="25887590" w:rsidR="00E44077" w:rsidRPr="00342D61" w:rsidRDefault="00E44077" w:rsidP="00E44077">
      <w:pPr>
        <w:rPr>
          <w:lang w:val="en-GB"/>
        </w:rPr>
      </w:pPr>
      <w:r w:rsidRPr="00342D61">
        <w:rPr>
          <w:lang w:val="en-GB"/>
        </w:rPr>
        <w:t xml:space="preserve">We are </w:t>
      </w:r>
      <w:r w:rsidR="00342D61" w:rsidRPr="00342D61">
        <w:rPr>
          <w:lang w:val="en-GB"/>
        </w:rPr>
        <w:t>tankful</w:t>
      </w:r>
      <w:r w:rsidRPr="00342D61">
        <w:rPr>
          <w:lang w:val="en-GB"/>
        </w:rPr>
        <w:t xml:space="preserve"> to the MISP team</w:t>
      </w:r>
      <w:r w:rsidR="00342D61">
        <w:rPr>
          <w:lang w:val="en-GB"/>
        </w:rPr>
        <w:t xml:space="preserve"> w</w:t>
      </w:r>
      <w:r w:rsidRPr="00342D61">
        <w:rPr>
          <w:lang w:val="en-GB"/>
        </w:rPr>
        <w:t xml:space="preserve">ho despite a lack of time have open their door </w:t>
      </w:r>
      <w:del w:id="24" w:author="herrmannfrancine@gmail.com" w:date="2019-05-10T13:48:00Z">
        <w:r w:rsidRPr="00342D61" w:rsidDel="00A7363F">
          <w:rPr>
            <w:lang w:val="en-GB"/>
          </w:rPr>
          <w:delText>to</w:delText>
        </w:r>
      </w:del>
      <w:del w:id="25" w:author="herrmannfrancine@gmail.com" w:date="2019-05-10T12:57:00Z">
        <w:r w:rsidRPr="00342D61" w:rsidDel="001266F8">
          <w:rPr>
            <w:lang w:val="en-GB"/>
          </w:rPr>
          <w:delText xml:space="preserve"> </w:delText>
        </w:r>
      </w:del>
      <w:del w:id="26" w:author="herrmannfrancine@gmail.com" w:date="2019-05-10T13:48:00Z">
        <w:r w:rsidRPr="00342D61" w:rsidDel="00A7363F">
          <w:rPr>
            <w:lang w:val="en-GB"/>
          </w:rPr>
          <w:delText>make</w:delText>
        </w:r>
      </w:del>
      <w:ins w:id="27" w:author="herrmannfrancine@gmail.com" w:date="2019-05-10T13:48:00Z">
        <w:r w:rsidR="00A7363F" w:rsidRPr="00342D61">
          <w:rPr>
            <w:lang w:val="en-GB"/>
          </w:rPr>
          <w:t>to make</w:t>
        </w:r>
      </w:ins>
      <w:r w:rsidRPr="00342D61">
        <w:rPr>
          <w:lang w:val="en-GB"/>
        </w:rPr>
        <w:t xml:space="preserve"> some reunion and </w:t>
      </w:r>
      <w:r w:rsidR="00342D61">
        <w:rPr>
          <w:lang w:val="en-GB"/>
        </w:rPr>
        <w:t xml:space="preserve">to </w:t>
      </w:r>
      <w:r w:rsidRPr="00342D61">
        <w:rPr>
          <w:lang w:val="en-GB"/>
        </w:rPr>
        <w:t xml:space="preserve">present </w:t>
      </w:r>
      <w:r w:rsidR="00342D61">
        <w:rPr>
          <w:lang w:val="en-GB"/>
        </w:rPr>
        <w:t xml:space="preserve">us </w:t>
      </w:r>
      <w:r w:rsidRPr="00342D61">
        <w:rPr>
          <w:lang w:val="en-GB"/>
        </w:rPr>
        <w:t xml:space="preserve">the MISP’s software. </w:t>
      </w:r>
    </w:p>
    <w:p w14:paraId="796755B9" w14:textId="77777777" w:rsidR="00E44077" w:rsidRPr="00342D61" w:rsidRDefault="00E44077">
      <w:pPr>
        <w:rPr>
          <w:sz w:val="44"/>
          <w:szCs w:val="44"/>
          <w:lang w:val="en-GB"/>
        </w:rPr>
      </w:pPr>
      <w:r w:rsidRPr="00342D61">
        <w:rPr>
          <w:sz w:val="44"/>
          <w:szCs w:val="44"/>
          <w:lang w:val="en-GB"/>
        </w:rPr>
        <w:br w:type="page"/>
      </w:r>
    </w:p>
    <w:sdt>
      <w:sdtPr>
        <w:rPr>
          <w:rFonts w:asciiTheme="minorHAnsi" w:eastAsiaTheme="minorHAnsi" w:hAnsiTheme="minorHAnsi" w:cstheme="minorBidi"/>
          <w:b w:val="0"/>
          <w:color w:val="auto"/>
          <w:sz w:val="22"/>
          <w:szCs w:val="22"/>
          <w:lang w:val="en-GB" w:eastAsia="en-US"/>
        </w:rPr>
        <w:id w:val="-1909830325"/>
        <w:docPartObj>
          <w:docPartGallery w:val="Table of Contents"/>
          <w:docPartUnique/>
        </w:docPartObj>
      </w:sdtPr>
      <w:sdtEndPr>
        <w:rPr>
          <w:bCs/>
        </w:rPr>
      </w:sdtEndPr>
      <w:sdtContent>
        <w:p w14:paraId="0C508D86" w14:textId="77777777" w:rsidR="00A57A3A" w:rsidRPr="00342D61" w:rsidRDefault="00E90EAB">
          <w:pPr>
            <w:pStyle w:val="En-ttedetabledesmatires"/>
            <w:rPr>
              <w:b w:val="0"/>
              <w:sz w:val="40"/>
              <w:szCs w:val="40"/>
              <w:lang w:val="en-GB"/>
            </w:rPr>
          </w:pPr>
          <w:r w:rsidRPr="00342D61">
            <w:rPr>
              <w:b w:val="0"/>
              <w:sz w:val="40"/>
              <w:szCs w:val="40"/>
              <w:lang w:val="en-GB"/>
            </w:rPr>
            <w:t>Summary</w:t>
          </w:r>
        </w:p>
        <w:p w14:paraId="374410FC" w14:textId="38D0F779" w:rsidR="00CD1835" w:rsidRDefault="00A57A3A">
          <w:pPr>
            <w:pStyle w:val="TM1"/>
            <w:tabs>
              <w:tab w:val="right" w:leader="dot" w:pos="9062"/>
            </w:tabs>
            <w:rPr>
              <w:ins w:id="28" w:author="Ned Johnson" w:date="2019-05-13T01:19:00Z"/>
              <w:rFonts w:eastAsiaTheme="minorEastAsia"/>
              <w:noProof/>
              <w:lang w:eastAsia="fr-FR"/>
            </w:rPr>
          </w:pPr>
          <w:r w:rsidRPr="00342D61">
            <w:rPr>
              <w:lang w:val="en-GB"/>
            </w:rPr>
            <w:fldChar w:fldCharType="begin"/>
          </w:r>
          <w:r w:rsidRPr="00342D61">
            <w:rPr>
              <w:lang w:val="en-GB"/>
            </w:rPr>
            <w:instrText xml:space="preserve"> TOC \o "1-3" \h \z \u </w:instrText>
          </w:r>
          <w:r w:rsidRPr="00342D61">
            <w:rPr>
              <w:lang w:val="en-GB"/>
            </w:rPr>
            <w:fldChar w:fldCharType="separate"/>
          </w:r>
          <w:ins w:id="29" w:author="Ned Johnson" w:date="2019-05-13T01:19:00Z">
            <w:r w:rsidR="00CD1835" w:rsidRPr="008E167D">
              <w:rPr>
                <w:rStyle w:val="Lienhypertexte"/>
                <w:noProof/>
              </w:rPr>
              <w:fldChar w:fldCharType="begin"/>
            </w:r>
            <w:r w:rsidR="00CD1835" w:rsidRPr="008E167D">
              <w:rPr>
                <w:rStyle w:val="Lienhypertexte"/>
                <w:noProof/>
              </w:rPr>
              <w:instrText xml:space="preserve"> </w:instrText>
            </w:r>
            <w:r w:rsidR="00CD1835">
              <w:rPr>
                <w:noProof/>
              </w:rPr>
              <w:instrText>HYPERLINK \l "_Toc8602804"</w:instrText>
            </w:r>
            <w:r w:rsidR="00CD1835" w:rsidRPr="008E167D">
              <w:rPr>
                <w:rStyle w:val="Lienhypertexte"/>
                <w:noProof/>
              </w:rPr>
              <w:instrText xml:space="preserve"> </w:instrText>
            </w:r>
            <w:r w:rsidR="00CD1835" w:rsidRPr="008E167D">
              <w:rPr>
                <w:rStyle w:val="Lienhypertexte"/>
                <w:noProof/>
              </w:rPr>
            </w:r>
            <w:r w:rsidR="00CD1835" w:rsidRPr="008E167D">
              <w:rPr>
                <w:rStyle w:val="Lienhypertexte"/>
                <w:noProof/>
              </w:rPr>
              <w:fldChar w:fldCharType="separate"/>
            </w:r>
            <w:r w:rsidR="00CD1835" w:rsidRPr="008E167D">
              <w:rPr>
                <w:rStyle w:val="Lienhypertexte"/>
                <w:noProof/>
                <w:lang w:val="en-GB"/>
              </w:rPr>
              <w:t>Introduction</w:t>
            </w:r>
            <w:r w:rsidR="00CD1835">
              <w:rPr>
                <w:noProof/>
                <w:webHidden/>
              </w:rPr>
              <w:tab/>
            </w:r>
            <w:r w:rsidR="00CD1835">
              <w:rPr>
                <w:noProof/>
                <w:webHidden/>
              </w:rPr>
              <w:fldChar w:fldCharType="begin"/>
            </w:r>
            <w:r w:rsidR="00CD1835">
              <w:rPr>
                <w:noProof/>
                <w:webHidden/>
              </w:rPr>
              <w:instrText xml:space="preserve"> PAGEREF _Toc8602804 \h </w:instrText>
            </w:r>
            <w:r w:rsidR="00CD1835">
              <w:rPr>
                <w:noProof/>
                <w:webHidden/>
              </w:rPr>
            </w:r>
          </w:ins>
          <w:r w:rsidR="00CD1835">
            <w:rPr>
              <w:noProof/>
              <w:webHidden/>
            </w:rPr>
            <w:fldChar w:fldCharType="separate"/>
          </w:r>
          <w:ins w:id="30" w:author="Ned Johnson" w:date="2019-05-13T01:19:00Z">
            <w:r w:rsidR="00CD1835">
              <w:rPr>
                <w:noProof/>
                <w:webHidden/>
              </w:rPr>
              <w:t>6</w:t>
            </w:r>
            <w:r w:rsidR="00CD1835">
              <w:rPr>
                <w:noProof/>
                <w:webHidden/>
              </w:rPr>
              <w:fldChar w:fldCharType="end"/>
            </w:r>
            <w:r w:rsidR="00CD1835" w:rsidRPr="008E167D">
              <w:rPr>
                <w:rStyle w:val="Lienhypertexte"/>
                <w:noProof/>
              </w:rPr>
              <w:fldChar w:fldCharType="end"/>
            </w:r>
          </w:ins>
        </w:p>
        <w:p w14:paraId="494C5ACE" w14:textId="486A354F" w:rsidR="00CD1835" w:rsidRDefault="00CD1835">
          <w:pPr>
            <w:pStyle w:val="TM2"/>
            <w:tabs>
              <w:tab w:val="right" w:leader="dot" w:pos="9062"/>
            </w:tabs>
            <w:rPr>
              <w:ins w:id="31" w:author="Ned Johnson" w:date="2019-05-13T01:19:00Z"/>
              <w:rFonts w:eastAsiaTheme="minorEastAsia"/>
              <w:noProof/>
              <w:lang w:eastAsia="fr-FR"/>
            </w:rPr>
          </w:pPr>
          <w:ins w:id="32"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"_Toc8602805"</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What is a Taxonomy?</w:t>
            </w:r>
            <w:r>
              <w:rPr>
                <w:noProof/>
                <w:webHidden/>
              </w:rPr>
              <w:tab/>
            </w:r>
            <w:r>
              <w:rPr>
                <w:noProof/>
                <w:webHidden/>
              </w:rPr>
              <w:fldChar w:fldCharType="begin"/>
            </w:r>
            <w:r>
              <w:rPr>
                <w:noProof/>
                <w:webHidden/>
              </w:rPr>
              <w:instrText xml:space="preserve"> PAGEREF _Toc8602805 \h </w:instrText>
            </w:r>
            <w:r>
              <w:rPr>
                <w:noProof/>
                <w:webHidden/>
              </w:rPr>
            </w:r>
          </w:ins>
          <w:r>
            <w:rPr>
              <w:noProof/>
              <w:webHidden/>
            </w:rPr>
            <w:fldChar w:fldCharType="separate"/>
          </w:r>
          <w:ins w:id="33" w:author="Ned Johnson" w:date="2019-05-13T01:19:00Z">
            <w:r>
              <w:rPr>
                <w:noProof/>
                <w:webHidden/>
              </w:rPr>
              <w:t>6</w:t>
            </w:r>
            <w:r>
              <w:rPr>
                <w:noProof/>
                <w:webHidden/>
              </w:rPr>
              <w:fldChar w:fldCharType="end"/>
            </w:r>
            <w:r w:rsidRPr="008E167D">
              <w:rPr>
                <w:rStyle w:val="Lienhypertexte"/>
                <w:noProof/>
              </w:rPr>
              <w:fldChar w:fldCharType="end"/>
            </w:r>
          </w:ins>
        </w:p>
        <w:p w14:paraId="114460B6" w14:textId="7F044773" w:rsidR="00CD1835" w:rsidRDefault="00CD1835">
          <w:pPr>
            <w:pStyle w:val="TM2"/>
            <w:tabs>
              <w:tab w:val="right" w:leader="dot" w:pos="9062"/>
            </w:tabs>
            <w:rPr>
              <w:ins w:id="34" w:author="Ned Johnson" w:date="2019-05-13T01:19:00Z"/>
              <w:rFonts w:eastAsiaTheme="minorEastAsia"/>
              <w:noProof/>
              <w:lang w:eastAsia="fr-FR"/>
            </w:rPr>
          </w:pPr>
          <w:ins w:id="35"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"_Toc8602806"</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Goal of our taxonomy?</w:t>
            </w:r>
            <w:r>
              <w:rPr>
                <w:noProof/>
                <w:webHidden/>
              </w:rPr>
              <w:tab/>
            </w:r>
            <w:r>
              <w:rPr>
                <w:noProof/>
                <w:webHidden/>
              </w:rPr>
              <w:fldChar w:fldCharType="begin"/>
            </w:r>
            <w:r>
              <w:rPr>
                <w:noProof/>
                <w:webHidden/>
              </w:rPr>
              <w:instrText xml:space="preserve"> PAGEREF _Toc8602806 \h </w:instrText>
            </w:r>
            <w:r>
              <w:rPr>
                <w:noProof/>
                <w:webHidden/>
              </w:rPr>
            </w:r>
          </w:ins>
          <w:r>
            <w:rPr>
              <w:noProof/>
              <w:webHidden/>
            </w:rPr>
            <w:fldChar w:fldCharType="separate"/>
          </w:r>
          <w:ins w:id="36" w:author="Ned Johnson" w:date="2019-05-13T01:19:00Z">
            <w:r>
              <w:rPr>
                <w:noProof/>
                <w:webHidden/>
              </w:rPr>
              <w:t>6</w:t>
            </w:r>
            <w:r>
              <w:rPr>
                <w:noProof/>
                <w:webHidden/>
              </w:rPr>
              <w:fldChar w:fldCharType="end"/>
            </w:r>
            <w:r w:rsidRPr="008E167D">
              <w:rPr>
                <w:rStyle w:val="Lienhypertexte"/>
                <w:noProof/>
              </w:rPr>
              <w:fldChar w:fldCharType="end"/>
            </w:r>
          </w:ins>
        </w:p>
        <w:p w14:paraId="073EF1B9" w14:textId="56B3F855" w:rsidR="00CD1835" w:rsidRDefault="00CD1835">
          <w:pPr>
            <w:pStyle w:val="TM2"/>
            <w:tabs>
              <w:tab w:val="right" w:leader="dot" w:pos="9062"/>
            </w:tabs>
            <w:rPr>
              <w:ins w:id="37" w:author="Ned Johnson" w:date="2019-05-13T01:19:00Z"/>
              <w:rFonts w:eastAsiaTheme="minorEastAsia"/>
              <w:noProof/>
              <w:lang w:eastAsia="fr-FR"/>
            </w:rPr>
          </w:pPr>
          <w:ins w:id="38"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"_Toc8602807"</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What is a cooperative taxonomy?</w:t>
            </w:r>
            <w:r>
              <w:rPr>
                <w:noProof/>
                <w:webHidden/>
              </w:rPr>
              <w:tab/>
            </w:r>
            <w:r>
              <w:rPr>
                <w:noProof/>
                <w:webHidden/>
              </w:rPr>
              <w:fldChar w:fldCharType="begin"/>
            </w:r>
            <w:r>
              <w:rPr>
                <w:noProof/>
                <w:webHidden/>
              </w:rPr>
              <w:instrText xml:space="preserve"> PAGEREF _Toc8602807 \h </w:instrText>
            </w:r>
            <w:r>
              <w:rPr>
                <w:noProof/>
                <w:webHidden/>
              </w:rPr>
            </w:r>
          </w:ins>
          <w:r>
            <w:rPr>
              <w:noProof/>
              <w:webHidden/>
            </w:rPr>
            <w:fldChar w:fldCharType="separate"/>
          </w:r>
          <w:ins w:id="39" w:author="Ned Johnson" w:date="2019-05-13T01:19:00Z">
            <w:r>
              <w:rPr>
                <w:noProof/>
                <w:webHidden/>
              </w:rPr>
              <w:t>6</w:t>
            </w:r>
            <w:r>
              <w:rPr>
                <w:noProof/>
                <w:webHidden/>
              </w:rPr>
              <w:fldChar w:fldCharType="end"/>
            </w:r>
            <w:r w:rsidRPr="008E167D">
              <w:rPr>
                <w:rStyle w:val="Lienhypertexte"/>
                <w:noProof/>
              </w:rPr>
              <w:fldChar w:fldCharType="end"/>
            </w:r>
          </w:ins>
        </w:p>
        <w:p w14:paraId="14CC0440" w14:textId="0C9DD744" w:rsidR="00CD1835" w:rsidRDefault="00CD1835">
          <w:pPr>
            <w:pStyle w:val="TM1"/>
            <w:tabs>
              <w:tab w:val="right" w:leader="dot" w:pos="9062"/>
            </w:tabs>
            <w:rPr>
              <w:ins w:id="40" w:author="Ned Johnson" w:date="2019-05-13T01:19:00Z"/>
              <w:rFonts w:eastAsiaTheme="minorEastAsia"/>
              <w:noProof/>
              <w:lang w:eastAsia="fr-FR"/>
            </w:rPr>
          </w:pPr>
          <w:ins w:id="41"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"_Toc8602808"</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State of the Art</w:t>
            </w:r>
            <w:r>
              <w:rPr>
                <w:noProof/>
                <w:webHidden/>
              </w:rPr>
              <w:tab/>
            </w:r>
            <w:r>
              <w:rPr>
                <w:noProof/>
                <w:webHidden/>
              </w:rPr>
              <w:fldChar w:fldCharType="begin"/>
            </w:r>
            <w:r>
              <w:rPr>
                <w:noProof/>
                <w:webHidden/>
              </w:rPr>
              <w:instrText xml:space="preserve"> PAGEREF _Toc8602808 \h </w:instrText>
            </w:r>
            <w:r>
              <w:rPr>
                <w:noProof/>
                <w:webHidden/>
              </w:rPr>
            </w:r>
          </w:ins>
          <w:r>
            <w:rPr>
              <w:noProof/>
              <w:webHidden/>
            </w:rPr>
            <w:fldChar w:fldCharType="separate"/>
          </w:r>
          <w:ins w:id="42" w:author="Ned Johnson" w:date="2019-05-13T01:19:00Z">
            <w:r>
              <w:rPr>
                <w:noProof/>
                <w:webHidden/>
              </w:rPr>
              <w:t>7</w:t>
            </w:r>
            <w:r>
              <w:rPr>
                <w:noProof/>
                <w:webHidden/>
              </w:rPr>
              <w:fldChar w:fldCharType="end"/>
            </w:r>
            <w:r w:rsidRPr="008E167D">
              <w:rPr>
                <w:rStyle w:val="Lienhypertexte"/>
                <w:noProof/>
              </w:rPr>
              <w:fldChar w:fldCharType="end"/>
            </w:r>
          </w:ins>
        </w:p>
        <w:p w14:paraId="71CBCE02" w14:textId="0223CBC5" w:rsidR="00CD1835" w:rsidRDefault="00CD1835">
          <w:pPr>
            <w:pStyle w:val="TM2"/>
            <w:tabs>
              <w:tab w:val="right" w:leader="dot" w:pos="9062"/>
            </w:tabs>
            <w:rPr>
              <w:ins w:id="43" w:author="Ned Johnson" w:date="2019-05-13T01:19:00Z"/>
              <w:rFonts w:eastAsiaTheme="minorEastAsia"/>
              <w:noProof/>
              <w:lang w:eastAsia="fr-FR"/>
            </w:rPr>
          </w:pPr>
          <w:ins w:id="44"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"_Toc8602809"</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MISP: Malware Information Sharing Platform and Threat</w:t>
            </w:r>
            <w:r>
              <w:rPr>
                <w:noProof/>
                <w:webHidden/>
              </w:rPr>
              <w:tab/>
            </w:r>
            <w:r>
              <w:rPr>
                <w:noProof/>
                <w:webHidden/>
              </w:rPr>
              <w:fldChar w:fldCharType="begin"/>
            </w:r>
            <w:r>
              <w:rPr>
                <w:noProof/>
                <w:webHidden/>
              </w:rPr>
              <w:instrText xml:space="preserve"> PAGEREF _Toc8602809 \h </w:instrText>
            </w:r>
            <w:r>
              <w:rPr>
                <w:noProof/>
                <w:webHidden/>
              </w:rPr>
            </w:r>
          </w:ins>
          <w:r>
            <w:rPr>
              <w:noProof/>
              <w:webHidden/>
            </w:rPr>
            <w:fldChar w:fldCharType="separate"/>
          </w:r>
          <w:ins w:id="45" w:author="Ned Johnson" w:date="2019-05-13T01:19:00Z">
            <w:r>
              <w:rPr>
                <w:noProof/>
                <w:webHidden/>
              </w:rPr>
              <w:t>7</w:t>
            </w:r>
            <w:r>
              <w:rPr>
                <w:noProof/>
                <w:webHidden/>
              </w:rPr>
              <w:fldChar w:fldCharType="end"/>
            </w:r>
            <w:r w:rsidRPr="008E167D">
              <w:rPr>
                <w:rStyle w:val="Lienhypertexte"/>
                <w:noProof/>
              </w:rPr>
              <w:fldChar w:fldCharType="end"/>
            </w:r>
          </w:ins>
        </w:p>
        <w:p w14:paraId="32AB1CDC" w14:textId="51E59317" w:rsidR="00CD1835" w:rsidRDefault="00CD1835">
          <w:pPr>
            <w:pStyle w:val="TM3"/>
            <w:tabs>
              <w:tab w:val="right" w:leader="dot" w:pos="9062"/>
            </w:tabs>
            <w:rPr>
              <w:ins w:id="46" w:author="Ned Johnson" w:date="2019-05-13T01:19:00Z"/>
              <w:rFonts w:eastAsiaTheme="minorEastAsia"/>
              <w:noProof/>
              <w:lang w:eastAsia="fr-FR"/>
            </w:rPr>
          </w:pPr>
          <w:ins w:id="47"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"_Toc8602810"</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Presentation</w:t>
            </w:r>
            <w:r>
              <w:rPr>
                <w:noProof/>
                <w:webHidden/>
              </w:rPr>
              <w:tab/>
            </w:r>
            <w:r>
              <w:rPr>
                <w:noProof/>
                <w:webHidden/>
              </w:rPr>
              <w:fldChar w:fldCharType="begin"/>
            </w:r>
            <w:r>
              <w:rPr>
                <w:noProof/>
                <w:webHidden/>
              </w:rPr>
              <w:instrText xml:space="preserve"> PAGEREF _Toc8602810 \h </w:instrText>
            </w:r>
            <w:r>
              <w:rPr>
                <w:noProof/>
                <w:webHidden/>
              </w:rPr>
            </w:r>
          </w:ins>
          <w:r>
            <w:rPr>
              <w:noProof/>
              <w:webHidden/>
            </w:rPr>
            <w:fldChar w:fldCharType="separate"/>
          </w:r>
          <w:ins w:id="48" w:author="Ned Johnson" w:date="2019-05-13T01:19:00Z">
            <w:r>
              <w:rPr>
                <w:noProof/>
                <w:webHidden/>
              </w:rPr>
              <w:t>7</w:t>
            </w:r>
            <w:r>
              <w:rPr>
                <w:noProof/>
                <w:webHidden/>
              </w:rPr>
              <w:fldChar w:fldCharType="end"/>
            </w:r>
            <w:r w:rsidRPr="008E167D">
              <w:rPr>
                <w:rStyle w:val="Lienhypertexte"/>
                <w:noProof/>
              </w:rPr>
              <w:fldChar w:fldCharType="end"/>
            </w:r>
          </w:ins>
        </w:p>
        <w:p w14:paraId="697F00C1" w14:textId="65B3C62A" w:rsidR="00CD1835" w:rsidRDefault="00CD1835">
          <w:pPr>
            <w:pStyle w:val="TM3"/>
            <w:tabs>
              <w:tab w:val="right" w:leader="dot" w:pos="9062"/>
            </w:tabs>
            <w:rPr>
              <w:ins w:id="49" w:author="Ned Johnson" w:date="2019-05-13T01:19:00Z"/>
              <w:rFonts w:eastAsiaTheme="minorEastAsia"/>
              <w:noProof/>
              <w:lang w:eastAsia="fr-FR"/>
            </w:rPr>
          </w:pPr>
          <w:ins w:id="50"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"_Toc8602811"</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MISP is an open source software on GitHub, allowing the sharing of attacks revealed by the community between MISP instances.</w:t>
            </w:r>
            <w:r>
              <w:rPr>
                <w:noProof/>
                <w:webHidden/>
              </w:rPr>
              <w:tab/>
            </w:r>
            <w:r>
              <w:rPr>
                <w:noProof/>
                <w:webHidden/>
              </w:rPr>
              <w:fldChar w:fldCharType="begin"/>
            </w:r>
            <w:r>
              <w:rPr>
                <w:noProof/>
                <w:webHidden/>
              </w:rPr>
              <w:instrText xml:space="preserve"> PAGEREF _Toc8602811 \h </w:instrText>
            </w:r>
            <w:r>
              <w:rPr>
                <w:noProof/>
                <w:webHidden/>
              </w:rPr>
            </w:r>
          </w:ins>
          <w:r>
            <w:rPr>
              <w:noProof/>
              <w:webHidden/>
            </w:rPr>
            <w:fldChar w:fldCharType="separate"/>
          </w:r>
          <w:ins w:id="51" w:author="Ned Johnson" w:date="2019-05-13T01:19:00Z">
            <w:r>
              <w:rPr>
                <w:noProof/>
                <w:webHidden/>
              </w:rPr>
              <w:t>7</w:t>
            </w:r>
            <w:r>
              <w:rPr>
                <w:noProof/>
                <w:webHidden/>
              </w:rPr>
              <w:fldChar w:fldCharType="end"/>
            </w:r>
            <w:r w:rsidRPr="008E167D">
              <w:rPr>
                <w:rStyle w:val="Lienhypertexte"/>
                <w:noProof/>
              </w:rPr>
              <w:fldChar w:fldCharType="end"/>
            </w:r>
          </w:ins>
        </w:p>
        <w:p w14:paraId="484CEE57" w14:textId="44BE98F1" w:rsidR="00CD1835" w:rsidRDefault="00CD1835">
          <w:pPr>
            <w:pStyle w:val="TM3"/>
            <w:tabs>
              <w:tab w:val="right" w:leader="dot" w:pos="9062"/>
            </w:tabs>
            <w:rPr>
              <w:ins w:id="52" w:author="Ned Johnson" w:date="2019-05-13T01:19:00Z"/>
              <w:rFonts w:eastAsiaTheme="minorEastAsia"/>
              <w:noProof/>
              <w:lang w:eastAsia="fr-FR"/>
            </w:rPr>
          </w:pPr>
          <w:ins w:id="53"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"_Toc8602812"</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Advantages of MISP</w:t>
            </w:r>
            <w:r>
              <w:rPr>
                <w:noProof/>
                <w:webHidden/>
              </w:rPr>
              <w:tab/>
            </w:r>
            <w:r>
              <w:rPr>
                <w:noProof/>
                <w:webHidden/>
              </w:rPr>
              <w:fldChar w:fldCharType="begin"/>
            </w:r>
            <w:r>
              <w:rPr>
                <w:noProof/>
                <w:webHidden/>
              </w:rPr>
              <w:instrText xml:space="preserve"> PAGEREF _Toc8602812 \h </w:instrText>
            </w:r>
            <w:r>
              <w:rPr>
                <w:noProof/>
                <w:webHidden/>
              </w:rPr>
            </w:r>
          </w:ins>
          <w:r>
            <w:rPr>
              <w:noProof/>
              <w:webHidden/>
            </w:rPr>
            <w:fldChar w:fldCharType="separate"/>
          </w:r>
          <w:ins w:id="54" w:author="Ned Johnson" w:date="2019-05-13T01:19:00Z">
            <w:r>
              <w:rPr>
                <w:noProof/>
                <w:webHidden/>
              </w:rPr>
              <w:t>7</w:t>
            </w:r>
            <w:r>
              <w:rPr>
                <w:noProof/>
                <w:webHidden/>
              </w:rPr>
              <w:fldChar w:fldCharType="end"/>
            </w:r>
            <w:r w:rsidRPr="008E167D">
              <w:rPr>
                <w:rStyle w:val="Lienhypertexte"/>
                <w:noProof/>
              </w:rPr>
              <w:fldChar w:fldCharType="end"/>
            </w:r>
          </w:ins>
        </w:p>
        <w:p w14:paraId="4A604D9B" w14:textId="046B2AA5" w:rsidR="00CD1835" w:rsidRDefault="00CD1835">
          <w:pPr>
            <w:pStyle w:val="TM3"/>
            <w:tabs>
              <w:tab w:val="right" w:leader="dot" w:pos="9062"/>
            </w:tabs>
            <w:rPr>
              <w:ins w:id="55" w:author="Ned Johnson" w:date="2019-05-13T01:19:00Z"/>
              <w:rFonts w:eastAsiaTheme="minorEastAsia"/>
              <w:noProof/>
              <w:lang w:eastAsia="fr-FR"/>
            </w:rPr>
          </w:pPr>
          <w:ins w:id="56"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"_Toc8602813"</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 One of the largest attack databases in the world</w:t>
            </w:r>
            <w:r>
              <w:rPr>
                <w:noProof/>
                <w:webHidden/>
              </w:rPr>
              <w:tab/>
            </w:r>
            <w:r>
              <w:rPr>
                <w:noProof/>
                <w:webHidden/>
              </w:rPr>
              <w:fldChar w:fldCharType="begin"/>
            </w:r>
            <w:r>
              <w:rPr>
                <w:noProof/>
                <w:webHidden/>
              </w:rPr>
              <w:instrText xml:space="preserve"> PAGEREF _Toc8602813 \h </w:instrText>
            </w:r>
            <w:r>
              <w:rPr>
                <w:noProof/>
                <w:webHidden/>
              </w:rPr>
            </w:r>
          </w:ins>
          <w:r>
            <w:rPr>
              <w:noProof/>
              <w:webHidden/>
            </w:rPr>
            <w:fldChar w:fldCharType="separate"/>
          </w:r>
          <w:ins w:id="57" w:author="Ned Johnson" w:date="2019-05-13T01:19:00Z">
            <w:r>
              <w:rPr>
                <w:noProof/>
                <w:webHidden/>
              </w:rPr>
              <w:t>7</w:t>
            </w:r>
            <w:r>
              <w:rPr>
                <w:noProof/>
                <w:webHidden/>
              </w:rPr>
              <w:fldChar w:fldCharType="end"/>
            </w:r>
            <w:r w:rsidRPr="008E167D">
              <w:rPr>
                <w:rStyle w:val="Lienhypertexte"/>
                <w:noProof/>
              </w:rPr>
              <w:fldChar w:fldCharType="end"/>
            </w:r>
          </w:ins>
        </w:p>
        <w:p w14:paraId="6B8E1084" w14:textId="00A876A8" w:rsidR="00CD1835" w:rsidRDefault="00CD1835">
          <w:pPr>
            <w:pStyle w:val="TM3"/>
            <w:tabs>
              <w:tab w:val="right" w:leader="dot" w:pos="9062"/>
            </w:tabs>
            <w:rPr>
              <w:ins w:id="58" w:author="Ned Johnson" w:date="2019-05-13T01:19:00Z"/>
              <w:rFonts w:eastAsiaTheme="minorEastAsia"/>
              <w:noProof/>
              <w:lang w:eastAsia="fr-FR"/>
            </w:rPr>
          </w:pPr>
          <w:ins w:id="59"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"_Toc8602814"</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 Internationally recognized</w:t>
            </w:r>
            <w:r>
              <w:rPr>
                <w:noProof/>
                <w:webHidden/>
              </w:rPr>
              <w:tab/>
            </w:r>
            <w:r>
              <w:rPr>
                <w:noProof/>
                <w:webHidden/>
              </w:rPr>
              <w:fldChar w:fldCharType="begin"/>
            </w:r>
            <w:r>
              <w:rPr>
                <w:noProof/>
                <w:webHidden/>
              </w:rPr>
              <w:instrText xml:space="preserve"> PAGEREF _Toc8602814 \h </w:instrText>
            </w:r>
            <w:r>
              <w:rPr>
                <w:noProof/>
                <w:webHidden/>
              </w:rPr>
            </w:r>
          </w:ins>
          <w:r>
            <w:rPr>
              <w:noProof/>
              <w:webHidden/>
            </w:rPr>
            <w:fldChar w:fldCharType="separate"/>
          </w:r>
          <w:ins w:id="60" w:author="Ned Johnson" w:date="2019-05-13T01:19:00Z">
            <w:r>
              <w:rPr>
                <w:noProof/>
                <w:webHidden/>
              </w:rPr>
              <w:t>7</w:t>
            </w:r>
            <w:r>
              <w:rPr>
                <w:noProof/>
                <w:webHidden/>
              </w:rPr>
              <w:fldChar w:fldCharType="end"/>
            </w:r>
            <w:r w:rsidRPr="008E167D">
              <w:rPr>
                <w:rStyle w:val="Lienhypertexte"/>
                <w:noProof/>
              </w:rPr>
              <w:fldChar w:fldCharType="end"/>
            </w:r>
          </w:ins>
        </w:p>
        <w:p w14:paraId="441C96A8" w14:textId="786904E8" w:rsidR="00CD1835" w:rsidRDefault="00CD1835">
          <w:pPr>
            <w:pStyle w:val="TM3"/>
            <w:tabs>
              <w:tab w:val="right" w:leader="dot" w:pos="9062"/>
            </w:tabs>
            <w:rPr>
              <w:ins w:id="61" w:author="Ned Johnson" w:date="2019-05-13T01:19:00Z"/>
              <w:rFonts w:eastAsiaTheme="minorEastAsia"/>
              <w:noProof/>
              <w:lang w:eastAsia="fr-FR"/>
            </w:rPr>
          </w:pPr>
          <w:ins w:id="62"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"_Toc8602815"</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 There are multiple data</w:t>
            </w:r>
            <w:r>
              <w:rPr>
                <w:noProof/>
                <w:webHidden/>
              </w:rPr>
              <w:tab/>
            </w:r>
            <w:r>
              <w:rPr>
                <w:noProof/>
                <w:webHidden/>
              </w:rPr>
              <w:fldChar w:fldCharType="begin"/>
            </w:r>
            <w:r>
              <w:rPr>
                <w:noProof/>
                <w:webHidden/>
              </w:rPr>
              <w:instrText xml:space="preserve"> PAGEREF _Toc8602815 \h </w:instrText>
            </w:r>
            <w:r>
              <w:rPr>
                <w:noProof/>
                <w:webHidden/>
              </w:rPr>
            </w:r>
          </w:ins>
          <w:r>
            <w:rPr>
              <w:noProof/>
              <w:webHidden/>
            </w:rPr>
            <w:fldChar w:fldCharType="separate"/>
          </w:r>
          <w:ins w:id="63" w:author="Ned Johnson" w:date="2019-05-13T01:19:00Z">
            <w:r>
              <w:rPr>
                <w:noProof/>
                <w:webHidden/>
              </w:rPr>
              <w:t>7</w:t>
            </w:r>
            <w:r>
              <w:rPr>
                <w:noProof/>
                <w:webHidden/>
              </w:rPr>
              <w:fldChar w:fldCharType="end"/>
            </w:r>
            <w:r w:rsidRPr="008E167D">
              <w:rPr>
                <w:rStyle w:val="Lienhypertexte"/>
                <w:noProof/>
              </w:rPr>
              <w:fldChar w:fldCharType="end"/>
            </w:r>
          </w:ins>
        </w:p>
        <w:p w14:paraId="17CC8ADE" w14:textId="26D2DB44" w:rsidR="00CD1835" w:rsidRDefault="00CD1835">
          <w:pPr>
            <w:pStyle w:val="TM3"/>
            <w:tabs>
              <w:tab w:val="right" w:leader="dot" w:pos="9062"/>
            </w:tabs>
            <w:rPr>
              <w:ins w:id="64" w:author="Ned Johnson" w:date="2019-05-13T01:19:00Z"/>
              <w:rFonts w:eastAsiaTheme="minorEastAsia"/>
              <w:noProof/>
              <w:lang w:eastAsia="fr-FR"/>
            </w:rPr>
          </w:pPr>
          <w:ins w:id="65"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"_Toc8602816"</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 Taxonomies can be used as object typing</w:t>
            </w:r>
            <w:r>
              <w:rPr>
                <w:noProof/>
                <w:webHidden/>
              </w:rPr>
              <w:tab/>
            </w:r>
            <w:r>
              <w:rPr>
                <w:noProof/>
                <w:webHidden/>
              </w:rPr>
              <w:fldChar w:fldCharType="begin"/>
            </w:r>
            <w:r>
              <w:rPr>
                <w:noProof/>
                <w:webHidden/>
              </w:rPr>
              <w:instrText xml:space="preserve"> PAGEREF _Toc8602816 \h </w:instrText>
            </w:r>
            <w:r>
              <w:rPr>
                <w:noProof/>
                <w:webHidden/>
              </w:rPr>
            </w:r>
          </w:ins>
          <w:r>
            <w:rPr>
              <w:noProof/>
              <w:webHidden/>
            </w:rPr>
            <w:fldChar w:fldCharType="separate"/>
          </w:r>
          <w:ins w:id="66" w:author="Ned Johnson" w:date="2019-05-13T01:19:00Z">
            <w:r>
              <w:rPr>
                <w:noProof/>
                <w:webHidden/>
              </w:rPr>
              <w:t>7</w:t>
            </w:r>
            <w:r>
              <w:rPr>
                <w:noProof/>
                <w:webHidden/>
              </w:rPr>
              <w:fldChar w:fldCharType="end"/>
            </w:r>
            <w:r w:rsidRPr="008E167D">
              <w:rPr>
                <w:rStyle w:val="Lienhypertexte"/>
                <w:noProof/>
              </w:rPr>
              <w:fldChar w:fldCharType="end"/>
            </w:r>
          </w:ins>
        </w:p>
        <w:p w14:paraId="1CF82657" w14:textId="32C4F88F" w:rsidR="00CD1835" w:rsidRDefault="00CD1835">
          <w:pPr>
            <w:pStyle w:val="TM3"/>
            <w:tabs>
              <w:tab w:val="right" w:leader="dot" w:pos="9062"/>
            </w:tabs>
            <w:rPr>
              <w:ins w:id="67" w:author="Ned Johnson" w:date="2019-05-13T01:19:00Z"/>
              <w:rFonts w:eastAsiaTheme="minorEastAsia"/>
              <w:noProof/>
              <w:lang w:eastAsia="fr-FR"/>
            </w:rPr>
          </w:pPr>
          <w:ins w:id="68"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"_Toc8602817"</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 Open-Source and regularly maintained by a warm community.</w:t>
            </w:r>
            <w:r>
              <w:rPr>
                <w:noProof/>
                <w:webHidden/>
              </w:rPr>
              <w:tab/>
            </w:r>
            <w:r>
              <w:rPr>
                <w:noProof/>
                <w:webHidden/>
              </w:rPr>
              <w:fldChar w:fldCharType="begin"/>
            </w:r>
            <w:r>
              <w:rPr>
                <w:noProof/>
                <w:webHidden/>
              </w:rPr>
              <w:instrText xml:space="preserve"> PAGEREF _Toc8602817 \h </w:instrText>
            </w:r>
            <w:r>
              <w:rPr>
                <w:noProof/>
                <w:webHidden/>
              </w:rPr>
            </w:r>
          </w:ins>
          <w:r>
            <w:rPr>
              <w:noProof/>
              <w:webHidden/>
            </w:rPr>
            <w:fldChar w:fldCharType="separate"/>
          </w:r>
          <w:ins w:id="69" w:author="Ned Johnson" w:date="2019-05-13T01:19:00Z">
            <w:r>
              <w:rPr>
                <w:noProof/>
                <w:webHidden/>
              </w:rPr>
              <w:t>7</w:t>
            </w:r>
            <w:r>
              <w:rPr>
                <w:noProof/>
                <w:webHidden/>
              </w:rPr>
              <w:fldChar w:fldCharType="end"/>
            </w:r>
            <w:r w:rsidRPr="008E167D">
              <w:rPr>
                <w:rStyle w:val="Lienhypertexte"/>
                <w:noProof/>
              </w:rPr>
              <w:fldChar w:fldCharType="end"/>
            </w:r>
          </w:ins>
        </w:p>
        <w:p w14:paraId="76E39A37" w14:textId="42D1DCCE" w:rsidR="00CD1835" w:rsidRDefault="00CD1835">
          <w:pPr>
            <w:pStyle w:val="TM3"/>
            <w:tabs>
              <w:tab w:val="right" w:leader="dot" w:pos="9062"/>
            </w:tabs>
            <w:rPr>
              <w:ins w:id="70" w:author="Ned Johnson" w:date="2019-05-13T01:19:00Z"/>
              <w:rFonts w:eastAsiaTheme="minorEastAsia"/>
              <w:noProof/>
              <w:lang w:eastAsia="fr-FR"/>
            </w:rPr>
          </w:pPr>
          <w:ins w:id="71"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"_Toc8602818"</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 Can look like SQL (Entity / Relationship)</w:t>
            </w:r>
            <w:r>
              <w:rPr>
                <w:noProof/>
                <w:webHidden/>
              </w:rPr>
              <w:tab/>
            </w:r>
            <w:r>
              <w:rPr>
                <w:noProof/>
                <w:webHidden/>
              </w:rPr>
              <w:fldChar w:fldCharType="begin"/>
            </w:r>
            <w:r>
              <w:rPr>
                <w:noProof/>
                <w:webHidden/>
              </w:rPr>
              <w:instrText xml:space="preserve"> PAGEREF _Toc8602818 \h </w:instrText>
            </w:r>
            <w:r>
              <w:rPr>
                <w:noProof/>
                <w:webHidden/>
              </w:rPr>
            </w:r>
          </w:ins>
          <w:r>
            <w:rPr>
              <w:noProof/>
              <w:webHidden/>
            </w:rPr>
            <w:fldChar w:fldCharType="separate"/>
          </w:r>
          <w:ins w:id="72" w:author="Ned Johnson" w:date="2019-05-13T01:19:00Z">
            <w:r>
              <w:rPr>
                <w:noProof/>
                <w:webHidden/>
              </w:rPr>
              <w:t>7</w:t>
            </w:r>
            <w:r>
              <w:rPr>
                <w:noProof/>
                <w:webHidden/>
              </w:rPr>
              <w:fldChar w:fldCharType="end"/>
            </w:r>
            <w:r w:rsidRPr="008E167D">
              <w:rPr>
                <w:rStyle w:val="Lienhypertexte"/>
                <w:noProof/>
              </w:rPr>
              <w:fldChar w:fldCharType="end"/>
            </w:r>
          </w:ins>
        </w:p>
        <w:p w14:paraId="14A01C2E" w14:textId="3E61868F" w:rsidR="00CD1835" w:rsidRDefault="00CD1835">
          <w:pPr>
            <w:pStyle w:val="TM3"/>
            <w:tabs>
              <w:tab w:val="right" w:leader="dot" w:pos="9062"/>
            </w:tabs>
            <w:rPr>
              <w:ins w:id="73" w:author="Ned Johnson" w:date="2019-05-13T01:19:00Z"/>
              <w:rFonts w:eastAsiaTheme="minorEastAsia"/>
              <w:noProof/>
              <w:lang w:eastAsia="fr-FR"/>
            </w:rPr>
          </w:pPr>
          <w:ins w:id="74"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"_Toc8602819"</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 Has a partnership with the University of Lorraine</w:t>
            </w:r>
            <w:r>
              <w:rPr>
                <w:noProof/>
                <w:webHidden/>
              </w:rPr>
              <w:tab/>
            </w:r>
            <w:r>
              <w:rPr>
                <w:noProof/>
                <w:webHidden/>
              </w:rPr>
              <w:fldChar w:fldCharType="begin"/>
            </w:r>
            <w:r>
              <w:rPr>
                <w:noProof/>
                <w:webHidden/>
              </w:rPr>
              <w:instrText xml:space="preserve"> PAGEREF _Toc8602819 \h </w:instrText>
            </w:r>
            <w:r>
              <w:rPr>
                <w:noProof/>
                <w:webHidden/>
              </w:rPr>
            </w:r>
          </w:ins>
          <w:r>
            <w:rPr>
              <w:noProof/>
              <w:webHidden/>
            </w:rPr>
            <w:fldChar w:fldCharType="separate"/>
          </w:r>
          <w:ins w:id="75" w:author="Ned Johnson" w:date="2019-05-13T01:19:00Z">
            <w:r>
              <w:rPr>
                <w:noProof/>
                <w:webHidden/>
              </w:rPr>
              <w:t>7</w:t>
            </w:r>
            <w:r>
              <w:rPr>
                <w:noProof/>
                <w:webHidden/>
              </w:rPr>
              <w:fldChar w:fldCharType="end"/>
            </w:r>
            <w:r w:rsidRPr="008E167D">
              <w:rPr>
                <w:rStyle w:val="Lienhypertexte"/>
                <w:noProof/>
              </w:rPr>
              <w:fldChar w:fldCharType="end"/>
            </w:r>
          </w:ins>
        </w:p>
        <w:p w14:paraId="5D65CF46" w14:textId="67E87286" w:rsidR="00CD1835" w:rsidRDefault="00CD1835">
          <w:pPr>
            <w:pStyle w:val="TM3"/>
            <w:tabs>
              <w:tab w:val="right" w:leader="dot" w:pos="9062"/>
            </w:tabs>
            <w:rPr>
              <w:ins w:id="76" w:author="Ned Johnson" w:date="2019-05-13T01:19:00Z"/>
              <w:rFonts w:eastAsiaTheme="minorEastAsia"/>
              <w:noProof/>
              <w:lang w:eastAsia="fr-FR"/>
            </w:rPr>
          </w:pPr>
          <w:ins w:id="77"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"_Toc8602820"</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Drawback</w:t>
            </w:r>
            <w:r>
              <w:rPr>
                <w:noProof/>
                <w:webHidden/>
              </w:rPr>
              <w:tab/>
            </w:r>
            <w:r>
              <w:rPr>
                <w:noProof/>
                <w:webHidden/>
              </w:rPr>
              <w:fldChar w:fldCharType="begin"/>
            </w:r>
            <w:r>
              <w:rPr>
                <w:noProof/>
                <w:webHidden/>
              </w:rPr>
              <w:instrText xml:space="preserve"> PAGEREF _Toc8602820 \h </w:instrText>
            </w:r>
            <w:r>
              <w:rPr>
                <w:noProof/>
                <w:webHidden/>
              </w:rPr>
            </w:r>
          </w:ins>
          <w:r>
            <w:rPr>
              <w:noProof/>
              <w:webHidden/>
            </w:rPr>
            <w:fldChar w:fldCharType="separate"/>
          </w:r>
          <w:ins w:id="78" w:author="Ned Johnson" w:date="2019-05-13T01:19:00Z">
            <w:r>
              <w:rPr>
                <w:noProof/>
                <w:webHidden/>
              </w:rPr>
              <w:t>7</w:t>
            </w:r>
            <w:r>
              <w:rPr>
                <w:noProof/>
                <w:webHidden/>
              </w:rPr>
              <w:fldChar w:fldCharType="end"/>
            </w:r>
            <w:r w:rsidRPr="008E167D">
              <w:rPr>
                <w:rStyle w:val="Lienhypertexte"/>
                <w:noProof/>
              </w:rPr>
              <w:fldChar w:fldCharType="end"/>
            </w:r>
          </w:ins>
        </w:p>
        <w:p w14:paraId="25CDA3F9" w14:textId="65A99128" w:rsidR="00CD1835" w:rsidRDefault="00CD1835">
          <w:pPr>
            <w:pStyle w:val="TM3"/>
            <w:tabs>
              <w:tab w:val="right" w:leader="dot" w:pos="9062"/>
            </w:tabs>
            <w:rPr>
              <w:ins w:id="79" w:author="Ned Johnson" w:date="2019-05-13T01:19:00Z"/>
              <w:rFonts w:eastAsiaTheme="minorEastAsia"/>
              <w:noProof/>
              <w:lang w:eastAsia="fr-FR"/>
            </w:rPr>
          </w:pPr>
          <w:ins w:id="80"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"_Toc8602821"</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Conclusion</w:t>
            </w:r>
            <w:r>
              <w:rPr>
                <w:noProof/>
                <w:webHidden/>
              </w:rPr>
              <w:tab/>
            </w:r>
            <w:r>
              <w:rPr>
                <w:noProof/>
                <w:webHidden/>
              </w:rPr>
              <w:fldChar w:fldCharType="begin"/>
            </w:r>
            <w:r>
              <w:rPr>
                <w:noProof/>
                <w:webHidden/>
              </w:rPr>
              <w:instrText xml:space="preserve"> PAGEREF _Toc8602821 \h </w:instrText>
            </w:r>
            <w:r>
              <w:rPr>
                <w:noProof/>
                <w:webHidden/>
              </w:rPr>
            </w:r>
          </w:ins>
          <w:r>
            <w:rPr>
              <w:noProof/>
              <w:webHidden/>
            </w:rPr>
            <w:fldChar w:fldCharType="separate"/>
          </w:r>
          <w:ins w:id="81" w:author="Ned Johnson" w:date="2019-05-13T01:19:00Z">
            <w:r>
              <w:rPr>
                <w:noProof/>
                <w:webHidden/>
              </w:rPr>
              <w:t>7</w:t>
            </w:r>
            <w:r>
              <w:rPr>
                <w:noProof/>
                <w:webHidden/>
              </w:rPr>
              <w:fldChar w:fldCharType="end"/>
            </w:r>
            <w:r w:rsidRPr="008E167D">
              <w:rPr>
                <w:rStyle w:val="Lienhypertexte"/>
                <w:noProof/>
              </w:rPr>
              <w:fldChar w:fldCharType="end"/>
            </w:r>
          </w:ins>
        </w:p>
        <w:p w14:paraId="5D183E61" w14:textId="0EA247DE" w:rsidR="00CD1835" w:rsidRDefault="00CD1835">
          <w:pPr>
            <w:pStyle w:val="TM2"/>
            <w:tabs>
              <w:tab w:val="right" w:leader="dot" w:pos="9062"/>
            </w:tabs>
            <w:rPr>
              <w:ins w:id="82" w:author="Ned Johnson" w:date="2019-05-13T01:19:00Z"/>
              <w:rFonts w:eastAsiaTheme="minorEastAsia"/>
              <w:noProof/>
              <w:lang w:eastAsia="fr-FR"/>
            </w:rPr>
          </w:pPr>
          <w:ins w:id="83"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"_Toc8602822"</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The arborescent Taxonomy</w:t>
            </w:r>
            <w:r>
              <w:rPr>
                <w:noProof/>
                <w:webHidden/>
              </w:rPr>
              <w:tab/>
            </w:r>
            <w:r>
              <w:rPr>
                <w:noProof/>
                <w:webHidden/>
              </w:rPr>
              <w:fldChar w:fldCharType="begin"/>
            </w:r>
            <w:r>
              <w:rPr>
                <w:noProof/>
                <w:webHidden/>
              </w:rPr>
              <w:instrText xml:space="preserve"> PAGEREF _Toc8602822 \h </w:instrText>
            </w:r>
            <w:r>
              <w:rPr>
                <w:noProof/>
                <w:webHidden/>
              </w:rPr>
            </w:r>
          </w:ins>
          <w:r>
            <w:rPr>
              <w:noProof/>
              <w:webHidden/>
            </w:rPr>
            <w:fldChar w:fldCharType="separate"/>
          </w:r>
          <w:ins w:id="84" w:author="Ned Johnson" w:date="2019-05-13T01:19:00Z">
            <w:r>
              <w:rPr>
                <w:noProof/>
                <w:webHidden/>
              </w:rPr>
              <w:t>8</w:t>
            </w:r>
            <w:r>
              <w:rPr>
                <w:noProof/>
                <w:webHidden/>
              </w:rPr>
              <w:fldChar w:fldCharType="end"/>
            </w:r>
            <w:r w:rsidRPr="008E167D">
              <w:rPr>
                <w:rStyle w:val="Lienhypertexte"/>
                <w:noProof/>
              </w:rPr>
              <w:fldChar w:fldCharType="end"/>
            </w:r>
          </w:ins>
        </w:p>
        <w:p w14:paraId="061DEE8D" w14:textId="7DC97F33" w:rsidR="00CD1835" w:rsidRDefault="00CD1835">
          <w:pPr>
            <w:pStyle w:val="TM3"/>
            <w:tabs>
              <w:tab w:val="right" w:leader="dot" w:pos="9062"/>
            </w:tabs>
            <w:rPr>
              <w:ins w:id="85" w:author="Ned Johnson" w:date="2019-05-13T01:19:00Z"/>
              <w:rFonts w:eastAsiaTheme="minorEastAsia"/>
              <w:noProof/>
              <w:lang w:eastAsia="fr-FR"/>
            </w:rPr>
          </w:pPr>
          <w:ins w:id="86"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"_Toc8602823"</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Serving as the basis of scientific classification of species, the term "Taxonomy" refers in computer science to a method of classifying information in a structured architecture so that it can be completed in an evolutionary and generic manner.</w:t>
            </w:r>
            <w:r>
              <w:rPr>
                <w:noProof/>
                <w:webHidden/>
              </w:rPr>
              <w:tab/>
            </w:r>
            <w:r>
              <w:rPr>
                <w:noProof/>
                <w:webHidden/>
              </w:rPr>
              <w:fldChar w:fldCharType="begin"/>
            </w:r>
            <w:r>
              <w:rPr>
                <w:noProof/>
                <w:webHidden/>
              </w:rPr>
              <w:instrText xml:space="preserve"> PAGEREF _Toc8602823 \h </w:instrText>
            </w:r>
            <w:r>
              <w:rPr>
                <w:noProof/>
                <w:webHidden/>
              </w:rPr>
            </w:r>
          </w:ins>
          <w:r>
            <w:rPr>
              <w:noProof/>
              <w:webHidden/>
            </w:rPr>
            <w:fldChar w:fldCharType="separate"/>
          </w:r>
          <w:ins w:id="87" w:author="Ned Johnson" w:date="2019-05-13T01:19:00Z">
            <w:r>
              <w:rPr>
                <w:noProof/>
                <w:webHidden/>
              </w:rPr>
              <w:t>8</w:t>
            </w:r>
            <w:r>
              <w:rPr>
                <w:noProof/>
                <w:webHidden/>
              </w:rPr>
              <w:fldChar w:fldCharType="end"/>
            </w:r>
            <w:r w:rsidRPr="008E167D">
              <w:rPr>
                <w:rStyle w:val="Lienhypertexte"/>
                <w:noProof/>
              </w:rPr>
              <w:fldChar w:fldCharType="end"/>
            </w:r>
          </w:ins>
        </w:p>
        <w:p w14:paraId="45554C7F" w14:textId="0B4889DC" w:rsidR="00CD1835" w:rsidRDefault="00CD1835">
          <w:pPr>
            <w:pStyle w:val="TM3"/>
            <w:tabs>
              <w:tab w:val="right" w:leader="dot" w:pos="9062"/>
            </w:tabs>
            <w:rPr>
              <w:ins w:id="88" w:author="Ned Johnson" w:date="2019-05-13T01:19:00Z"/>
              <w:rFonts w:eastAsiaTheme="minorEastAsia"/>
              <w:noProof/>
              <w:lang w:eastAsia="fr-FR"/>
            </w:rPr>
          </w:pPr>
          <w:ins w:id="89"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"_Toc8602824"</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Example of a tree of a botanical taxonomy:</w:t>
            </w:r>
            <w:r>
              <w:rPr>
                <w:noProof/>
                <w:webHidden/>
              </w:rPr>
              <w:tab/>
            </w:r>
            <w:r>
              <w:rPr>
                <w:noProof/>
                <w:webHidden/>
              </w:rPr>
              <w:fldChar w:fldCharType="begin"/>
            </w:r>
            <w:r>
              <w:rPr>
                <w:noProof/>
                <w:webHidden/>
              </w:rPr>
              <w:instrText xml:space="preserve"> PAGEREF _Toc8602824 \h </w:instrText>
            </w:r>
            <w:r>
              <w:rPr>
                <w:noProof/>
                <w:webHidden/>
              </w:rPr>
            </w:r>
          </w:ins>
          <w:r>
            <w:rPr>
              <w:noProof/>
              <w:webHidden/>
            </w:rPr>
            <w:fldChar w:fldCharType="separate"/>
          </w:r>
          <w:ins w:id="90" w:author="Ned Johnson" w:date="2019-05-13T01:19:00Z">
            <w:r>
              <w:rPr>
                <w:noProof/>
                <w:webHidden/>
              </w:rPr>
              <w:t>8</w:t>
            </w:r>
            <w:r>
              <w:rPr>
                <w:noProof/>
                <w:webHidden/>
              </w:rPr>
              <w:fldChar w:fldCharType="end"/>
            </w:r>
            <w:r w:rsidRPr="008E167D">
              <w:rPr>
                <w:rStyle w:val="Lienhypertexte"/>
                <w:noProof/>
              </w:rPr>
              <w:fldChar w:fldCharType="end"/>
            </w:r>
          </w:ins>
        </w:p>
        <w:p w14:paraId="74648398" w14:textId="6B3045E4" w:rsidR="00CD1835" w:rsidRDefault="00CD1835">
          <w:pPr>
            <w:pStyle w:val="TM2"/>
            <w:tabs>
              <w:tab w:val="right" w:leader="dot" w:pos="9062"/>
            </w:tabs>
            <w:rPr>
              <w:ins w:id="91" w:author="Ned Johnson" w:date="2019-05-13T01:19:00Z"/>
              <w:rFonts w:eastAsiaTheme="minorEastAsia"/>
              <w:noProof/>
              <w:lang w:eastAsia="fr-FR"/>
            </w:rPr>
          </w:pPr>
          <w:ins w:id="92"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"_Toc8602825"</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The MISP taxonomy</w:t>
            </w:r>
            <w:r>
              <w:rPr>
                <w:noProof/>
                <w:webHidden/>
              </w:rPr>
              <w:tab/>
            </w:r>
            <w:r>
              <w:rPr>
                <w:noProof/>
                <w:webHidden/>
              </w:rPr>
              <w:fldChar w:fldCharType="begin"/>
            </w:r>
            <w:r>
              <w:rPr>
                <w:noProof/>
                <w:webHidden/>
              </w:rPr>
              <w:instrText xml:space="preserve"> PAGEREF _Toc8602825 \h </w:instrText>
            </w:r>
            <w:r>
              <w:rPr>
                <w:noProof/>
                <w:webHidden/>
              </w:rPr>
            </w:r>
          </w:ins>
          <w:r>
            <w:rPr>
              <w:noProof/>
              <w:webHidden/>
            </w:rPr>
            <w:fldChar w:fldCharType="separate"/>
          </w:r>
          <w:ins w:id="93" w:author="Ned Johnson" w:date="2019-05-13T01:19:00Z">
            <w:r>
              <w:rPr>
                <w:noProof/>
                <w:webHidden/>
              </w:rPr>
              <w:t>9</w:t>
            </w:r>
            <w:r>
              <w:rPr>
                <w:noProof/>
                <w:webHidden/>
              </w:rPr>
              <w:fldChar w:fldCharType="end"/>
            </w:r>
            <w:r w:rsidRPr="008E167D">
              <w:rPr>
                <w:rStyle w:val="Lienhypertexte"/>
                <w:noProof/>
              </w:rPr>
              <w:fldChar w:fldCharType="end"/>
            </w:r>
          </w:ins>
        </w:p>
        <w:p w14:paraId="4F1947CB" w14:textId="399F767D" w:rsidR="00CD1835" w:rsidRDefault="00CD1835">
          <w:pPr>
            <w:pStyle w:val="TM3"/>
            <w:tabs>
              <w:tab w:val="right" w:leader="dot" w:pos="9062"/>
            </w:tabs>
            <w:rPr>
              <w:ins w:id="94" w:author="Ned Johnson" w:date="2019-05-13T01:19:00Z"/>
              <w:rFonts w:eastAsiaTheme="minorEastAsia"/>
              <w:noProof/>
              <w:lang w:eastAsia="fr-FR"/>
            </w:rPr>
          </w:pPr>
          <w:ins w:id="95"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"_Toc8602826"</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The MISP’s team have of course create an engine to manage their taxonomies.</w:t>
            </w:r>
            <w:r>
              <w:rPr>
                <w:noProof/>
                <w:webHidden/>
              </w:rPr>
              <w:tab/>
            </w:r>
            <w:r>
              <w:rPr>
                <w:noProof/>
                <w:webHidden/>
              </w:rPr>
              <w:fldChar w:fldCharType="begin"/>
            </w:r>
            <w:r>
              <w:rPr>
                <w:noProof/>
                <w:webHidden/>
              </w:rPr>
              <w:instrText xml:space="preserve"> PAGEREF _Toc8602826 \h </w:instrText>
            </w:r>
            <w:r>
              <w:rPr>
                <w:noProof/>
                <w:webHidden/>
              </w:rPr>
            </w:r>
          </w:ins>
          <w:r>
            <w:rPr>
              <w:noProof/>
              <w:webHidden/>
            </w:rPr>
            <w:fldChar w:fldCharType="separate"/>
          </w:r>
          <w:ins w:id="96" w:author="Ned Johnson" w:date="2019-05-13T01:19:00Z">
            <w:r>
              <w:rPr>
                <w:noProof/>
                <w:webHidden/>
              </w:rPr>
              <w:t>9</w:t>
            </w:r>
            <w:r>
              <w:rPr>
                <w:noProof/>
                <w:webHidden/>
              </w:rPr>
              <w:fldChar w:fldCharType="end"/>
            </w:r>
            <w:r w:rsidRPr="008E167D">
              <w:rPr>
                <w:rStyle w:val="Lienhypertexte"/>
                <w:noProof/>
              </w:rPr>
              <w:fldChar w:fldCharType="end"/>
            </w:r>
          </w:ins>
        </w:p>
        <w:p w14:paraId="17E40E0A" w14:textId="51E06343" w:rsidR="00CD1835" w:rsidRDefault="00CD1835">
          <w:pPr>
            <w:pStyle w:val="TM3"/>
            <w:tabs>
              <w:tab w:val="right" w:leader="dot" w:pos="9062"/>
            </w:tabs>
            <w:rPr>
              <w:ins w:id="97" w:author="Ned Johnson" w:date="2019-05-13T01:19:00Z"/>
              <w:rFonts w:eastAsiaTheme="minorEastAsia"/>
              <w:noProof/>
              <w:lang w:eastAsia="fr-FR"/>
            </w:rPr>
          </w:pPr>
          <w:ins w:id="98"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"_Toc8602827"</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Therefore, we have adapted our taxonomy to best fit their system</w:t>
            </w:r>
            <w:r>
              <w:rPr>
                <w:noProof/>
                <w:webHidden/>
              </w:rPr>
              <w:tab/>
            </w:r>
            <w:r>
              <w:rPr>
                <w:noProof/>
                <w:webHidden/>
              </w:rPr>
              <w:fldChar w:fldCharType="begin"/>
            </w:r>
            <w:r>
              <w:rPr>
                <w:noProof/>
                <w:webHidden/>
              </w:rPr>
              <w:instrText xml:space="preserve"> PAGEREF _Toc8602827 \h </w:instrText>
            </w:r>
            <w:r>
              <w:rPr>
                <w:noProof/>
                <w:webHidden/>
              </w:rPr>
            </w:r>
          </w:ins>
          <w:r>
            <w:rPr>
              <w:noProof/>
              <w:webHidden/>
            </w:rPr>
            <w:fldChar w:fldCharType="separate"/>
          </w:r>
          <w:ins w:id="99" w:author="Ned Johnson" w:date="2019-05-13T01:19:00Z">
            <w:r>
              <w:rPr>
                <w:noProof/>
                <w:webHidden/>
              </w:rPr>
              <w:t>9</w:t>
            </w:r>
            <w:r>
              <w:rPr>
                <w:noProof/>
                <w:webHidden/>
              </w:rPr>
              <w:fldChar w:fldCharType="end"/>
            </w:r>
            <w:r w:rsidRPr="008E167D">
              <w:rPr>
                <w:rStyle w:val="Lienhypertexte"/>
                <w:noProof/>
              </w:rPr>
              <w:fldChar w:fldCharType="end"/>
            </w:r>
          </w:ins>
        </w:p>
        <w:p w14:paraId="22FB6090" w14:textId="5D2AE323" w:rsidR="00CD1835" w:rsidRDefault="00CD1835">
          <w:pPr>
            <w:pStyle w:val="TM3"/>
            <w:tabs>
              <w:tab w:val="right" w:leader="dot" w:pos="9062"/>
            </w:tabs>
            <w:rPr>
              <w:ins w:id="100" w:author="Ned Johnson" w:date="2019-05-13T01:19:00Z"/>
              <w:rFonts w:eastAsiaTheme="minorEastAsia"/>
              <w:noProof/>
              <w:lang w:eastAsia="fr-FR"/>
            </w:rPr>
          </w:pPr>
          <w:ins w:id="101"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"_Toc8602828"</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Presentation</w:t>
            </w:r>
            <w:r>
              <w:rPr>
                <w:noProof/>
                <w:webHidden/>
              </w:rPr>
              <w:tab/>
            </w:r>
            <w:r>
              <w:rPr>
                <w:noProof/>
                <w:webHidden/>
              </w:rPr>
              <w:fldChar w:fldCharType="begin"/>
            </w:r>
            <w:r>
              <w:rPr>
                <w:noProof/>
                <w:webHidden/>
              </w:rPr>
              <w:instrText xml:space="preserve"> PAGEREF _Toc8602828 \h </w:instrText>
            </w:r>
            <w:r>
              <w:rPr>
                <w:noProof/>
                <w:webHidden/>
              </w:rPr>
            </w:r>
          </w:ins>
          <w:r>
            <w:rPr>
              <w:noProof/>
              <w:webHidden/>
            </w:rPr>
            <w:fldChar w:fldCharType="separate"/>
          </w:r>
          <w:ins w:id="102" w:author="Ned Johnson" w:date="2019-05-13T01:19:00Z">
            <w:r>
              <w:rPr>
                <w:noProof/>
                <w:webHidden/>
              </w:rPr>
              <w:t>9</w:t>
            </w:r>
            <w:r>
              <w:rPr>
                <w:noProof/>
                <w:webHidden/>
              </w:rPr>
              <w:fldChar w:fldCharType="end"/>
            </w:r>
            <w:r w:rsidRPr="008E167D">
              <w:rPr>
                <w:rStyle w:val="Lienhypertexte"/>
                <w:noProof/>
              </w:rPr>
              <w:fldChar w:fldCharType="end"/>
            </w:r>
          </w:ins>
        </w:p>
        <w:p w14:paraId="20B4405E" w14:textId="4BFFFFBB" w:rsidR="00CD1835" w:rsidRDefault="00CD1835">
          <w:pPr>
            <w:pStyle w:val="TM3"/>
            <w:tabs>
              <w:tab w:val="right" w:leader="dot" w:pos="9062"/>
            </w:tabs>
            <w:rPr>
              <w:ins w:id="103" w:author="Ned Johnson" w:date="2019-05-13T01:19:00Z"/>
              <w:rFonts w:eastAsiaTheme="minorEastAsia"/>
              <w:noProof/>
              <w:lang w:eastAsia="fr-FR"/>
            </w:rPr>
          </w:pPr>
          <w:ins w:id="104"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"_Toc8602829"</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Advantages</w:t>
            </w:r>
            <w:r>
              <w:rPr>
                <w:noProof/>
                <w:webHidden/>
              </w:rPr>
              <w:tab/>
            </w:r>
            <w:r>
              <w:rPr>
                <w:noProof/>
                <w:webHidden/>
              </w:rPr>
              <w:fldChar w:fldCharType="begin"/>
            </w:r>
            <w:r>
              <w:rPr>
                <w:noProof/>
                <w:webHidden/>
              </w:rPr>
              <w:instrText xml:space="preserve"> PAGEREF _Toc8602829 \h </w:instrText>
            </w:r>
            <w:r>
              <w:rPr>
                <w:noProof/>
                <w:webHidden/>
              </w:rPr>
            </w:r>
          </w:ins>
          <w:r>
            <w:rPr>
              <w:noProof/>
              <w:webHidden/>
            </w:rPr>
            <w:fldChar w:fldCharType="separate"/>
          </w:r>
          <w:ins w:id="105" w:author="Ned Johnson" w:date="2019-05-13T01:19:00Z">
            <w:r>
              <w:rPr>
                <w:noProof/>
                <w:webHidden/>
              </w:rPr>
              <w:t>9</w:t>
            </w:r>
            <w:r>
              <w:rPr>
                <w:noProof/>
                <w:webHidden/>
              </w:rPr>
              <w:fldChar w:fldCharType="end"/>
            </w:r>
            <w:r w:rsidRPr="008E167D">
              <w:rPr>
                <w:rStyle w:val="Lienhypertexte"/>
                <w:noProof/>
              </w:rPr>
              <w:fldChar w:fldCharType="end"/>
            </w:r>
          </w:ins>
        </w:p>
        <w:p w14:paraId="3E1617A3" w14:textId="78E8B101" w:rsidR="00CD1835" w:rsidRDefault="00CD1835">
          <w:pPr>
            <w:pStyle w:val="TM3"/>
            <w:tabs>
              <w:tab w:val="right" w:leader="dot" w:pos="9062"/>
            </w:tabs>
            <w:rPr>
              <w:ins w:id="106" w:author="Ned Johnson" w:date="2019-05-13T01:19:00Z"/>
              <w:rFonts w:eastAsiaTheme="minorEastAsia"/>
              <w:noProof/>
              <w:lang w:eastAsia="fr-FR"/>
            </w:rPr>
          </w:pPr>
          <w:ins w:id="107"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"_Toc8602830"</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Drawbacks</w:t>
            </w:r>
            <w:r>
              <w:rPr>
                <w:noProof/>
                <w:webHidden/>
              </w:rPr>
              <w:tab/>
            </w:r>
            <w:r>
              <w:rPr>
                <w:noProof/>
                <w:webHidden/>
              </w:rPr>
              <w:fldChar w:fldCharType="begin"/>
            </w:r>
            <w:r>
              <w:rPr>
                <w:noProof/>
                <w:webHidden/>
              </w:rPr>
              <w:instrText xml:space="preserve"> PAGEREF _Toc8602830 \h </w:instrText>
            </w:r>
            <w:r>
              <w:rPr>
                <w:noProof/>
                <w:webHidden/>
              </w:rPr>
            </w:r>
          </w:ins>
          <w:r>
            <w:rPr>
              <w:noProof/>
              <w:webHidden/>
            </w:rPr>
            <w:fldChar w:fldCharType="separate"/>
          </w:r>
          <w:ins w:id="108" w:author="Ned Johnson" w:date="2019-05-13T01:19:00Z">
            <w:r>
              <w:rPr>
                <w:noProof/>
                <w:webHidden/>
              </w:rPr>
              <w:t>9</w:t>
            </w:r>
            <w:r>
              <w:rPr>
                <w:noProof/>
                <w:webHidden/>
              </w:rPr>
              <w:fldChar w:fldCharType="end"/>
            </w:r>
            <w:r w:rsidRPr="008E167D">
              <w:rPr>
                <w:rStyle w:val="Lienhypertexte"/>
                <w:noProof/>
              </w:rPr>
              <w:fldChar w:fldCharType="end"/>
            </w:r>
          </w:ins>
        </w:p>
        <w:p w14:paraId="7095989C" w14:textId="3EC2C02D" w:rsidR="00CD1835" w:rsidRDefault="00CD1835">
          <w:pPr>
            <w:pStyle w:val="TM2"/>
            <w:tabs>
              <w:tab w:val="right" w:leader="dot" w:pos="9062"/>
            </w:tabs>
            <w:rPr>
              <w:ins w:id="109" w:author="Ned Johnson" w:date="2019-05-13T01:19:00Z"/>
              <w:rFonts w:eastAsiaTheme="minorEastAsia"/>
              <w:noProof/>
              <w:lang w:eastAsia="fr-FR"/>
            </w:rPr>
          </w:pPr>
          <w:ins w:id="110"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"_Toc8602831"</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Bugyuo Methodology</w:t>
            </w:r>
            <w:r>
              <w:rPr>
                <w:noProof/>
                <w:webHidden/>
              </w:rPr>
              <w:tab/>
            </w:r>
            <w:r>
              <w:rPr>
                <w:noProof/>
                <w:webHidden/>
              </w:rPr>
              <w:fldChar w:fldCharType="begin"/>
            </w:r>
            <w:r>
              <w:rPr>
                <w:noProof/>
                <w:webHidden/>
              </w:rPr>
              <w:instrText xml:space="preserve"> PAGEREF _Toc8602831 \h </w:instrText>
            </w:r>
            <w:r>
              <w:rPr>
                <w:noProof/>
                <w:webHidden/>
              </w:rPr>
            </w:r>
          </w:ins>
          <w:r>
            <w:rPr>
              <w:noProof/>
              <w:webHidden/>
            </w:rPr>
            <w:fldChar w:fldCharType="separate"/>
          </w:r>
          <w:ins w:id="111" w:author="Ned Johnson" w:date="2019-05-13T01:19:00Z">
            <w:r>
              <w:rPr>
                <w:noProof/>
                <w:webHidden/>
              </w:rPr>
              <w:t>10</w:t>
            </w:r>
            <w:r>
              <w:rPr>
                <w:noProof/>
                <w:webHidden/>
              </w:rPr>
              <w:fldChar w:fldCharType="end"/>
            </w:r>
            <w:r w:rsidRPr="008E167D">
              <w:rPr>
                <w:rStyle w:val="Lienhypertexte"/>
                <w:noProof/>
              </w:rPr>
              <w:fldChar w:fldCharType="end"/>
            </w:r>
          </w:ins>
        </w:p>
        <w:p w14:paraId="360C950E" w14:textId="098D57DB" w:rsidR="00CD1835" w:rsidRDefault="00CD1835">
          <w:pPr>
            <w:pStyle w:val="TM3"/>
            <w:tabs>
              <w:tab w:val="right" w:leader="dot" w:pos="9062"/>
            </w:tabs>
            <w:rPr>
              <w:ins w:id="112" w:author="Ned Johnson" w:date="2019-05-13T01:19:00Z"/>
              <w:rFonts w:eastAsiaTheme="minorEastAsia"/>
              <w:noProof/>
              <w:lang w:eastAsia="fr-FR"/>
            </w:rPr>
          </w:pPr>
          <w:ins w:id="113"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"_Toc8602832"</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Presentation</w:t>
            </w:r>
            <w:r>
              <w:rPr>
                <w:noProof/>
                <w:webHidden/>
              </w:rPr>
              <w:tab/>
            </w:r>
            <w:r>
              <w:rPr>
                <w:noProof/>
                <w:webHidden/>
              </w:rPr>
              <w:fldChar w:fldCharType="begin"/>
            </w:r>
            <w:r>
              <w:rPr>
                <w:noProof/>
                <w:webHidden/>
              </w:rPr>
              <w:instrText xml:space="preserve"> PAGEREF _Toc8602832 \h </w:instrText>
            </w:r>
            <w:r>
              <w:rPr>
                <w:noProof/>
                <w:webHidden/>
              </w:rPr>
            </w:r>
          </w:ins>
          <w:r>
            <w:rPr>
              <w:noProof/>
              <w:webHidden/>
            </w:rPr>
            <w:fldChar w:fldCharType="separate"/>
          </w:r>
          <w:ins w:id="114" w:author="Ned Johnson" w:date="2019-05-13T01:19:00Z">
            <w:r>
              <w:rPr>
                <w:noProof/>
                <w:webHidden/>
              </w:rPr>
              <w:t>10</w:t>
            </w:r>
            <w:r>
              <w:rPr>
                <w:noProof/>
                <w:webHidden/>
              </w:rPr>
              <w:fldChar w:fldCharType="end"/>
            </w:r>
            <w:r w:rsidRPr="008E167D">
              <w:rPr>
                <w:rStyle w:val="Lienhypertexte"/>
                <w:noProof/>
              </w:rPr>
              <w:fldChar w:fldCharType="end"/>
            </w:r>
          </w:ins>
        </w:p>
        <w:p w14:paraId="1BBF01A5" w14:textId="53BE001D" w:rsidR="00CD1835" w:rsidRDefault="00CD1835">
          <w:pPr>
            <w:pStyle w:val="TM3"/>
            <w:tabs>
              <w:tab w:val="right" w:leader="dot" w:pos="9062"/>
            </w:tabs>
            <w:rPr>
              <w:ins w:id="115" w:author="Ned Johnson" w:date="2019-05-13T01:19:00Z"/>
              <w:rFonts w:eastAsiaTheme="minorEastAsia"/>
              <w:noProof/>
              <w:lang w:eastAsia="fr-FR"/>
            </w:rPr>
          </w:pPr>
          <w:ins w:id="116"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"_Toc8602833"</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Advantages</w:t>
            </w:r>
            <w:r>
              <w:rPr>
                <w:noProof/>
                <w:webHidden/>
              </w:rPr>
              <w:tab/>
            </w:r>
            <w:r>
              <w:rPr>
                <w:noProof/>
                <w:webHidden/>
              </w:rPr>
              <w:fldChar w:fldCharType="begin"/>
            </w:r>
            <w:r>
              <w:rPr>
                <w:noProof/>
                <w:webHidden/>
              </w:rPr>
              <w:instrText xml:space="preserve"> PAGEREF _Toc8602833 \h </w:instrText>
            </w:r>
            <w:r>
              <w:rPr>
                <w:noProof/>
                <w:webHidden/>
              </w:rPr>
            </w:r>
          </w:ins>
          <w:r>
            <w:rPr>
              <w:noProof/>
              <w:webHidden/>
            </w:rPr>
            <w:fldChar w:fldCharType="separate"/>
          </w:r>
          <w:ins w:id="117" w:author="Ned Johnson" w:date="2019-05-13T01:19:00Z">
            <w:r>
              <w:rPr>
                <w:noProof/>
                <w:webHidden/>
              </w:rPr>
              <w:t>10</w:t>
            </w:r>
            <w:r>
              <w:rPr>
                <w:noProof/>
                <w:webHidden/>
              </w:rPr>
              <w:fldChar w:fldCharType="end"/>
            </w:r>
            <w:r w:rsidRPr="008E167D">
              <w:rPr>
                <w:rStyle w:val="Lienhypertexte"/>
                <w:noProof/>
              </w:rPr>
              <w:fldChar w:fldCharType="end"/>
            </w:r>
          </w:ins>
        </w:p>
        <w:p w14:paraId="09AEDC54" w14:textId="3839EA6F" w:rsidR="00CD1835" w:rsidRDefault="00CD1835">
          <w:pPr>
            <w:pStyle w:val="TM3"/>
            <w:tabs>
              <w:tab w:val="right" w:leader="dot" w:pos="9062"/>
            </w:tabs>
            <w:rPr>
              <w:ins w:id="118" w:author="Ned Johnson" w:date="2019-05-13T01:19:00Z"/>
              <w:rFonts w:eastAsiaTheme="minorEastAsia"/>
              <w:noProof/>
              <w:lang w:eastAsia="fr-FR"/>
            </w:rPr>
          </w:pPr>
          <w:ins w:id="119"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"_Toc8602834"</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Drawbacks</w:t>
            </w:r>
            <w:r>
              <w:rPr>
                <w:noProof/>
                <w:webHidden/>
              </w:rPr>
              <w:tab/>
            </w:r>
            <w:r>
              <w:rPr>
                <w:noProof/>
                <w:webHidden/>
              </w:rPr>
              <w:fldChar w:fldCharType="begin"/>
            </w:r>
            <w:r>
              <w:rPr>
                <w:noProof/>
                <w:webHidden/>
              </w:rPr>
              <w:instrText xml:space="preserve"> PAGEREF _Toc8602834 \h </w:instrText>
            </w:r>
            <w:r>
              <w:rPr>
                <w:noProof/>
                <w:webHidden/>
              </w:rPr>
            </w:r>
          </w:ins>
          <w:r>
            <w:rPr>
              <w:noProof/>
              <w:webHidden/>
            </w:rPr>
            <w:fldChar w:fldCharType="separate"/>
          </w:r>
          <w:ins w:id="120" w:author="Ned Johnson" w:date="2019-05-13T01:19:00Z">
            <w:r>
              <w:rPr>
                <w:noProof/>
                <w:webHidden/>
              </w:rPr>
              <w:t>10</w:t>
            </w:r>
            <w:r>
              <w:rPr>
                <w:noProof/>
                <w:webHidden/>
              </w:rPr>
              <w:fldChar w:fldCharType="end"/>
            </w:r>
            <w:r w:rsidRPr="008E167D">
              <w:rPr>
                <w:rStyle w:val="Lienhypertexte"/>
                <w:noProof/>
              </w:rPr>
              <w:fldChar w:fldCharType="end"/>
            </w:r>
          </w:ins>
        </w:p>
        <w:p w14:paraId="14473DA3" w14:textId="1B068CFF" w:rsidR="00CD1835" w:rsidRDefault="00CD1835">
          <w:pPr>
            <w:pStyle w:val="TM3"/>
            <w:tabs>
              <w:tab w:val="right" w:leader="dot" w:pos="9062"/>
            </w:tabs>
            <w:rPr>
              <w:ins w:id="121" w:author="Ned Johnson" w:date="2019-05-13T01:19:00Z"/>
              <w:rFonts w:eastAsiaTheme="minorEastAsia"/>
              <w:noProof/>
              <w:lang w:eastAsia="fr-FR"/>
            </w:rPr>
          </w:pPr>
          <w:ins w:id="122"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"_Toc8602835"</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Conclusion</w:t>
            </w:r>
            <w:r>
              <w:rPr>
                <w:noProof/>
                <w:webHidden/>
              </w:rPr>
              <w:tab/>
            </w:r>
            <w:r>
              <w:rPr>
                <w:noProof/>
                <w:webHidden/>
              </w:rPr>
              <w:fldChar w:fldCharType="begin"/>
            </w:r>
            <w:r>
              <w:rPr>
                <w:noProof/>
                <w:webHidden/>
              </w:rPr>
              <w:instrText xml:space="preserve"> PAGEREF _Toc8602835 \h </w:instrText>
            </w:r>
            <w:r>
              <w:rPr>
                <w:noProof/>
                <w:webHidden/>
              </w:rPr>
            </w:r>
          </w:ins>
          <w:r>
            <w:rPr>
              <w:noProof/>
              <w:webHidden/>
            </w:rPr>
            <w:fldChar w:fldCharType="separate"/>
          </w:r>
          <w:ins w:id="123" w:author="Ned Johnson" w:date="2019-05-13T01:19:00Z">
            <w:r>
              <w:rPr>
                <w:noProof/>
                <w:webHidden/>
              </w:rPr>
              <w:t>10</w:t>
            </w:r>
            <w:r>
              <w:rPr>
                <w:noProof/>
                <w:webHidden/>
              </w:rPr>
              <w:fldChar w:fldCharType="end"/>
            </w:r>
            <w:r w:rsidRPr="008E167D">
              <w:rPr>
                <w:rStyle w:val="Lienhypertexte"/>
                <w:noProof/>
              </w:rPr>
              <w:fldChar w:fldCharType="end"/>
            </w:r>
          </w:ins>
        </w:p>
        <w:p w14:paraId="0C1455C2" w14:textId="7B9D5269" w:rsidR="00CD1835" w:rsidRDefault="00CD1835">
          <w:pPr>
            <w:pStyle w:val="TM2"/>
            <w:tabs>
              <w:tab w:val="right" w:leader="dot" w:pos="9062"/>
            </w:tabs>
            <w:rPr>
              <w:ins w:id="124" w:author="Ned Johnson" w:date="2019-05-13T01:19:00Z"/>
              <w:rFonts w:eastAsiaTheme="minorEastAsia"/>
              <w:noProof/>
              <w:lang w:eastAsia="fr-FR"/>
            </w:rPr>
          </w:pPr>
          <w:ins w:id="125" w:author="Ned Johnson" w:date="2019-05-13T01:19:00Z">
            <w:r w:rsidRPr="008E167D">
              <w:rPr>
                <w:rStyle w:val="Lienhypertexte"/>
                <w:noProof/>
              </w:rPr>
              <w:lastRenderedPageBreak/>
              <w:fldChar w:fldCharType="begin"/>
            </w:r>
            <w:r w:rsidRPr="008E167D">
              <w:rPr>
                <w:rStyle w:val="Lienhypertexte"/>
                <w:noProof/>
              </w:rPr>
              <w:instrText xml:space="preserve"> </w:instrText>
            </w:r>
            <w:r>
              <w:rPr>
                <w:noProof/>
              </w:rPr>
              <w:instrText>HYPERLINK \l "_Toc8602836"</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ERCOT Faceted Classification</w:t>
            </w:r>
            <w:r>
              <w:rPr>
                <w:noProof/>
                <w:webHidden/>
              </w:rPr>
              <w:tab/>
            </w:r>
            <w:r>
              <w:rPr>
                <w:noProof/>
                <w:webHidden/>
              </w:rPr>
              <w:fldChar w:fldCharType="begin"/>
            </w:r>
            <w:r>
              <w:rPr>
                <w:noProof/>
                <w:webHidden/>
              </w:rPr>
              <w:instrText xml:space="preserve"> PAGEREF _Toc8602836 \h </w:instrText>
            </w:r>
            <w:r>
              <w:rPr>
                <w:noProof/>
                <w:webHidden/>
              </w:rPr>
            </w:r>
          </w:ins>
          <w:r>
            <w:rPr>
              <w:noProof/>
              <w:webHidden/>
            </w:rPr>
            <w:fldChar w:fldCharType="separate"/>
          </w:r>
          <w:ins w:id="126" w:author="Ned Johnson" w:date="2019-05-13T01:19:00Z">
            <w:r>
              <w:rPr>
                <w:noProof/>
                <w:webHidden/>
              </w:rPr>
              <w:t>11</w:t>
            </w:r>
            <w:r>
              <w:rPr>
                <w:noProof/>
                <w:webHidden/>
              </w:rPr>
              <w:fldChar w:fldCharType="end"/>
            </w:r>
            <w:r w:rsidRPr="008E167D">
              <w:rPr>
                <w:rStyle w:val="Lienhypertexte"/>
                <w:noProof/>
              </w:rPr>
              <w:fldChar w:fldCharType="end"/>
            </w:r>
          </w:ins>
        </w:p>
        <w:p w14:paraId="032AA828" w14:textId="2786B54F" w:rsidR="00CD1835" w:rsidRDefault="00CD1835">
          <w:pPr>
            <w:pStyle w:val="TM3"/>
            <w:tabs>
              <w:tab w:val="right" w:leader="dot" w:pos="9062"/>
            </w:tabs>
            <w:rPr>
              <w:ins w:id="127" w:author="Ned Johnson" w:date="2019-05-13T01:19:00Z"/>
              <w:rFonts w:eastAsiaTheme="minorEastAsia"/>
              <w:noProof/>
              <w:lang w:eastAsia="fr-FR"/>
            </w:rPr>
          </w:pPr>
          <w:ins w:id="128"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"_Toc8602837"</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rPr>
              <w:t>Lexique :</w:t>
            </w:r>
            <w:r>
              <w:rPr>
                <w:noProof/>
                <w:webHidden/>
              </w:rPr>
              <w:tab/>
            </w:r>
            <w:r>
              <w:rPr>
                <w:noProof/>
                <w:webHidden/>
              </w:rPr>
              <w:fldChar w:fldCharType="begin"/>
            </w:r>
            <w:r>
              <w:rPr>
                <w:noProof/>
                <w:webHidden/>
              </w:rPr>
              <w:instrText xml:space="preserve"> PAGEREF _Toc8602837 \h </w:instrText>
            </w:r>
            <w:r>
              <w:rPr>
                <w:noProof/>
                <w:webHidden/>
              </w:rPr>
            </w:r>
          </w:ins>
          <w:r>
            <w:rPr>
              <w:noProof/>
              <w:webHidden/>
            </w:rPr>
            <w:fldChar w:fldCharType="separate"/>
          </w:r>
          <w:ins w:id="129" w:author="Ned Johnson" w:date="2019-05-13T01:19:00Z">
            <w:r>
              <w:rPr>
                <w:noProof/>
                <w:webHidden/>
              </w:rPr>
              <w:t>11</w:t>
            </w:r>
            <w:r>
              <w:rPr>
                <w:noProof/>
                <w:webHidden/>
              </w:rPr>
              <w:fldChar w:fldCharType="end"/>
            </w:r>
            <w:r w:rsidRPr="008E167D">
              <w:rPr>
                <w:rStyle w:val="Lienhypertexte"/>
                <w:noProof/>
              </w:rPr>
              <w:fldChar w:fldCharType="end"/>
            </w:r>
          </w:ins>
        </w:p>
        <w:p w14:paraId="1681AE3F" w14:textId="7DD430EB" w:rsidR="00CD1835" w:rsidRDefault="00CD1835">
          <w:pPr>
            <w:pStyle w:val="TM3"/>
            <w:tabs>
              <w:tab w:val="right" w:leader="dot" w:pos="9062"/>
            </w:tabs>
            <w:rPr>
              <w:ins w:id="130" w:author="Ned Johnson" w:date="2019-05-13T01:19:00Z"/>
              <w:rFonts w:eastAsiaTheme="minorEastAsia"/>
              <w:noProof/>
              <w:lang w:eastAsia="fr-FR"/>
            </w:rPr>
          </w:pPr>
          <w:ins w:id="131"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"_Toc8602838"</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Advantages</w:t>
            </w:r>
            <w:r>
              <w:rPr>
                <w:noProof/>
                <w:webHidden/>
              </w:rPr>
              <w:tab/>
            </w:r>
            <w:r>
              <w:rPr>
                <w:noProof/>
                <w:webHidden/>
              </w:rPr>
              <w:fldChar w:fldCharType="begin"/>
            </w:r>
            <w:r>
              <w:rPr>
                <w:noProof/>
                <w:webHidden/>
              </w:rPr>
              <w:instrText xml:space="preserve"> PAGEREF _Toc8602838 \h </w:instrText>
            </w:r>
            <w:r>
              <w:rPr>
                <w:noProof/>
                <w:webHidden/>
              </w:rPr>
            </w:r>
          </w:ins>
          <w:r>
            <w:rPr>
              <w:noProof/>
              <w:webHidden/>
            </w:rPr>
            <w:fldChar w:fldCharType="separate"/>
          </w:r>
          <w:ins w:id="132" w:author="Ned Johnson" w:date="2019-05-13T01:19:00Z">
            <w:r>
              <w:rPr>
                <w:noProof/>
                <w:webHidden/>
              </w:rPr>
              <w:t>11</w:t>
            </w:r>
            <w:r>
              <w:rPr>
                <w:noProof/>
                <w:webHidden/>
              </w:rPr>
              <w:fldChar w:fldCharType="end"/>
            </w:r>
            <w:r w:rsidRPr="008E167D">
              <w:rPr>
                <w:rStyle w:val="Lienhypertexte"/>
                <w:noProof/>
              </w:rPr>
              <w:fldChar w:fldCharType="end"/>
            </w:r>
          </w:ins>
        </w:p>
        <w:p w14:paraId="080664B5" w14:textId="2D960BD3" w:rsidR="00CD1835" w:rsidRDefault="00CD1835">
          <w:pPr>
            <w:pStyle w:val="TM3"/>
            <w:tabs>
              <w:tab w:val="right" w:leader="dot" w:pos="9062"/>
            </w:tabs>
            <w:rPr>
              <w:ins w:id="133" w:author="Ned Johnson" w:date="2019-05-13T01:19:00Z"/>
              <w:rFonts w:eastAsiaTheme="minorEastAsia"/>
              <w:noProof/>
              <w:lang w:eastAsia="fr-FR"/>
            </w:rPr>
          </w:pPr>
          <w:ins w:id="134"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"_Toc8602839"</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Drawbacks</w:t>
            </w:r>
            <w:r>
              <w:rPr>
                <w:noProof/>
                <w:webHidden/>
              </w:rPr>
              <w:tab/>
            </w:r>
            <w:r>
              <w:rPr>
                <w:noProof/>
                <w:webHidden/>
              </w:rPr>
              <w:fldChar w:fldCharType="begin"/>
            </w:r>
            <w:r>
              <w:rPr>
                <w:noProof/>
                <w:webHidden/>
              </w:rPr>
              <w:instrText xml:space="preserve"> PAGEREF _Toc8602839 \h </w:instrText>
            </w:r>
            <w:r>
              <w:rPr>
                <w:noProof/>
                <w:webHidden/>
              </w:rPr>
            </w:r>
          </w:ins>
          <w:r>
            <w:rPr>
              <w:noProof/>
              <w:webHidden/>
            </w:rPr>
            <w:fldChar w:fldCharType="separate"/>
          </w:r>
          <w:ins w:id="135" w:author="Ned Johnson" w:date="2019-05-13T01:19:00Z">
            <w:r>
              <w:rPr>
                <w:noProof/>
                <w:webHidden/>
              </w:rPr>
              <w:t>11</w:t>
            </w:r>
            <w:r>
              <w:rPr>
                <w:noProof/>
                <w:webHidden/>
              </w:rPr>
              <w:fldChar w:fldCharType="end"/>
            </w:r>
            <w:r w:rsidRPr="008E167D">
              <w:rPr>
                <w:rStyle w:val="Lienhypertexte"/>
                <w:noProof/>
              </w:rPr>
              <w:fldChar w:fldCharType="end"/>
            </w:r>
          </w:ins>
        </w:p>
        <w:p w14:paraId="7852389C" w14:textId="2B5C1B5F" w:rsidR="00CD1835" w:rsidRDefault="00CD1835">
          <w:pPr>
            <w:pStyle w:val="TM3"/>
            <w:tabs>
              <w:tab w:val="right" w:leader="dot" w:pos="9062"/>
            </w:tabs>
            <w:rPr>
              <w:ins w:id="136" w:author="Ned Johnson" w:date="2019-05-13T01:19:00Z"/>
              <w:rFonts w:eastAsiaTheme="minorEastAsia"/>
              <w:noProof/>
              <w:lang w:eastAsia="fr-FR"/>
            </w:rPr>
          </w:pPr>
          <w:ins w:id="137"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"_Toc8602840"</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Conclusion:</w:t>
            </w:r>
            <w:r>
              <w:rPr>
                <w:noProof/>
                <w:webHidden/>
              </w:rPr>
              <w:tab/>
            </w:r>
            <w:r>
              <w:rPr>
                <w:noProof/>
                <w:webHidden/>
              </w:rPr>
              <w:fldChar w:fldCharType="begin"/>
            </w:r>
            <w:r>
              <w:rPr>
                <w:noProof/>
                <w:webHidden/>
              </w:rPr>
              <w:instrText xml:space="preserve"> PAGEREF _Toc8602840 \h </w:instrText>
            </w:r>
            <w:r>
              <w:rPr>
                <w:noProof/>
                <w:webHidden/>
              </w:rPr>
            </w:r>
          </w:ins>
          <w:r>
            <w:rPr>
              <w:noProof/>
              <w:webHidden/>
            </w:rPr>
            <w:fldChar w:fldCharType="separate"/>
          </w:r>
          <w:ins w:id="138" w:author="Ned Johnson" w:date="2019-05-13T01:19:00Z">
            <w:r>
              <w:rPr>
                <w:noProof/>
                <w:webHidden/>
              </w:rPr>
              <w:t>11</w:t>
            </w:r>
            <w:r>
              <w:rPr>
                <w:noProof/>
                <w:webHidden/>
              </w:rPr>
              <w:fldChar w:fldCharType="end"/>
            </w:r>
            <w:r w:rsidRPr="008E167D">
              <w:rPr>
                <w:rStyle w:val="Lienhypertexte"/>
                <w:noProof/>
              </w:rPr>
              <w:fldChar w:fldCharType="end"/>
            </w:r>
          </w:ins>
        </w:p>
        <w:p w14:paraId="0552B61B" w14:textId="26264D07" w:rsidR="00CD1835" w:rsidRDefault="00CD1835">
          <w:pPr>
            <w:pStyle w:val="TM2"/>
            <w:tabs>
              <w:tab w:val="right" w:leader="dot" w:pos="9062"/>
            </w:tabs>
            <w:rPr>
              <w:ins w:id="139" w:author="Ned Johnson" w:date="2019-05-13T01:19:00Z"/>
              <w:rFonts w:eastAsiaTheme="minorEastAsia"/>
              <w:noProof/>
              <w:lang w:eastAsia="fr-FR"/>
            </w:rPr>
          </w:pPr>
          <w:ins w:id="140"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"_Toc8602841"</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Architecting an Enterprise content management Strategy</w:t>
            </w:r>
            <w:r>
              <w:rPr>
                <w:noProof/>
                <w:webHidden/>
              </w:rPr>
              <w:tab/>
            </w:r>
            <w:r>
              <w:rPr>
                <w:noProof/>
                <w:webHidden/>
              </w:rPr>
              <w:fldChar w:fldCharType="begin"/>
            </w:r>
            <w:r>
              <w:rPr>
                <w:noProof/>
                <w:webHidden/>
              </w:rPr>
              <w:instrText xml:space="preserve"> PAGEREF _Toc8602841 \h </w:instrText>
            </w:r>
            <w:r>
              <w:rPr>
                <w:noProof/>
                <w:webHidden/>
              </w:rPr>
            </w:r>
          </w:ins>
          <w:r>
            <w:rPr>
              <w:noProof/>
              <w:webHidden/>
            </w:rPr>
            <w:fldChar w:fldCharType="separate"/>
          </w:r>
          <w:ins w:id="141" w:author="Ned Johnson" w:date="2019-05-13T01:19:00Z">
            <w:r>
              <w:rPr>
                <w:noProof/>
                <w:webHidden/>
              </w:rPr>
              <w:t>12</w:t>
            </w:r>
            <w:r>
              <w:rPr>
                <w:noProof/>
                <w:webHidden/>
              </w:rPr>
              <w:fldChar w:fldCharType="end"/>
            </w:r>
            <w:r w:rsidRPr="008E167D">
              <w:rPr>
                <w:rStyle w:val="Lienhypertexte"/>
                <w:noProof/>
              </w:rPr>
              <w:fldChar w:fldCharType="end"/>
            </w:r>
          </w:ins>
        </w:p>
        <w:p w14:paraId="5120DFFB" w14:textId="708FA810" w:rsidR="00CD1835" w:rsidRDefault="00CD1835">
          <w:pPr>
            <w:pStyle w:val="TM3"/>
            <w:tabs>
              <w:tab w:val="right" w:leader="dot" w:pos="9062"/>
            </w:tabs>
            <w:rPr>
              <w:ins w:id="142" w:author="Ned Johnson" w:date="2019-05-13T01:19:00Z"/>
              <w:rFonts w:eastAsiaTheme="minorEastAsia"/>
              <w:noProof/>
              <w:lang w:eastAsia="fr-FR"/>
            </w:rPr>
          </w:pPr>
          <w:ins w:id="143"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"_Toc8602842"</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Present the strategies of a company for the realization of a project</w:t>
            </w:r>
            <w:r>
              <w:rPr>
                <w:noProof/>
                <w:webHidden/>
              </w:rPr>
              <w:tab/>
            </w:r>
            <w:r>
              <w:rPr>
                <w:noProof/>
                <w:webHidden/>
              </w:rPr>
              <w:fldChar w:fldCharType="begin"/>
            </w:r>
            <w:r>
              <w:rPr>
                <w:noProof/>
                <w:webHidden/>
              </w:rPr>
              <w:instrText xml:space="preserve"> PAGEREF _Toc8602842 \h </w:instrText>
            </w:r>
            <w:r>
              <w:rPr>
                <w:noProof/>
                <w:webHidden/>
              </w:rPr>
            </w:r>
          </w:ins>
          <w:r>
            <w:rPr>
              <w:noProof/>
              <w:webHidden/>
            </w:rPr>
            <w:fldChar w:fldCharType="separate"/>
          </w:r>
          <w:ins w:id="144" w:author="Ned Johnson" w:date="2019-05-13T01:19:00Z">
            <w:r>
              <w:rPr>
                <w:noProof/>
                <w:webHidden/>
              </w:rPr>
              <w:t>12</w:t>
            </w:r>
            <w:r>
              <w:rPr>
                <w:noProof/>
                <w:webHidden/>
              </w:rPr>
              <w:fldChar w:fldCharType="end"/>
            </w:r>
            <w:r w:rsidRPr="008E167D">
              <w:rPr>
                <w:rStyle w:val="Lienhypertexte"/>
                <w:noProof/>
              </w:rPr>
              <w:fldChar w:fldCharType="end"/>
            </w:r>
          </w:ins>
        </w:p>
        <w:p w14:paraId="753D8688" w14:textId="3922C561" w:rsidR="00CD1835" w:rsidRDefault="00CD1835">
          <w:pPr>
            <w:pStyle w:val="TM3"/>
            <w:tabs>
              <w:tab w:val="right" w:leader="dot" w:pos="9062"/>
            </w:tabs>
            <w:rPr>
              <w:ins w:id="145" w:author="Ned Johnson" w:date="2019-05-13T01:19:00Z"/>
              <w:rFonts w:eastAsiaTheme="minorEastAsia"/>
              <w:noProof/>
              <w:lang w:eastAsia="fr-FR"/>
            </w:rPr>
          </w:pPr>
          <w:ins w:id="146"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"_Toc8602843"</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The arrow presents the next instance that will be needed to realise the project.</w:t>
            </w:r>
            <w:r>
              <w:rPr>
                <w:noProof/>
                <w:webHidden/>
              </w:rPr>
              <w:tab/>
            </w:r>
            <w:r>
              <w:rPr>
                <w:noProof/>
                <w:webHidden/>
              </w:rPr>
              <w:fldChar w:fldCharType="begin"/>
            </w:r>
            <w:r>
              <w:rPr>
                <w:noProof/>
                <w:webHidden/>
              </w:rPr>
              <w:instrText xml:space="preserve"> PAGEREF _Toc8602843 \h </w:instrText>
            </w:r>
            <w:r>
              <w:rPr>
                <w:noProof/>
                <w:webHidden/>
              </w:rPr>
            </w:r>
          </w:ins>
          <w:r>
            <w:rPr>
              <w:noProof/>
              <w:webHidden/>
            </w:rPr>
            <w:fldChar w:fldCharType="separate"/>
          </w:r>
          <w:ins w:id="147" w:author="Ned Johnson" w:date="2019-05-13T01:19:00Z">
            <w:r>
              <w:rPr>
                <w:noProof/>
                <w:webHidden/>
              </w:rPr>
              <w:t>12</w:t>
            </w:r>
            <w:r>
              <w:rPr>
                <w:noProof/>
                <w:webHidden/>
              </w:rPr>
              <w:fldChar w:fldCharType="end"/>
            </w:r>
            <w:r w:rsidRPr="008E167D">
              <w:rPr>
                <w:rStyle w:val="Lienhypertexte"/>
                <w:noProof/>
              </w:rPr>
              <w:fldChar w:fldCharType="end"/>
            </w:r>
          </w:ins>
        </w:p>
        <w:p w14:paraId="545F1441" w14:textId="3F2492D0" w:rsidR="00CD1835" w:rsidRDefault="00CD1835">
          <w:pPr>
            <w:pStyle w:val="TM3"/>
            <w:tabs>
              <w:tab w:val="right" w:leader="dot" w:pos="9062"/>
            </w:tabs>
            <w:rPr>
              <w:ins w:id="148" w:author="Ned Johnson" w:date="2019-05-13T01:19:00Z"/>
              <w:rFonts w:eastAsiaTheme="minorEastAsia"/>
              <w:noProof/>
              <w:lang w:eastAsia="fr-FR"/>
            </w:rPr>
          </w:pPr>
          <w:ins w:id="149"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"_Toc8602844"</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Advantages</w:t>
            </w:r>
            <w:r>
              <w:rPr>
                <w:noProof/>
                <w:webHidden/>
              </w:rPr>
              <w:tab/>
            </w:r>
            <w:r>
              <w:rPr>
                <w:noProof/>
                <w:webHidden/>
              </w:rPr>
              <w:fldChar w:fldCharType="begin"/>
            </w:r>
            <w:r>
              <w:rPr>
                <w:noProof/>
                <w:webHidden/>
              </w:rPr>
              <w:instrText xml:space="preserve"> PAGEREF _Toc8602844 \h </w:instrText>
            </w:r>
            <w:r>
              <w:rPr>
                <w:noProof/>
                <w:webHidden/>
              </w:rPr>
            </w:r>
          </w:ins>
          <w:r>
            <w:rPr>
              <w:noProof/>
              <w:webHidden/>
            </w:rPr>
            <w:fldChar w:fldCharType="separate"/>
          </w:r>
          <w:ins w:id="150" w:author="Ned Johnson" w:date="2019-05-13T01:19:00Z">
            <w:r>
              <w:rPr>
                <w:noProof/>
                <w:webHidden/>
              </w:rPr>
              <w:t>12</w:t>
            </w:r>
            <w:r>
              <w:rPr>
                <w:noProof/>
                <w:webHidden/>
              </w:rPr>
              <w:fldChar w:fldCharType="end"/>
            </w:r>
            <w:r w:rsidRPr="008E167D">
              <w:rPr>
                <w:rStyle w:val="Lienhypertexte"/>
                <w:noProof/>
              </w:rPr>
              <w:fldChar w:fldCharType="end"/>
            </w:r>
          </w:ins>
        </w:p>
        <w:p w14:paraId="5E98DD66" w14:textId="318F017B" w:rsidR="00CD1835" w:rsidRDefault="00CD1835">
          <w:pPr>
            <w:pStyle w:val="TM3"/>
            <w:tabs>
              <w:tab w:val="right" w:leader="dot" w:pos="9062"/>
            </w:tabs>
            <w:rPr>
              <w:ins w:id="151" w:author="Ned Johnson" w:date="2019-05-13T01:19:00Z"/>
              <w:rFonts w:eastAsiaTheme="minorEastAsia"/>
              <w:noProof/>
              <w:lang w:eastAsia="fr-FR"/>
            </w:rPr>
          </w:pPr>
          <w:ins w:id="152"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"_Toc8602845"</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Drawbacks</w:t>
            </w:r>
            <w:r>
              <w:rPr>
                <w:noProof/>
                <w:webHidden/>
              </w:rPr>
              <w:tab/>
            </w:r>
            <w:r>
              <w:rPr>
                <w:noProof/>
                <w:webHidden/>
              </w:rPr>
              <w:fldChar w:fldCharType="begin"/>
            </w:r>
            <w:r>
              <w:rPr>
                <w:noProof/>
                <w:webHidden/>
              </w:rPr>
              <w:instrText xml:space="preserve"> PAGEREF _Toc8602845 \h </w:instrText>
            </w:r>
            <w:r>
              <w:rPr>
                <w:noProof/>
                <w:webHidden/>
              </w:rPr>
            </w:r>
          </w:ins>
          <w:r>
            <w:rPr>
              <w:noProof/>
              <w:webHidden/>
            </w:rPr>
            <w:fldChar w:fldCharType="separate"/>
          </w:r>
          <w:ins w:id="153" w:author="Ned Johnson" w:date="2019-05-13T01:19:00Z">
            <w:r>
              <w:rPr>
                <w:noProof/>
                <w:webHidden/>
              </w:rPr>
              <w:t>12</w:t>
            </w:r>
            <w:r>
              <w:rPr>
                <w:noProof/>
                <w:webHidden/>
              </w:rPr>
              <w:fldChar w:fldCharType="end"/>
            </w:r>
            <w:r w:rsidRPr="008E167D">
              <w:rPr>
                <w:rStyle w:val="Lienhypertexte"/>
                <w:noProof/>
              </w:rPr>
              <w:fldChar w:fldCharType="end"/>
            </w:r>
          </w:ins>
        </w:p>
        <w:p w14:paraId="29727F74" w14:textId="732EF923" w:rsidR="00CD1835" w:rsidRDefault="00CD1835">
          <w:pPr>
            <w:pStyle w:val="TM3"/>
            <w:tabs>
              <w:tab w:val="right" w:leader="dot" w:pos="9062"/>
            </w:tabs>
            <w:rPr>
              <w:ins w:id="154" w:author="Ned Johnson" w:date="2019-05-13T01:19:00Z"/>
              <w:rFonts w:eastAsiaTheme="minorEastAsia"/>
              <w:noProof/>
              <w:lang w:eastAsia="fr-FR"/>
            </w:rPr>
          </w:pPr>
          <w:ins w:id="155"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"_Toc8602846"</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Conclusion:</w:t>
            </w:r>
            <w:r>
              <w:rPr>
                <w:noProof/>
                <w:webHidden/>
              </w:rPr>
              <w:tab/>
            </w:r>
            <w:r>
              <w:rPr>
                <w:noProof/>
                <w:webHidden/>
              </w:rPr>
              <w:fldChar w:fldCharType="begin"/>
            </w:r>
            <w:r>
              <w:rPr>
                <w:noProof/>
                <w:webHidden/>
              </w:rPr>
              <w:instrText xml:space="preserve"> PAGEREF _Toc8602846 \h </w:instrText>
            </w:r>
            <w:r>
              <w:rPr>
                <w:noProof/>
                <w:webHidden/>
              </w:rPr>
            </w:r>
          </w:ins>
          <w:r>
            <w:rPr>
              <w:noProof/>
              <w:webHidden/>
            </w:rPr>
            <w:fldChar w:fldCharType="separate"/>
          </w:r>
          <w:ins w:id="156" w:author="Ned Johnson" w:date="2019-05-13T01:19:00Z">
            <w:r>
              <w:rPr>
                <w:noProof/>
                <w:webHidden/>
              </w:rPr>
              <w:t>12</w:t>
            </w:r>
            <w:r>
              <w:rPr>
                <w:noProof/>
                <w:webHidden/>
              </w:rPr>
              <w:fldChar w:fldCharType="end"/>
            </w:r>
            <w:r w:rsidRPr="008E167D">
              <w:rPr>
                <w:rStyle w:val="Lienhypertexte"/>
                <w:noProof/>
              </w:rPr>
              <w:fldChar w:fldCharType="end"/>
            </w:r>
          </w:ins>
        </w:p>
        <w:p w14:paraId="2890401C" w14:textId="6695C86D" w:rsidR="00CD1835" w:rsidRDefault="00CD1835">
          <w:pPr>
            <w:pStyle w:val="TM2"/>
            <w:tabs>
              <w:tab w:val="right" w:leader="dot" w:pos="9062"/>
            </w:tabs>
            <w:rPr>
              <w:ins w:id="157" w:author="Ned Johnson" w:date="2019-05-13T01:19:00Z"/>
              <w:rFonts w:eastAsiaTheme="minorEastAsia"/>
              <w:noProof/>
              <w:lang w:eastAsia="fr-FR"/>
            </w:rPr>
          </w:pPr>
          <w:ins w:id="158"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"_Toc8602847"</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Functional Classification Taxonomies</w:t>
            </w:r>
            <w:r>
              <w:rPr>
                <w:noProof/>
                <w:webHidden/>
              </w:rPr>
              <w:tab/>
            </w:r>
            <w:r>
              <w:rPr>
                <w:noProof/>
                <w:webHidden/>
              </w:rPr>
              <w:fldChar w:fldCharType="begin"/>
            </w:r>
            <w:r>
              <w:rPr>
                <w:noProof/>
                <w:webHidden/>
              </w:rPr>
              <w:instrText xml:space="preserve"> PAGEREF _Toc8602847 \h </w:instrText>
            </w:r>
            <w:r>
              <w:rPr>
                <w:noProof/>
                <w:webHidden/>
              </w:rPr>
            </w:r>
          </w:ins>
          <w:r>
            <w:rPr>
              <w:noProof/>
              <w:webHidden/>
            </w:rPr>
            <w:fldChar w:fldCharType="separate"/>
          </w:r>
          <w:ins w:id="159" w:author="Ned Johnson" w:date="2019-05-13T01:19:00Z">
            <w:r>
              <w:rPr>
                <w:noProof/>
                <w:webHidden/>
              </w:rPr>
              <w:t>13</w:t>
            </w:r>
            <w:r>
              <w:rPr>
                <w:noProof/>
                <w:webHidden/>
              </w:rPr>
              <w:fldChar w:fldCharType="end"/>
            </w:r>
            <w:r w:rsidRPr="008E167D">
              <w:rPr>
                <w:rStyle w:val="Lienhypertexte"/>
                <w:noProof/>
              </w:rPr>
              <w:fldChar w:fldCharType="end"/>
            </w:r>
          </w:ins>
        </w:p>
        <w:p w14:paraId="40F84A23" w14:textId="4883C47D" w:rsidR="00CD1835" w:rsidRDefault="00CD1835">
          <w:pPr>
            <w:pStyle w:val="TM3"/>
            <w:tabs>
              <w:tab w:val="right" w:leader="dot" w:pos="9062"/>
            </w:tabs>
            <w:rPr>
              <w:ins w:id="160" w:author="Ned Johnson" w:date="2019-05-13T01:19:00Z"/>
              <w:rFonts w:eastAsiaTheme="minorEastAsia"/>
              <w:noProof/>
              <w:lang w:eastAsia="fr-FR"/>
            </w:rPr>
          </w:pPr>
          <w:ins w:id="161"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"_Toc8602848"</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Advantages</w:t>
            </w:r>
            <w:r>
              <w:rPr>
                <w:noProof/>
                <w:webHidden/>
              </w:rPr>
              <w:tab/>
            </w:r>
            <w:r>
              <w:rPr>
                <w:noProof/>
                <w:webHidden/>
              </w:rPr>
              <w:fldChar w:fldCharType="begin"/>
            </w:r>
            <w:r>
              <w:rPr>
                <w:noProof/>
                <w:webHidden/>
              </w:rPr>
              <w:instrText xml:space="preserve"> PAGEREF _Toc8602848 \h </w:instrText>
            </w:r>
            <w:r>
              <w:rPr>
                <w:noProof/>
                <w:webHidden/>
              </w:rPr>
            </w:r>
          </w:ins>
          <w:r>
            <w:rPr>
              <w:noProof/>
              <w:webHidden/>
            </w:rPr>
            <w:fldChar w:fldCharType="separate"/>
          </w:r>
          <w:ins w:id="162" w:author="Ned Johnson" w:date="2019-05-13T01:19:00Z">
            <w:r>
              <w:rPr>
                <w:noProof/>
                <w:webHidden/>
              </w:rPr>
              <w:t>13</w:t>
            </w:r>
            <w:r>
              <w:rPr>
                <w:noProof/>
                <w:webHidden/>
              </w:rPr>
              <w:fldChar w:fldCharType="end"/>
            </w:r>
            <w:r w:rsidRPr="008E167D">
              <w:rPr>
                <w:rStyle w:val="Lienhypertexte"/>
                <w:noProof/>
              </w:rPr>
              <w:fldChar w:fldCharType="end"/>
            </w:r>
          </w:ins>
        </w:p>
        <w:p w14:paraId="10410400" w14:textId="056AAAF4" w:rsidR="00CD1835" w:rsidRDefault="00CD1835">
          <w:pPr>
            <w:pStyle w:val="TM3"/>
            <w:tabs>
              <w:tab w:val="right" w:leader="dot" w:pos="9062"/>
            </w:tabs>
            <w:rPr>
              <w:ins w:id="163" w:author="Ned Johnson" w:date="2019-05-13T01:19:00Z"/>
              <w:rFonts w:eastAsiaTheme="minorEastAsia"/>
              <w:noProof/>
              <w:lang w:eastAsia="fr-FR"/>
            </w:rPr>
          </w:pPr>
          <w:ins w:id="164"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"_Toc8602849"</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Drawbacks</w:t>
            </w:r>
            <w:r>
              <w:rPr>
                <w:noProof/>
                <w:webHidden/>
              </w:rPr>
              <w:tab/>
            </w:r>
            <w:r>
              <w:rPr>
                <w:noProof/>
                <w:webHidden/>
              </w:rPr>
              <w:fldChar w:fldCharType="begin"/>
            </w:r>
            <w:r>
              <w:rPr>
                <w:noProof/>
                <w:webHidden/>
              </w:rPr>
              <w:instrText xml:space="preserve"> PAGEREF _Toc8602849 \h </w:instrText>
            </w:r>
            <w:r>
              <w:rPr>
                <w:noProof/>
                <w:webHidden/>
              </w:rPr>
            </w:r>
          </w:ins>
          <w:r>
            <w:rPr>
              <w:noProof/>
              <w:webHidden/>
            </w:rPr>
            <w:fldChar w:fldCharType="separate"/>
          </w:r>
          <w:ins w:id="165" w:author="Ned Johnson" w:date="2019-05-13T01:19:00Z">
            <w:r>
              <w:rPr>
                <w:noProof/>
                <w:webHidden/>
              </w:rPr>
              <w:t>13</w:t>
            </w:r>
            <w:r>
              <w:rPr>
                <w:noProof/>
                <w:webHidden/>
              </w:rPr>
              <w:fldChar w:fldCharType="end"/>
            </w:r>
            <w:r w:rsidRPr="008E167D">
              <w:rPr>
                <w:rStyle w:val="Lienhypertexte"/>
                <w:noProof/>
              </w:rPr>
              <w:fldChar w:fldCharType="end"/>
            </w:r>
          </w:ins>
        </w:p>
        <w:p w14:paraId="29431AF7" w14:textId="04DE21F4" w:rsidR="00CD1835" w:rsidRDefault="00CD1835">
          <w:pPr>
            <w:pStyle w:val="TM3"/>
            <w:tabs>
              <w:tab w:val="right" w:leader="dot" w:pos="9062"/>
            </w:tabs>
            <w:rPr>
              <w:ins w:id="166" w:author="Ned Johnson" w:date="2019-05-13T01:19:00Z"/>
              <w:rFonts w:eastAsiaTheme="minorEastAsia"/>
              <w:noProof/>
              <w:lang w:eastAsia="fr-FR"/>
            </w:rPr>
          </w:pPr>
          <w:ins w:id="167"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"_Toc8602850"</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Conclusion:</w:t>
            </w:r>
            <w:r>
              <w:rPr>
                <w:noProof/>
                <w:webHidden/>
              </w:rPr>
              <w:tab/>
            </w:r>
            <w:r>
              <w:rPr>
                <w:noProof/>
                <w:webHidden/>
              </w:rPr>
              <w:fldChar w:fldCharType="begin"/>
            </w:r>
            <w:r>
              <w:rPr>
                <w:noProof/>
                <w:webHidden/>
              </w:rPr>
              <w:instrText xml:space="preserve"> PAGEREF _Toc8602850 \h </w:instrText>
            </w:r>
            <w:r>
              <w:rPr>
                <w:noProof/>
                <w:webHidden/>
              </w:rPr>
            </w:r>
          </w:ins>
          <w:r>
            <w:rPr>
              <w:noProof/>
              <w:webHidden/>
            </w:rPr>
            <w:fldChar w:fldCharType="separate"/>
          </w:r>
          <w:ins w:id="168" w:author="Ned Johnson" w:date="2019-05-13T01:19:00Z">
            <w:r>
              <w:rPr>
                <w:noProof/>
                <w:webHidden/>
              </w:rPr>
              <w:t>13</w:t>
            </w:r>
            <w:r>
              <w:rPr>
                <w:noProof/>
                <w:webHidden/>
              </w:rPr>
              <w:fldChar w:fldCharType="end"/>
            </w:r>
            <w:r w:rsidRPr="008E167D">
              <w:rPr>
                <w:rStyle w:val="Lienhypertexte"/>
                <w:noProof/>
              </w:rPr>
              <w:fldChar w:fldCharType="end"/>
            </w:r>
          </w:ins>
        </w:p>
        <w:p w14:paraId="0E6E3A98" w14:textId="11131C05" w:rsidR="00CD1835" w:rsidRDefault="00CD1835">
          <w:pPr>
            <w:pStyle w:val="TM2"/>
            <w:tabs>
              <w:tab w:val="right" w:leader="dot" w:pos="9062"/>
            </w:tabs>
            <w:rPr>
              <w:ins w:id="169" w:author="Ned Johnson" w:date="2019-05-13T01:19:00Z"/>
              <w:rFonts w:eastAsiaTheme="minorEastAsia"/>
              <w:noProof/>
              <w:lang w:eastAsia="fr-FR"/>
            </w:rPr>
          </w:pPr>
          <w:ins w:id="170"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"_Toc8602851"</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Sector Taxonomy and definitions</w:t>
            </w:r>
            <w:r>
              <w:rPr>
                <w:noProof/>
                <w:webHidden/>
              </w:rPr>
              <w:tab/>
            </w:r>
            <w:r>
              <w:rPr>
                <w:noProof/>
                <w:webHidden/>
              </w:rPr>
              <w:fldChar w:fldCharType="begin"/>
            </w:r>
            <w:r>
              <w:rPr>
                <w:noProof/>
                <w:webHidden/>
              </w:rPr>
              <w:instrText xml:space="preserve"> PAGEREF _Toc8602851 \h </w:instrText>
            </w:r>
            <w:r>
              <w:rPr>
                <w:noProof/>
                <w:webHidden/>
              </w:rPr>
            </w:r>
          </w:ins>
          <w:r>
            <w:rPr>
              <w:noProof/>
              <w:webHidden/>
            </w:rPr>
            <w:fldChar w:fldCharType="separate"/>
          </w:r>
          <w:ins w:id="171" w:author="Ned Johnson" w:date="2019-05-13T01:19:00Z">
            <w:r>
              <w:rPr>
                <w:noProof/>
                <w:webHidden/>
              </w:rPr>
              <w:t>14</w:t>
            </w:r>
            <w:r>
              <w:rPr>
                <w:noProof/>
                <w:webHidden/>
              </w:rPr>
              <w:fldChar w:fldCharType="end"/>
            </w:r>
            <w:r w:rsidRPr="008E167D">
              <w:rPr>
                <w:rStyle w:val="Lienhypertexte"/>
                <w:noProof/>
              </w:rPr>
              <w:fldChar w:fldCharType="end"/>
            </w:r>
          </w:ins>
        </w:p>
        <w:p w14:paraId="35CA89EC" w14:textId="74627CB3" w:rsidR="00CD1835" w:rsidRDefault="00CD1835">
          <w:pPr>
            <w:pStyle w:val="TM3"/>
            <w:tabs>
              <w:tab w:val="right" w:leader="dot" w:pos="9062"/>
            </w:tabs>
            <w:rPr>
              <w:ins w:id="172" w:author="Ned Johnson" w:date="2019-05-13T01:19:00Z"/>
              <w:rFonts w:eastAsiaTheme="minorEastAsia"/>
              <w:noProof/>
              <w:lang w:eastAsia="fr-FR"/>
            </w:rPr>
          </w:pPr>
          <w:ins w:id="173"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"_Toc8602852"</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Advantages</w:t>
            </w:r>
            <w:r>
              <w:rPr>
                <w:noProof/>
                <w:webHidden/>
              </w:rPr>
              <w:tab/>
            </w:r>
            <w:r>
              <w:rPr>
                <w:noProof/>
                <w:webHidden/>
              </w:rPr>
              <w:fldChar w:fldCharType="begin"/>
            </w:r>
            <w:r>
              <w:rPr>
                <w:noProof/>
                <w:webHidden/>
              </w:rPr>
              <w:instrText xml:space="preserve"> PAGEREF _Toc8602852 \h </w:instrText>
            </w:r>
            <w:r>
              <w:rPr>
                <w:noProof/>
                <w:webHidden/>
              </w:rPr>
            </w:r>
          </w:ins>
          <w:r>
            <w:rPr>
              <w:noProof/>
              <w:webHidden/>
            </w:rPr>
            <w:fldChar w:fldCharType="separate"/>
          </w:r>
          <w:ins w:id="174" w:author="Ned Johnson" w:date="2019-05-13T01:19:00Z">
            <w:r>
              <w:rPr>
                <w:noProof/>
                <w:webHidden/>
              </w:rPr>
              <w:t>14</w:t>
            </w:r>
            <w:r>
              <w:rPr>
                <w:noProof/>
                <w:webHidden/>
              </w:rPr>
              <w:fldChar w:fldCharType="end"/>
            </w:r>
            <w:r w:rsidRPr="008E167D">
              <w:rPr>
                <w:rStyle w:val="Lienhypertexte"/>
                <w:noProof/>
              </w:rPr>
              <w:fldChar w:fldCharType="end"/>
            </w:r>
          </w:ins>
        </w:p>
        <w:p w14:paraId="3619FF1F" w14:textId="3AF8CD55" w:rsidR="00CD1835" w:rsidRDefault="00CD1835">
          <w:pPr>
            <w:pStyle w:val="TM3"/>
            <w:tabs>
              <w:tab w:val="right" w:leader="dot" w:pos="9062"/>
            </w:tabs>
            <w:rPr>
              <w:ins w:id="175" w:author="Ned Johnson" w:date="2019-05-13T01:19:00Z"/>
              <w:rFonts w:eastAsiaTheme="minorEastAsia"/>
              <w:noProof/>
              <w:lang w:eastAsia="fr-FR"/>
            </w:rPr>
          </w:pPr>
          <w:ins w:id="176"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"_Toc8602853"</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Drawbacks</w:t>
            </w:r>
            <w:r>
              <w:rPr>
                <w:noProof/>
                <w:webHidden/>
              </w:rPr>
              <w:tab/>
            </w:r>
            <w:r>
              <w:rPr>
                <w:noProof/>
                <w:webHidden/>
              </w:rPr>
              <w:fldChar w:fldCharType="begin"/>
            </w:r>
            <w:r>
              <w:rPr>
                <w:noProof/>
                <w:webHidden/>
              </w:rPr>
              <w:instrText xml:space="preserve"> PAGEREF _Toc8602853 \h </w:instrText>
            </w:r>
            <w:r>
              <w:rPr>
                <w:noProof/>
                <w:webHidden/>
              </w:rPr>
            </w:r>
          </w:ins>
          <w:r>
            <w:rPr>
              <w:noProof/>
              <w:webHidden/>
            </w:rPr>
            <w:fldChar w:fldCharType="separate"/>
          </w:r>
          <w:ins w:id="177" w:author="Ned Johnson" w:date="2019-05-13T01:19:00Z">
            <w:r>
              <w:rPr>
                <w:noProof/>
                <w:webHidden/>
              </w:rPr>
              <w:t>14</w:t>
            </w:r>
            <w:r>
              <w:rPr>
                <w:noProof/>
                <w:webHidden/>
              </w:rPr>
              <w:fldChar w:fldCharType="end"/>
            </w:r>
            <w:r w:rsidRPr="008E167D">
              <w:rPr>
                <w:rStyle w:val="Lienhypertexte"/>
                <w:noProof/>
              </w:rPr>
              <w:fldChar w:fldCharType="end"/>
            </w:r>
          </w:ins>
        </w:p>
        <w:p w14:paraId="1E5D20AE" w14:textId="72D778F1" w:rsidR="00CD1835" w:rsidRDefault="00CD1835">
          <w:pPr>
            <w:pStyle w:val="TM3"/>
            <w:tabs>
              <w:tab w:val="right" w:leader="dot" w:pos="9062"/>
            </w:tabs>
            <w:rPr>
              <w:ins w:id="178" w:author="Ned Johnson" w:date="2019-05-13T01:19:00Z"/>
              <w:rFonts w:eastAsiaTheme="minorEastAsia"/>
              <w:noProof/>
              <w:lang w:eastAsia="fr-FR"/>
            </w:rPr>
          </w:pPr>
          <w:ins w:id="179"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"_Toc8602854"</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Conclusion:</w:t>
            </w:r>
            <w:r>
              <w:rPr>
                <w:noProof/>
                <w:webHidden/>
              </w:rPr>
              <w:tab/>
            </w:r>
            <w:r>
              <w:rPr>
                <w:noProof/>
                <w:webHidden/>
              </w:rPr>
              <w:fldChar w:fldCharType="begin"/>
            </w:r>
            <w:r>
              <w:rPr>
                <w:noProof/>
                <w:webHidden/>
              </w:rPr>
              <w:instrText xml:space="preserve"> PAGEREF _Toc8602854 \h </w:instrText>
            </w:r>
            <w:r>
              <w:rPr>
                <w:noProof/>
                <w:webHidden/>
              </w:rPr>
            </w:r>
          </w:ins>
          <w:r>
            <w:rPr>
              <w:noProof/>
              <w:webHidden/>
            </w:rPr>
            <w:fldChar w:fldCharType="separate"/>
          </w:r>
          <w:ins w:id="180" w:author="Ned Johnson" w:date="2019-05-13T01:19:00Z">
            <w:r>
              <w:rPr>
                <w:noProof/>
                <w:webHidden/>
              </w:rPr>
              <w:t>14</w:t>
            </w:r>
            <w:r>
              <w:rPr>
                <w:noProof/>
                <w:webHidden/>
              </w:rPr>
              <w:fldChar w:fldCharType="end"/>
            </w:r>
            <w:r w:rsidRPr="008E167D">
              <w:rPr>
                <w:rStyle w:val="Lienhypertexte"/>
                <w:noProof/>
              </w:rPr>
              <w:fldChar w:fldCharType="end"/>
            </w:r>
          </w:ins>
        </w:p>
        <w:p w14:paraId="75BB7392" w14:textId="4213AB39" w:rsidR="00CD1835" w:rsidRDefault="00CD1835">
          <w:pPr>
            <w:pStyle w:val="TM2"/>
            <w:tabs>
              <w:tab w:val="right" w:leader="dot" w:pos="9062"/>
            </w:tabs>
            <w:rPr>
              <w:ins w:id="181" w:author="Ned Johnson" w:date="2019-05-13T01:19:00Z"/>
              <w:rFonts w:eastAsiaTheme="minorEastAsia"/>
              <w:noProof/>
              <w:lang w:eastAsia="fr-FR"/>
            </w:rPr>
          </w:pPr>
          <w:ins w:id="182"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"_Toc8602855"</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Taxonomy code mapping / professional providers</w:t>
            </w:r>
            <w:r>
              <w:rPr>
                <w:noProof/>
                <w:webHidden/>
              </w:rPr>
              <w:tab/>
            </w:r>
            <w:r>
              <w:rPr>
                <w:noProof/>
                <w:webHidden/>
              </w:rPr>
              <w:fldChar w:fldCharType="begin"/>
            </w:r>
            <w:r>
              <w:rPr>
                <w:noProof/>
                <w:webHidden/>
              </w:rPr>
              <w:instrText xml:space="preserve"> PAGEREF _Toc8602855 \h </w:instrText>
            </w:r>
            <w:r>
              <w:rPr>
                <w:noProof/>
                <w:webHidden/>
              </w:rPr>
            </w:r>
          </w:ins>
          <w:r>
            <w:rPr>
              <w:noProof/>
              <w:webHidden/>
            </w:rPr>
            <w:fldChar w:fldCharType="separate"/>
          </w:r>
          <w:ins w:id="183" w:author="Ned Johnson" w:date="2019-05-13T01:19:00Z">
            <w:r>
              <w:rPr>
                <w:noProof/>
                <w:webHidden/>
              </w:rPr>
              <w:t>14</w:t>
            </w:r>
            <w:r>
              <w:rPr>
                <w:noProof/>
                <w:webHidden/>
              </w:rPr>
              <w:fldChar w:fldCharType="end"/>
            </w:r>
            <w:r w:rsidRPr="008E167D">
              <w:rPr>
                <w:rStyle w:val="Lienhypertexte"/>
                <w:noProof/>
              </w:rPr>
              <w:fldChar w:fldCharType="end"/>
            </w:r>
          </w:ins>
        </w:p>
        <w:p w14:paraId="334DA95E" w14:textId="60AFCAEC" w:rsidR="00CD1835" w:rsidRDefault="00CD1835">
          <w:pPr>
            <w:pStyle w:val="TM2"/>
            <w:tabs>
              <w:tab w:val="right" w:leader="dot" w:pos="9062"/>
            </w:tabs>
            <w:rPr>
              <w:ins w:id="184" w:author="Ned Johnson" w:date="2019-05-13T01:19:00Z"/>
              <w:rFonts w:eastAsiaTheme="minorEastAsia"/>
              <w:noProof/>
              <w:lang w:eastAsia="fr-FR"/>
            </w:rPr>
          </w:pPr>
          <w:ins w:id="185"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"_Toc8602856"</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ICB Version 2: IPMA Competence Baseline</w:t>
            </w:r>
            <w:r>
              <w:rPr>
                <w:noProof/>
                <w:webHidden/>
              </w:rPr>
              <w:tab/>
            </w:r>
            <w:r>
              <w:rPr>
                <w:noProof/>
                <w:webHidden/>
              </w:rPr>
              <w:fldChar w:fldCharType="begin"/>
            </w:r>
            <w:r>
              <w:rPr>
                <w:noProof/>
                <w:webHidden/>
              </w:rPr>
              <w:instrText xml:space="preserve"> PAGEREF _Toc8602856 \h </w:instrText>
            </w:r>
            <w:r>
              <w:rPr>
                <w:noProof/>
                <w:webHidden/>
              </w:rPr>
            </w:r>
          </w:ins>
          <w:r>
            <w:rPr>
              <w:noProof/>
              <w:webHidden/>
            </w:rPr>
            <w:fldChar w:fldCharType="separate"/>
          </w:r>
          <w:ins w:id="186" w:author="Ned Johnson" w:date="2019-05-13T01:19:00Z">
            <w:r>
              <w:rPr>
                <w:noProof/>
                <w:webHidden/>
              </w:rPr>
              <w:t>15</w:t>
            </w:r>
            <w:r>
              <w:rPr>
                <w:noProof/>
                <w:webHidden/>
              </w:rPr>
              <w:fldChar w:fldCharType="end"/>
            </w:r>
            <w:r w:rsidRPr="008E167D">
              <w:rPr>
                <w:rStyle w:val="Lienhypertexte"/>
                <w:noProof/>
              </w:rPr>
              <w:fldChar w:fldCharType="end"/>
            </w:r>
          </w:ins>
        </w:p>
        <w:p w14:paraId="45674268" w14:textId="1BE7B9C7" w:rsidR="00CD1835" w:rsidRDefault="00CD1835">
          <w:pPr>
            <w:pStyle w:val="TM3"/>
            <w:tabs>
              <w:tab w:val="right" w:leader="dot" w:pos="9062"/>
            </w:tabs>
            <w:rPr>
              <w:ins w:id="187" w:author="Ned Johnson" w:date="2019-05-13T01:19:00Z"/>
              <w:rFonts w:eastAsiaTheme="minorEastAsia"/>
              <w:noProof/>
              <w:lang w:eastAsia="fr-FR"/>
            </w:rPr>
          </w:pPr>
          <w:ins w:id="188"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"_Toc8602857"</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Advantages</w:t>
            </w:r>
            <w:r>
              <w:rPr>
                <w:noProof/>
                <w:webHidden/>
              </w:rPr>
              <w:tab/>
            </w:r>
            <w:r>
              <w:rPr>
                <w:noProof/>
                <w:webHidden/>
              </w:rPr>
              <w:fldChar w:fldCharType="begin"/>
            </w:r>
            <w:r>
              <w:rPr>
                <w:noProof/>
                <w:webHidden/>
              </w:rPr>
              <w:instrText xml:space="preserve"> PAGEREF _Toc8602857 \h </w:instrText>
            </w:r>
            <w:r>
              <w:rPr>
                <w:noProof/>
                <w:webHidden/>
              </w:rPr>
            </w:r>
          </w:ins>
          <w:r>
            <w:rPr>
              <w:noProof/>
              <w:webHidden/>
            </w:rPr>
            <w:fldChar w:fldCharType="separate"/>
          </w:r>
          <w:ins w:id="189" w:author="Ned Johnson" w:date="2019-05-13T01:19:00Z">
            <w:r>
              <w:rPr>
                <w:noProof/>
                <w:webHidden/>
              </w:rPr>
              <w:t>15</w:t>
            </w:r>
            <w:r>
              <w:rPr>
                <w:noProof/>
                <w:webHidden/>
              </w:rPr>
              <w:fldChar w:fldCharType="end"/>
            </w:r>
            <w:r w:rsidRPr="008E167D">
              <w:rPr>
                <w:rStyle w:val="Lienhypertexte"/>
                <w:noProof/>
              </w:rPr>
              <w:fldChar w:fldCharType="end"/>
            </w:r>
          </w:ins>
        </w:p>
        <w:p w14:paraId="256B5FA8" w14:textId="44A01C7C" w:rsidR="00CD1835" w:rsidRDefault="00CD1835">
          <w:pPr>
            <w:pStyle w:val="TM3"/>
            <w:tabs>
              <w:tab w:val="right" w:leader="dot" w:pos="9062"/>
            </w:tabs>
            <w:rPr>
              <w:ins w:id="190" w:author="Ned Johnson" w:date="2019-05-13T01:19:00Z"/>
              <w:rFonts w:eastAsiaTheme="minorEastAsia"/>
              <w:noProof/>
              <w:lang w:eastAsia="fr-FR"/>
            </w:rPr>
          </w:pPr>
          <w:ins w:id="191"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"_Toc8602858"</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Drawbacks</w:t>
            </w:r>
            <w:r>
              <w:rPr>
                <w:noProof/>
                <w:webHidden/>
              </w:rPr>
              <w:tab/>
            </w:r>
            <w:r>
              <w:rPr>
                <w:noProof/>
                <w:webHidden/>
              </w:rPr>
              <w:fldChar w:fldCharType="begin"/>
            </w:r>
            <w:r>
              <w:rPr>
                <w:noProof/>
                <w:webHidden/>
              </w:rPr>
              <w:instrText xml:space="preserve"> PAGEREF _Toc8602858 \h </w:instrText>
            </w:r>
            <w:r>
              <w:rPr>
                <w:noProof/>
                <w:webHidden/>
              </w:rPr>
            </w:r>
          </w:ins>
          <w:r>
            <w:rPr>
              <w:noProof/>
              <w:webHidden/>
            </w:rPr>
            <w:fldChar w:fldCharType="separate"/>
          </w:r>
          <w:ins w:id="192" w:author="Ned Johnson" w:date="2019-05-13T01:19:00Z">
            <w:r>
              <w:rPr>
                <w:noProof/>
                <w:webHidden/>
              </w:rPr>
              <w:t>15</w:t>
            </w:r>
            <w:r>
              <w:rPr>
                <w:noProof/>
                <w:webHidden/>
              </w:rPr>
              <w:fldChar w:fldCharType="end"/>
            </w:r>
            <w:r w:rsidRPr="008E167D">
              <w:rPr>
                <w:rStyle w:val="Lienhypertexte"/>
                <w:noProof/>
              </w:rPr>
              <w:fldChar w:fldCharType="end"/>
            </w:r>
          </w:ins>
        </w:p>
        <w:p w14:paraId="23417BA3" w14:textId="3AEACABD" w:rsidR="00CD1835" w:rsidRDefault="00CD1835">
          <w:pPr>
            <w:pStyle w:val="TM3"/>
            <w:tabs>
              <w:tab w:val="right" w:leader="dot" w:pos="9062"/>
            </w:tabs>
            <w:rPr>
              <w:ins w:id="193" w:author="Ned Johnson" w:date="2019-05-13T01:19:00Z"/>
              <w:rFonts w:eastAsiaTheme="minorEastAsia"/>
              <w:noProof/>
              <w:lang w:eastAsia="fr-FR"/>
            </w:rPr>
          </w:pPr>
          <w:ins w:id="194"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"_Toc8602859"</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Conclusion:</w:t>
            </w:r>
            <w:r>
              <w:rPr>
                <w:noProof/>
                <w:webHidden/>
              </w:rPr>
              <w:tab/>
            </w:r>
            <w:r>
              <w:rPr>
                <w:noProof/>
                <w:webHidden/>
              </w:rPr>
              <w:fldChar w:fldCharType="begin"/>
            </w:r>
            <w:r>
              <w:rPr>
                <w:noProof/>
                <w:webHidden/>
              </w:rPr>
              <w:instrText xml:space="preserve"> PAGEREF _Toc8602859 \h </w:instrText>
            </w:r>
            <w:r>
              <w:rPr>
                <w:noProof/>
                <w:webHidden/>
              </w:rPr>
            </w:r>
          </w:ins>
          <w:r>
            <w:rPr>
              <w:noProof/>
              <w:webHidden/>
            </w:rPr>
            <w:fldChar w:fldCharType="separate"/>
          </w:r>
          <w:ins w:id="195" w:author="Ned Johnson" w:date="2019-05-13T01:19:00Z">
            <w:r>
              <w:rPr>
                <w:noProof/>
                <w:webHidden/>
              </w:rPr>
              <w:t>15</w:t>
            </w:r>
            <w:r>
              <w:rPr>
                <w:noProof/>
                <w:webHidden/>
              </w:rPr>
              <w:fldChar w:fldCharType="end"/>
            </w:r>
            <w:r w:rsidRPr="008E167D">
              <w:rPr>
                <w:rStyle w:val="Lienhypertexte"/>
                <w:noProof/>
              </w:rPr>
              <w:fldChar w:fldCharType="end"/>
            </w:r>
          </w:ins>
        </w:p>
        <w:p w14:paraId="2230DA42" w14:textId="47951FFA" w:rsidR="00CD1835" w:rsidRDefault="00CD1835">
          <w:pPr>
            <w:pStyle w:val="TM2"/>
            <w:tabs>
              <w:tab w:val="right" w:leader="dot" w:pos="9062"/>
            </w:tabs>
            <w:rPr>
              <w:ins w:id="196" w:author="Ned Johnson" w:date="2019-05-13T01:19:00Z"/>
              <w:rFonts w:eastAsiaTheme="minorEastAsia"/>
              <w:noProof/>
              <w:lang w:eastAsia="fr-FR"/>
            </w:rPr>
          </w:pPr>
          <w:ins w:id="197"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"_Toc8602860"</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GEA-NZ: Government Enterprise Architecture New-Zealand</w:t>
            </w:r>
            <w:r>
              <w:rPr>
                <w:noProof/>
                <w:webHidden/>
              </w:rPr>
              <w:tab/>
            </w:r>
            <w:r>
              <w:rPr>
                <w:noProof/>
                <w:webHidden/>
              </w:rPr>
              <w:fldChar w:fldCharType="begin"/>
            </w:r>
            <w:r>
              <w:rPr>
                <w:noProof/>
                <w:webHidden/>
              </w:rPr>
              <w:instrText xml:space="preserve"> PAGEREF _Toc8602860 \h </w:instrText>
            </w:r>
            <w:r>
              <w:rPr>
                <w:noProof/>
                <w:webHidden/>
              </w:rPr>
            </w:r>
          </w:ins>
          <w:r>
            <w:rPr>
              <w:noProof/>
              <w:webHidden/>
            </w:rPr>
            <w:fldChar w:fldCharType="separate"/>
          </w:r>
          <w:ins w:id="198" w:author="Ned Johnson" w:date="2019-05-13T01:19:00Z">
            <w:r>
              <w:rPr>
                <w:noProof/>
                <w:webHidden/>
              </w:rPr>
              <w:t>16</w:t>
            </w:r>
            <w:r>
              <w:rPr>
                <w:noProof/>
                <w:webHidden/>
              </w:rPr>
              <w:fldChar w:fldCharType="end"/>
            </w:r>
            <w:r w:rsidRPr="008E167D">
              <w:rPr>
                <w:rStyle w:val="Lienhypertexte"/>
                <w:noProof/>
              </w:rPr>
              <w:fldChar w:fldCharType="end"/>
            </w:r>
          </w:ins>
        </w:p>
        <w:p w14:paraId="4731D8BD" w14:textId="2F0B7C75" w:rsidR="00CD1835" w:rsidRDefault="00CD1835">
          <w:pPr>
            <w:pStyle w:val="TM3"/>
            <w:tabs>
              <w:tab w:val="right" w:leader="dot" w:pos="9062"/>
            </w:tabs>
            <w:rPr>
              <w:ins w:id="199" w:author="Ned Johnson" w:date="2019-05-13T01:19:00Z"/>
              <w:rFonts w:eastAsiaTheme="minorEastAsia"/>
              <w:noProof/>
              <w:lang w:eastAsia="fr-FR"/>
            </w:rPr>
          </w:pPr>
          <w:ins w:id="200"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"_Toc8602861"</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Description of the main branch</w:t>
            </w:r>
            <w:r>
              <w:rPr>
                <w:noProof/>
                <w:webHidden/>
              </w:rPr>
              <w:tab/>
            </w:r>
            <w:r>
              <w:rPr>
                <w:noProof/>
                <w:webHidden/>
              </w:rPr>
              <w:fldChar w:fldCharType="begin"/>
            </w:r>
            <w:r>
              <w:rPr>
                <w:noProof/>
                <w:webHidden/>
              </w:rPr>
              <w:instrText xml:space="preserve"> PAGEREF _Toc8602861 \h </w:instrText>
            </w:r>
            <w:r>
              <w:rPr>
                <w:noProof/>
                <w:webHidden/>
              </w:rPr>
            </w:r>
          </w:ins>
          <w:r>
            <w:rPr>
              <w:noProof/>
              <w:webHidden/>
            </w:rPr>
            <w:fldChar w:fldCharType="separate"/>
          </w:r>
          <w:ins w:id="201" w:author="Ned Johnson" w:date="2019-05-13T01:19:00Z">
            <w:r>
              <w:rPr>
                <w:noProof/>
                <w:webHidden/>
              </w:rPr>
              <w:t>16</w:t>
            </w:r>
            <w:r>
              <w:rPr>
                <w:noProof/>
                <w:webHidden/>
              </w:rPr>
              <w:fldChar w:fldCharType="end"/>
            </w:r>
            <w:r w:rsidRPr="008E167D">
              <w:rPr>
                <w:rStyle w:val="Lienhypertexte"/>
                <w:noProof/>
              </w:rPr>
              <w:fldChar w:fldCharType="end"/>
            </w:r>
          </w:ins>
        </w:p>
        <w:p w14:paraId="5E549E6E" w14:textId="34789E71" w:rsidR="00CD1835" w:rsidRDefault="00CD1835">
          <w:pPr>
            <w:pStyle w:val="TM3"/>
            <w:tabs>
              <w:tab w:val="right" w:leader="dot" w:pos="9062"/>
            </w:tabs>
            <w:rPr>
              <w:ins w:id="202" w:author="Ned Johnson" w:date="2019-05-13T01:19:00Z"/>
              <w:rFonts w:eastAsiaTheme="minorEastAsia"/>
              <w:noProof/>
              <w:lang w:eastAsia="fr-FR"/>
            </w:rPr>
          </w:pPr>
          <w:ins w:id="203"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"_Toc8602862"</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Advantages</w:t>
            </w:r>
            <w:r>
              <w:rPr>
                <w:noProof/>
                <w:webHidden/>
              </w:rPr>
              <w:tab/>
            </w:r>
            <w:r>
              <w:rPr>
                <w:noProof/>
                <w:webHidden/>
              </w:rPr>
              <w:fldChar w:fldCharType="begin"/>
            </w:r>
            <w:r>
              <w:rPr>
                <w:noProof/>
                <w:webHidden/>
              </w:rPr>
              <w:instrText xml:space="preserve"> PAGEREF _Toc8602862 \h </w:instrText>
            </w:r>
            <w:r>
              <w:rPr>
                <w:noProof/>
                <w:webHidden/>
              </w:rPr>
            </w:r>
          </w:ins>
          <w:r>
            <w:rPr>
              <w:noProof/>
              <w:webHidden/>
            </w:rPr>
            <w:fldChar w:fldCharType="separate"/>
          </w:r>
          <w:ins w:id="204" w:author="Ned Johnson" w:date="2019-05-13T01:19:00Z">
            <w:r>
              <w:rPr>
                <w:noProof/>
                <w:webHidden/>
              </w:rPr>
              <w:t>16</w:t>
            </w:r>
            <w:r>
              <w:rPr>
                <w:noProof/>
                <w:webHidden/>
              </w:rPr>
              <w:fldChar w:fldCharType="end"/>
            </w:r>
            <w:r w:rsidRPr="008E167D">
              <w:rPr>
                <w:rStyle w:val="Lienhypertexte"/>
                <w:noProof/>
              </w:rPr>
              <w:fldChar w:fldCharType="end"/>
            </w:r>
          </w:ins>
        </w:p>
        <w:p w14:paraId="6F4EBEA5" w14:textId="372A8EF3" w:rsidR="00CD1835" w:rsidRDefault="00CD1835">
          <w:pPr>
            <w:pStyle w:val="TM3"/>
            <w:tabs>
              <w:tab w:val="right" w:leader="dot" w:pos="9062"/>
            </w:tabs>
            <w:rPr>
              <w:ins w:id="205" w:author="Ned Johnson" w:date="2019-05-13T01:19:00Z"/>
              <w:rFonts w:eastAsiaTheme="minorEastAsia"/>
              <w:noProof/>
              <w:lang w:eastAsia="fr-FR"/>
            </w:rPr>
          </w:pPr>
          <w:ins w:id="206"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"_Toc8602863"</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Main Drawbacks</w:t>
            </w:r>
            <w:r>
              <w:rPr>
                <w:noProof/>
                <w:webHidden/>
              </w:rPr>
              <w:tab/>
            </w:r>
            <w:r>
              <w:rPr>
                <w:noProof/>
                <w:webHidden/>
              </w:rPr>
              <w:fldChar w:fldCharType="begin"/>
            </w:r>
            <w:r>
              <w:rPr>
                <w:noProof/>
                <w:webHidden/>
              </w:rPr>
              <w:instrText xml:space="preserve"> PAGEREF _Toc8602863 \h </w:instrText>
            </w:r>
            <w:r>
              <w:rPr>
                <w:noProof/>
                <w:webHidden/>
              </w:rPr>
            </w:r>
          </w:ins>
          <w:r>
            <w:rPr>
              <w:noProof/>
              <w:webHidden/>
            </w:rPr>
            <w:fldChar w:fldCharType="separate"/>
          </w:r>
          <w:ins w:id="207" w:author="Ned Johnson" w:date="2019-05-13T01:19:00Z">
            <w:r>
              <w:rPr>
                <w:noProof/>
                <w:webHidden/>
              </w:rPr>
              <w:t>16</w:t>
            </w:r>
            <w:r>
              <w:rPr>
                <w:noProof/>
                <w:webHidden/>
              </w:rPr>
              <w:fldChar w:fldCharType="end"/>
            </w:r>
            <w:r w:rsidRPr="008E167D">
              <w:rPr>
                <w:rStyle w:val="Lienhypertexte"/>
                <w:noProof/>
              </w:rPr>
              <w:fldChar w:fldCharType="end"/>
            </w:r>
          </w:ins>
        </w:p>
        <w:p w14:paraId="3AF4B43B" w14:textId="33AD9993" w:rsidR="00CD1835" w:rsidRDefault="00CD1835">
          <w:pPr>
            <w:pStyle w:val="TM3"/>
            <w:tabs>
              <w:tab w:val="right" w:leader="dot" w:pos="9062"/>
            </w:tabs>
            <w:rPr>
              <w:ins w:id="208" w:author="Ned Johnson" w:date="2019-05-13T01:19:00Z"/>
              <w:rFonts w:eastAsiaTheme="minorEastAsia"/>
              <w:noProof/>
              <w:lang w:eastAsia="fr-FR"/>
            </w:rPr>
          </w:pPr>
          <w:ins w:id="209"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"_Toc8602864"</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Conclusion:</w:t>
            </w:r>
            <w:r>
              <w:rPr>
                <w:noProof/>
                <w:webHidden/>
              </w:rPr>
              <w:tab/>
            </w:r>
            <w:r>
              <w:rPr>
                <w:noProof/>
                <w:webHidden/>
              </w:rPr>
              <w:fldChar w:fldCharType="begin"/>
            </w:r>
            <w:r>
              <w:rPr>
                <w:noProof/>
                <w:webHidden/>
              </w:rPr>
              <w:instrText xml:space="preserve"> PAGEREF _Toc8602864 \h </w:instrText>
            </w:r>
            <w:r>
              <w:rPr>
                <w:noProof/>
                <w:webHidden/>
              </w:rPr>
            </w:r>
          </w:ins>
          <w:r>
            <w:rPr>
              <w:noProof/>
              <w:webHidden/>
            </w:rPr>
            <w:fldChar w:fldCharType="separate"/>
          </w:r>
          <w:ins w:id="210" w:author="Ned Johnson" w:date="2019-05-13T01:19:00Z">
            <w:r>
              <w:rPr>
                <w:noProof/>
                <w:webHidden/>
              </w:rPr>
              <w:t>16</w:t>
            </w:r>
            <w:r>
              <w:rPr>
                <w:noProof/>
                <w:webHidden/>
              </w:rPr>
              <w:fldChar w:fldCharType="end"/>
            </w:r>
            <w:r w:rsidRPr="008E167D">
              <w:rPr>
                <w:rStyle w:val="Lienhypertexte"/>
                <w:noProof/>
              </w:rPr>
              <w:fldChar w:fldCharType="end"/>
            </w:r>
          </w:ins>
        </w:p>
        <w:p w14:paraId="58B311AD" w14:textId="343F2A89" w:rsidR="00CD1835" w:rsidRDefault="00CD1835">
          <w:pPr>
            <w:pStyle w:val="TM1"/>
            <w:tabs>
              <w:tab w:val="right" w:leader="dot" w:pos="9062"/>
            </w:tabs>
            <w:rPr>
              <w:ins w:id="211" w:author="Ned Johnson" w:date="2019-05-13T01:19:00Z"/>
              <w:rFonts w:eastAsiaTheme="minorEastAsia"/>
              <w:noProof/>
              <w:lang w:eastAsia="fr-FR"/>
            </w:rPr>
          </w:pPr>
          <w:ins w:id="212"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"_Toc8602865"</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Modification of GEA-NZ</w:t>
            </w:r>
            <w:r>
              <w:rPr>
                <w:noProof/>
                <w:webHidden/>
              </w:rPr>
              <w:tab/>
            </w:r>
            <w:r>
              <w:rPr>
                <w:noProof/>
                <w:webHidden/>
              </w:rPr>
              <w:fldChar w:fldCharType="begin"/>
            </w:r>
            <w:r>
              <w:rPr>
                <w:noProof/>
                <w:webHidden/>
              </w:rPr>
              <w:instrText xml:space="preserve"> PAGEREF _Toc8602865 \h </w:instrText>
            </w:r>
            <w:r>
              <w:rPr>
                <w:noProof/>
                <w:webHidden/>
              </w:rPr>
            </w:r>
          </w:ins>
          <w:r>
            <w:rPr>
              <w:noProof/>
              <w:webHidden/>
            </w:rPr>
            <w:fldChar w:fldCharType="separate"/>
          </w:r>
          <w:ins w:id="213" w:author="Ned Johnson" w:date="2019-05-13T01:19:00Z">
            <w:r>
              <w:rPr>
                <w:noProof/>
                <w:webHidden/>
              </w:rPr>
              <w:t>17</w:t>
            </w:r>
            <w:r>
              <w:rPr>
                <w:noProof/>
                <w:webHidden/>
              </w:rPr>
              <w:fldChar w:fldCharType="end"/>
            </w:r>
            <w:r w:rsidRPr="008E167D">
              <w:rPr>
                <w:rStyle w:val="Lienhypertexte"/>
                <w:noProof/>
              </w:rPr>
              <w:fldChar w:fldCharType="end"/>
            </w:r>
          </w:ins>
        </w:p>
        <w:p w14:paraId="68B9F64F" w14:textId="61C9FDC2" w:rsidR="00CD1835" w:rsidRDefault="00CD1835">
          <w:pPr>
            <w:pStyle w:val="TM2"/>
            <w:tabs>
              <w:tab w:val="right" w:leader="dot" w:pos="9062"/>
            </w:tabs>
            <w:rPr>
              <w:ins w:id="214" w:author="Ned Johnson" w:date="2019-05-13T01:19:00Z"/>
              <w:rFonts w:eastAsiaTheme="minorEastAsia"/>
              <w:noProof/>
              <w:lang w:eastAsia="fr-FR"/>
            </w:rPr>
          </w:pPr>
          <w:ins w:id="215"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"_Toc8602866"</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Risk Governance</w:t>
            </w:r>
            <w:r>
              <w:rPr>
                <w:noProof/>
                <w:webHidden/>
              </w:rPr>
              <w:tab/>
            </w:r>
            <w:r>
              <w:rPr>
                <w:noProof/>
                <w:webHidden/>
              </w:rPr>
              <w:fldChar w:fldCharType="begin"/>
            </w:r>
            <w:r>
              <w:rPr>
                <w:noProof/>
                <w:webHidden/>
              </w:rPr>
              <w:instrText xml:space="preserve"> PAGEREF _Toc8602866 \h </w:instrText>
            </w:r>
            <w:r>
              <w:rPr>
                <w:noProof/>
                <w:webHidden/>
              </w:rPr>
            </w:r>
          </w:ins>
          <w:r>
            <w:rPr>
              <w:noProof/>
              <w:webHidden/>
            </w:rPr>
            <w:fldChar w:fldCharType="separate"/>
          </w:r>
          <w:ins w:id="216" w:author="Ned Johnson" w:date="2019-05-13T01:19:00Z">
            <w:r>
              <w:rPr>
                <w:noProof/>
                <w:webHidden/>
              </w:rPr>
              <w:t>17</w:t>
            </w:r>
            <w:r>
              <w:rPr>
                <w:noProof/>
                <w:webHidden/>
              </w:rPr>
              <w:fldChar w:fldCharType="end"/>
            </w:r>
            <w:r w:rsidRPr="008E167D">
              <w:rPr>
                <w:rStyle w:val="Lienhypertexte"/>
                <w:noProof/>
              </w:rPr>
              <w:fldChar w:fldCharType="end"/>
            </w:r>
          </w:ins>
        </w:p>
        <w:p w14:paraId="412B1415" w14:textId="0C567685" w:rsidR="00CD1835" w:rsidRDefault="00CD1835">
          <w:pPr>
            <w:pStyle w:val="TM2"/>
            <w:tabs>
              <w:tab w:val="right" w:leader="dot" w:pos="9062"/>
            </w:tabs>
            <w:rPr>
              <w:ins w:id="217" w:author="Ned Johnson" w:date="2019-05-13T01:19:00Z"/>
              <w:rFonts w:eastAsiaTheme="minorEastAsia"/>
              <w:noProof/>
              <w:lang w:eastAsia="fr-FR"/>
            </w:rPr>
          </w:pPr>
          <w:ins w:id="218"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"_Toc8602867"</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Bugyo</w:t>
            </w:r>
            <w:r>
              <w:rPr>
                <w:noProof/>
                <w:webHidden/>
              </w:rPr>
              <w:tab/>
            </w:r>
            <w:r>
              <w:rPr>
                <w:noProof/>
                <w:webHidden/>
              </w:rPr>
              <w:fldChar w:fldCharType="begin"/>
            </w:r>
            <w:r>
              <w:rPr>
                <w:noProof/>
                <w:webHidden/>
              </w:rPr>
              <w:instrText xml:space="preserve"> PAGEREF _Toc8602867 \h </w:instrText>
            </w:r>
            <w:r>
              <w:rPr>
                <w:noProof/>
                <w:webHidden/>
              </w:rPr>
            </w:r>
          </w:ins>
          <w:r>
            <w:rPr>
              <w:noProof/>
              <w:webHidden/>
            </w:rPr>
            <w:fldChar w:fldCharType="separate"/>
          </w:r>
          <w:ins w:id="219" w:author="Ned Johnson" w:date="2019-05-13T01:19:00Z">
            <w:r>
              <w:rPr>
                <w:noProof/>
                <w:webHidden/>
              </w:rPr>
              <w:t>17</w:t>
            </w:r>
            <w:r>
              <w:rPr>
                <w:noProof/>
                <w:webHidden/>
              </w:rPr>
              <w:fldChar w:fldCharType="end"/>
            </w:r>
            <w:r w:rsidRPr="008E167D">
              <w:rPr>
                <w:rStyle w:val="Lienhypertexte"/>
                <w:noProof/>
              </w:rPr>
              <w:fldChar w:fldCharType="end"/>
            </w:r>
          </w:ins>
        </w:p>
        <w:p w14:paraId="2CAE4C3C" w14:textId="26FDFC06" w:rsidR="00CD1835" w:rsidRDefault="00CD1835">
          <w:pPr>
            <w:pStyle w:val="TM1"/>
            <w:tabs>
              <w:tab w:val="right" w:leader="dot" w:pos="9062"/>
            </w:tabs>
            <w:rPr>
              <w:ins w:id="220" w:author="Ned Johnson" w:date="2019-05-13T01:19:00Z"/>
              <w:rFonts w:eastAsiaTheme="minorEastAsia"/>
              <w:noProof/>
              <w:lang w:eastAsia="fr-FR"/>
            </w:rPr>
          </w:pPr>
          <w:ins w:id="221"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"_Toc8602868"</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The multi-level-model (MLM)</w:t>
            </w:r>
            <w:r>
              <w:rPr>
                <w:noProof/>
                <w:webHidden/>
              </w:rPr>
              <w:tab/>
            </w:r>
            <w:r>
              <w:rPr>
                <w:noProof/>
                <w:webHidden/>
              </w:rPr>
              <w:fldChar w:fldCharType="begin"/>
            </w:r>
            <w:r>
              <w:rPr>
                <w:noProof/>
                <w:webHidden/>
              </w:rPr>
              <w:instrText xml:space="preserve"> PAGEREF _Toc8602868 \h </w:instrText>
            </w:r>
            <w:r>
              <w:rPr>
                <w:noProof/>
                <w:webHidden/>
              </w:rPr>
            </w:r>
          </w:ins>
          <w:r>
            <w:rPr>
              <w:noProof/>
              <w:webHidden/>
            </w:rPr>
            <w:fldChar w:fldCharType="separate"/>
          </w:r>
          <w:ins w:id="222" w:author="Ned Johnson" w:date="2019-05-13T01:19:00Z">
            <w:r>
              <w:rPr>
                <w:noProof/>
                <w:webHidden/>
              </w:rPr>
              <w:t>18</w:t>
            </w:r>
            <w:r>
              <w:rPr>
                <w:noProof/>
                <w:webHidden/>
              </w:rPr>
              <w:fldChar w:fldCharType="end"/>
            </w:r>
            <w:r w:rsidRPr="008E167D">
              <w:rPr>
                <w:rStyle w:val="Lienhypertexte"/>
                <w:noProof/>
              </w:rPr>
              <w:fldChar w:fldCharType="end"/>
            </w:r>
          </w:ins>
        </w:p>
        <w:p w14:paraId="35AF7523" w14:textId="78524C8D" w:rsidR="00CD1835" w:rsidRDefault="00CD1835">
          <w:pPr>
            <w:pStyle w:val="TM1"/>
            <w:tabs>
              <w:tab w:val="right" w:leader="dot" w:pos="9062"/>
            </w:tabs>
            <w:rPr>
              <w:ins w:id="223" w:author="Ned Johnson" w:date="2019-05-13T01:19:00Z"/>
              <w:rFonts w:eastAsiaTheme="minorEastAsia"/>
              <w:noProof/>
              <w:lang w:eastAsia="fr-FR"/>
            </w:rPr>
          </w:pPr>
          <w:ins w:id="224"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"_Toc8602869"</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Hierarchical Ascending Classification (HAC)</w:t>
            </w:r>
            <w:r>
              <w:rPr>
                <w:noProof/>
                <w:webHidden/>
              </w:rPr>
              <w:tab/>
            </w:r>
            <w:r>
              <w:rPr>
                <w:noProof/>
                <w:webHidden/>
              </w:rPr>
              <w:fldChar w:fldCharType="begin"/>
            </w:r>
            <w:r>
              <w:rPr>
                <w:noProof/>
                <w:webHidden/>
              </w:rPr>
              <w:instrText xml:space="preserve"> PAGEREF _Toc8602869 \h </w:instrText>
            </w:r>
            <w:r>
              <w:rPr>
                <w:noProof/>
                <w:webHidden/>
              </w:rPr>
            </w:r>
          </w:ins>
          <w:r>
            <w:rPr>
              <w:noProof/>
              <w:webHidden/>
            </w:rPr>
            <w:fldChar w:fldCharType="separate"/>
          </w:r>
          <w:ins w:id="225" w:author="Ned Johnson" w:date="2019-05-13T01:19:00Z">
            <w:r>
              <w:rPr>
                <w:noProof/>
                <w:webHidden/>
              </w:rPr>
              <w:t>19</w:t>
            </w:r>
            <w:r>
              <w:rPr>
                <w:noProof/>
                <w:webHidden/>
              </w:rPr>
              <w:fldChar w:fldCharType="end"/>
            </w:r>
            <w:r w:rsidRPr="008E167D">
              <w:rPr>
                <w:rStyle w:val="Lienhypertexte"/>
                <w:noProof/>
              </w:rPr>
              <w:fldChar w:fldCharType="end"/>
            </w:r>
          </w:ins>
        </w:p>
        <w:p w14:paraId="272D834D" w14:textId="6A4C70F7" w:rsidR="00CD1835" w:rsidRDefault="00CD1835">
          <w:pPr>
            <w:pStyle w:val="TM2"/>
            <w:tabs>
              <w:tab w:val="right" w:leader="dot" w:pos="9062"/>
            </w:tabs>
            <w:rPr>
              <w:ins w:id="226" w:author="Ned Johnson" w:date="2019-05-13T01:19:00Z"/>
              <w:rFonts w:eastAsiaTheme="minorEastAsia"/>
              <w:noProof/>
              <w:lang w:eastAsia="fr-FR"/>
            </w:rPr>
          </w:pPr>
          <w:ins w:id="227"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"_Toc8602870"</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Algorithms K-MEANS</w:t>
            </w:r>
            <w:r>
              <w:rPr>
                <w:noProof/>
                <w:webHidden/>
              </w:rPr>
              <w:tab/>
            </w:r>
            <w:r>
              <w:rPr>
                <w:noProof/>
                <w:webHidden/>
              </w:rPr>
              <w:fldChar w:fldCharType="begin"/>
            </w:r>
            <w:r>
              <w:rPr>
                <w:noProof/>
                <w:webHidden/>
              </w:rPr>
              <w:instrText xml:space="preserve"> PAGEREF _Toc8602870 \h </w:instrText>
            </w:r>
            <w:r>
              <w:rPr>
                <w:noProof/>
                <w:webHidden/>
              </w:rPr>
            </w:r>
          </w:ins>
          <w:r>
            <w:rPr>
              <w:noProof/>
              <w:webHidden/>
            </w:rPr>
            <w:fldChar w:fldCharType="separate"/>
          </w:r>
          <w:ins w:id="228" w:author="Ned Johnson" w:date="2019-05-13T01:19:00Z">
            <w:r>
              <w:rPr>
                <w:noProof/>
                <w:webHidden/>
              </w:rPr>
              <w:t>20</w:t>
            </w:r>
            <w:r>
              <w:rPr>
                <w:noProof/>
                <w:webHidden/>
              </w:rPr>
              <w:fldChar w:fldCharType="end"/>
            </w:r>
            <w:r w:rsidRPr="008E167D">
              <w:rPr>
                <w:rStyle w:val="Lienhypertexte"/>
                <w:noProof/>
              </w:rPr>
              <w:fldChar w:fldCharType="end"/>
            </w:r>
          </w:ins>
        </w:p>
        <w:p w14:paraId="1812F4AC" w14:textId="09B0E2F1" w:rsidR="00CD1835" w:rsidRDefault="00CD1835">
          <w:pPr>
            <w:pStyle w:val="TM3"/>
            <w:tabs>
              <w:tab w:val="right" w:leader="dot" w:pos="9062"/>
            </w:tabs>
            <w:rPr>
              <w:ins w:id="229" w:author="Ned Johnson" w:date="2019-05-13T01:19:00Z"/>
              <w:rFonts w:eastAsiaTheme="minorEastAsia"/>
              <w:noProof/>
              <w:lang w:eastAsia="fr-FR"/>
            </w:rPr>
          </w:pPr>
          <w:ins w:id="230"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"_Toc8602871"</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Algorithms Names</w:t>
            </w:r>
            <w:r>
              <w:rPr>
                <w:noProof/>
                <w:webHidden/>
              </w:rPr>
              <w:tab/>
            </w:r>
            <w:r>
              <w:rPr>
                <w:noProof/>
                <w:webHidden/>
              </w:rPr>
              <w:fldChar w:fldCharType="begin"/>
            </w:r>
            <w:r>
              <w:rPr>
                <w:noProof/>
                <w:webHidden/>
              </w:rPr>
              <w:instrText xml:space="preserve"> PAGEREF _Toc8602871 \h </w:instrText>
            </w:r>
            <w:r>
              <w:rPr>
                <w:noProof/>
                <w:webHidden/>
              </w:rPr>
            </w:r>
          </w:ins>
          <w:r>
            <w:rPr>
              <w:noProof/>
              <w:webHidden/>
            </w:rPr>
            <w:fldChar w:fldCharType="separate"/>
          </w:r>
          <w:ins w:id="231" w:author="Ned Johnson" w:date="2019-05-13T01:19:00Z">
            <w:r>
              <w:rPr>
                <w:noProof/>
                <w:webHidden/>
              </w:rPr>
              <w:t>20</w:t>
            </w:r>
            <w:r>
              <w:rPr>
                <w:noProof/>
                <w:webHidden/>
              </w:rPr>
              <w:fldChar w:fldCharType="end"/>
            </w:r>
            <w:r w:rsidRPr="008E167D">
              <w:rPr>
                <w:rStyle w:val="Lienhypertexte"/>
                <w:noProof/>
              </w:rPr>
              <w:fldChar w:fldCharType="end"/>
            </w:r>
          </w:ins>
        </w:p>
        <w:p w14:paraId="2A4119D7" w14:textId="444535FF" w:rsidR="00CD1835" w:rsidRDefault="00CD1835">
          <w:pPr>
            <w:pStyle w:val="TM3"/>
            <w:tabs>
              <w:tab w:val="right" w:leader="dot" w:pos="9062"/>
            </w:tabs>
            <w:rPr>
              <w:ins w:id="232" w:author="Ned Johnson" w:date="2019-05-13T01:19:00Z"/>
              <w:rFonts w:eastAsiaTheme="minorEastAsia"/>
              <w:noProof/>
              <w:lang w:eastAsia="fr-FR"/>
            </w:rPr>
          </w:pPr>
          <w:ins w:id="233" w:author="Ned Johnson" w:date="2019-05-13T01:19:00Z">
            <w:r w:rsidRPr="008E167D">
              <w:rPr>
                <w:rStyle w:val="Lienhypertexte"/>
                <w:noProof/>
              </w:rPr>
              <w:lastRenderedPageBreak/>
              <w:fldChar w:fldCharType="begin"/>
            </w:r>
            <w:r w:rsidRPr="008E167D">
              <w:rPr>
                <w:rStyle w:val="Lienhypertexte"/>
                <w:noProof/>
              </w:rPr>
              <w:instrText xml:space="preserve"> </w:instrText>
            </w:r>
            <w:r>
              <w:rPr>
                <w:noProof/>
              </w:rPr>
              <w:instrText>HYPERLINK \l "_Toc8602872"</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The algorithm K-MEANS to determine new class and there Isobarycenter</w:t>
            </w:r>
            <w:r>
              <w:rPr>
                <w:noProof/>
                <w:webHidden/>
              </w:rPr>
              <w:tab/>
            </w:r>
            <w:r>
              <w:rPr>
                <w:noProof/>
                <w:webHidden/>
              </w:rPr>
              <w:fldChar w:fldCharType="begin"/>
            </w:r>
            <w:r>
              <w:rPr>
                <w:noProof/>
                <w:webHidden/>
              </w:rPr>
              <w:instrText xml:space="preserve"> PAGEREF _Toc8602872 \h </w:instrText>
            </w:r>
            <w:r>
              <w:rPr>
                <w:noProof/>
                <w:webHidden/>
              </w:rPr>
            </w:r>
          </w:ins>
          <w:r>
            <w:rPr>
              <w:noProof/>
              <w:webHidden/>
            </w:rPr>
            <w:fldChar w:fldCharType="separate"/>
          </w:r>
          <w:ins w:id="234" w:author="Ned Johnson" w:date="2019-05-13T01:19:00Z">
            <w:r>
              <w:rPr>
                <w:noProof/>
                <w:webHidden/>
              </w:rPr>
              <w:t>20</w:t>
            </w:r>
            <w:r>
              <w:rPr>
                <w:noProof/>
                <w:webHidden/>
              </w:rPr>
              <w:fldChar w:fldCharType="end"/>
            </w:r>
            <w:r w:rsidRPr="008E167D">
              <w:rPr>
                <w:rStyle w:val="Lienhypertexte"/>
                <w:noProof/>
              </w:rPr>
              <w:fldChar w:fldCharType="end"/>
            </w:r>
          </w:ins>
        </w:p>
        <w:p w14:paraId="1E891F28" w14:textId="03E20AB3" w:rsidR="00CD1835" w:rsidRDefault="00CD1835">
          <w:pPr>
            <w:pStyle w:val="TM1"/>
            <w:tabs>
              <w:tab w:val="right" w:leader="dot" w:pos="9062"/>
            </w:tabs>
            <w:rPr>
              <w:ins w:id="235" w:author="Ned Johnson" w:date="2019-05-13T01:19:00Z"/>
              <w:rFonts w:eastAsiaTheme="minorEastAsia"/>
              <w:noProof/>
              <w:lang w:eastAsia="fr-FR"/>
            </w:rPr>
          </w:pPr>
          <w:ins w:id="236"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"_Toc8602873"</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Example of an administrative enterprise</w:t>
            </w:r>
            <w:r>
              <w:rPr>
                <w:noProof/>
                <w:webHidden/>
              </w:rPr>
              <w:tab/>
            </w:r>
            <w:r>
              <w:rPr>
                <w:noProof/>
                <w:webHidden/>
              </w:rPr>
              <w:fldChar w:fldCharType="begin"/>
            </w:r>
            <w:r>
              <w:rPr>
                <w:noProof/>
                <w:webHidden/>
              </w:rPr>
              <w:instrText xml:space="preserve"> PAGEREF _Toc8602873 \h </w:instrText>
            </w:r>
            <w:r>
              <w:rPr>
                <w:noProof/>
                <w:webHidden/>
              </w:rPr>
            </w:r>
          </w:ins>
          <w:r>
            <w:rPr>
              <w:noProof/>
              <w:webHidden/>
            </w:rPr>
            <w:fldChar w:fldCharType="separate"/>
          </w:r>
          <w:ins w:id="237" w:author="Ned Johnson" w:date="2019-05-13T01:19:00Z">
            <w:r>
              <w:rPr>
                <w:noProof/>
                <w:webHidden/>
              </w:rPr>
              <w:t>21</w:t>
            </w:r>
            <w:r>
              <w:rPr>
                <w:noProof/>
                <w:webHidden/>
              </w:rPr>
              <w:fldChar w:fldCharType="end"/>
            </w:r>
            <w:r w:rsidRPr="008E167D">
              <w:rPr>
                <w:rStyle w:val="Lienhypertexte"/>
                <w:noProof/>
              </w:rPr>
              <w:fldChar w:fldCharType="end"/>
            </w:r>
          </w:ins>
        </w:p>
        <w:p w14:paraId="0D7CF10A" w14:textId="4DBFC3E5" w:rsidR="00CD1835" w:rsidRDefault="00CD1835">
          <w:pPr>
            <w:pStyle w:val="TM1"/>
            <w:tabs>
              <w:tab w:val="right" w:leader="dot" w:pos="9062"/>
            </w:tabs>
            <w:rPr>
              <w:ins w:id="238" w:author="Ned Johnson" w:date="2019-05-13T01:19:00Z"/>
              <w:rFonts w:eastAsiaTheme="minorEastAsia"/>
              <w:noProof/>
              <w:lang w:eastAsia="fr-FR"/>
            </w:rPr>
          </w:pPr>
          <w:ins w:id="239"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"_Toc8602874"</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Annexe 2 : GEA-NZ : Government Enterprise Architecture New -Zealand</w:t>
            </w:r>
            <w:r>
              <w:rPr>
                <w:noProof/>
                <w:webHidden/>
              </w:rPr>
              <w:tab/>
            </w:r>
            <w:r>
              <w:rPr>
                <w:noProof/>
                <w:webHidden/>
              </w:rPr>
              <w:fldChar w:fldCharType="begin"/>
            </w:r>
            <w:r>
              <w:rPr>
                <w:noProof/>
                <w:webHidden/>
              </w:rPr>
              <w:instrText xml:space="preserve"> PAGEREF _Toc8602874 \h </w:instrText>
            </w:r>
            <w:r>
              <w:rPr>
                <w:noProof/>
                <w:webHidden/>
              </w:rPr>
            </w:r>
          </w:ins>
          <w:r>
            <w:rPr>
              <w:noProof/>
              <w:webHidden/>
            </w:rPr>
            <w:fldChar w:fldCharType="separate"/>
          </w:r>
          <w:ins w:id="240" w:author="Ned Johnson" w:date="2019-05-13T01:19:00Z">
            <w:r>
              <w:rPr>
                <w:noProof/>
                <w:webHidden/>
              </w:rPr>
              <w:t>22</w:t>
            </w:r>
            <w:r>
              <w:rPr>
                <w:noProof/>
                <w:webHidden/>
              </w:rPr>
              <w:fldChar w:fldCharType="end"/>
            </w:r>
            <w:r w:rsidRPr="008E167D">
              <w:rPr>
                <w:rStyle w:val="Lienhypertexte"/>
                <w:noProof/>
              </w:rPr>
              <w:fldChar w:fldCharType="end"/>
            </w:r>
          </w:ins>
        </w:p>
        <w:p w14:paraId="0D37C642" w14:textId="3DB0847B" w:rsidR="00CD1835" w:rsidRDefault="00CD1835">
          <w:pPr>
            <w:pStyle w:val="TM1"/>
            <w:tabs>
              <w:tab w:val="right" w:leader="dot" w:pos="9062"/>
            </w:tabs>
            <w:rPr>
              <w:ins w:id="241" w:author="Ned Johnson" w:date="2019-05-13T01:19:00Z"/>
              <w:rFonts w:eastAsiaTheme="minorEastAsia"/>
              <w:noProof/>
              <w:lang w:eastAsia="fr-FR"/>
            </w:rPr>
          </w:pPr>
          <w:ins w:id="242"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"_Toc8602875"</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Annexe 2 : Generical Taxinomy in JSON</w:t>
            </w:r>
            <w:r>
              <w:rPr>
                <w:noProof/>
                <w:webHidden/>
              </w:rPr>
              <w:tab/>
            </w:r>
            <w:r>
              <w:rPr>
                <w:noProof/>
                <w:webHidden/>
              </w:rPr>
              <w:fldChar w:fldCharType="begin"/>
            </w:r>
            <w:r>
              <w:rPr>
                <w:noProof/>
                <w:webHidden/>
              </w:rPr>
              <w:instrText xml:space="preserve"> PAGEREF _Toc8602875 \h </w:instrText>
            </w:r>
            <w:r>
              <w:rPr>
                <w:noProof/>
                <w:webHidden/>
              </w:rPr>
            </w:r>
          </w:ins>
          <w:r>
            <w:rPr>
              <w:noProof/>
              <w:webHidden/>
            </w:rPr>
            <w:fldChar w:fldCharType="separate"/>
          </w:r>
          <w:ins w:id="243" w:author="Ned Johnson" w:date="2019-05-13T01:19:00Z">
            <w:r>
              <w:rPr>
                <w:noProof/>
                <w:webHidden/>
              </w:rPr>
              <w:t>23</w:t>
            </w:r>
            <w:r>
              <w:rPr>
                <w:noProof/>
                <w:webHidden/>
              </w:rPr>
              <w:fldChar w:fldCharType="end"/>
            </w:r>
            <w:r w:rsidRPr="008E167D">
              <w:rPr>
                <w:rStyle w:val="Lienhypertexte"/>
                <w:noProof/>
              </w:rPr>
              <w:fldChar w:fldCharType="end"/>
            </w:r>
          </w:ins>
        </w:p>
        <w:p w14:paraId="2FBD793E" w14:textId="1DC34C9A" w:rsidR="00CD1835" w:rsidRDefault="00CD1835">
          <w:pPr>
            <w:pStyle w:val="TM1"/>
            <w:tabs>
              <w:tab w:val="right" w:leader="dot" w:pos="9062"/>
            </w:tabs>
            <w:rPr>
              <w:ins w:id="244" w:author="Ned Johnson" w:date="2019-05-13T01:19:00Z"/>
              <w:rFonts w:eastAsiaTheme="minorEastAsia"/>
              <w:noProof/>
              <w:lang w:eastAsia="fr-FR"/>
            </w:rPr>
          </w:pPr>
          <w:ins w:id="245"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"_Toc8602876"</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noProof/>
                <w:lang w:val="en-GB"/>
              </w:rPr>
              <w:t>Annexe 3 : Modification of GEA-NZ</w:t>
            </w:r>
            <w:r>
              <w:rPr>
                <w:noProof/>
                <w:webHidden/>
              </w:rPr>
              <w:tab/>
            </w:r>
            <w:r>
              <w:rPr>
                <w:noProof/>
                <w:webHidden/>
              </w:rPr>
              <w:fldChar w:fldCharType="begin"/>
            </w:r>
            <w:r>
              <w:rPr>
                <w:noProof/>
                <w:webHidden/>
              </w:rPr>
              <w:instrText xml:space="preserve"> PAGEREF _Toc8602876 \h </w:instrText>
            </w:r>
            <w:r>
              <w:rPr>
                <w:noProof/>
                <w:webHidden/>
              </w:rPr>
            </w:r>
          </w:ins>
          <w:r>
            <w:rPr>
              <w:noProof/>
              <w:webHidden/>
            </w:rPr>
            <w:fldChar w:fldCharType="separate"/>
          </w:r>
          <w:ins w:id="246" w:author="Ned Johnson" w:date="2019-05-13T01:19:00Z">
            <w:r>
              <w:rPr>
                <w:noProof/>
                <w:webHidden/>
              </w:rPr>
              <w:t>24</w:t>
            </w:r>
            <w:r>
              <w:rPr>
                <w:noProof/>
                <w:webHidden/>
              </w:rPr>
              <w:fldChar w:fldCharType="end"/>
            </w:r>
            <w:r w:rsidRPr="008E167D">
              <w:rPr>
                <w:rStyle w:val="Lienhypertexte"/>
                <w:noProof/>
              </w:rPr>
              <w:fldChar w:fldCharType="end"/>
            </w:r>
          </w:ins>
        </w:p>
        <w:p w14:paraId="12E0F9E5" w14:textId="3058E624" w:rsidR="00CD1835" w:rsidRDefault="00CD1835">
          <w:pPr>
            <w:pStyle w:val="TM1"/>
            <w:tabs>
              <w:tab w:val="right" w:leader="dot" w:pos="9062"/>
            </w:tabs>
            <w:rPr>
              <w:ins w:id="247" w:author="Ned Johnson" w:date="2019-05-13T01:19:00Z"/>
              <w:rFonts w:eastAsiaTheme="minorEastAsia"/>
              <w:noProof/>
              <w:lang w:eastAsia="fr-FR"/>
            </w:rPr>
          </w:pPr>
          <w:ins w:id="248" w:author="Ned Johnson" w:date="2019-05-13T01:19:00Z">
            <w:r w:rsidRPr="008E167D">
              <w:rPr>
                <w:rStyle w:val="Lienhypertexte"/>
                <w:noProof/>
              </w:rPr>
              <w:fldChar w:fldCharType="begin"/>
            </w:r>
            <w:r w:rsidRPr="008E167D">
              <w:rPr>
                <w:rStyle w:val="Lienhypertexte"/>
                <w:noProof/>
              </w:rPr>
              <w:instrText xml:space="preserve"> </w:instrText>
            </w:r>
            <w:r>
              <w:rPr>
                <w:noProof/>
              </w:rPr>
              <w:instrText>HYPERLINK \l "_Toc8602877"</w:instrText>
            </w:r>
            <w:r w:rsidRPr="008E167D">
              <w:rPr>
                <w:rStyle w:val="Lienhypertexte"/>
                <w:noProof/>
              </w:rPr>
              <w:instrText xml:space="preserve"> </w:instrText>
            </w:r>
            <w:r w:rsidRPr="008E167D">
              <w:rPr>
                <w:rStyle w:val="Lienhypertexte"/>
                <w:noProof/>
              </w:rPr>
            </w:r>
            <w:r w:rsidRPr="008E167D">
              <w:rPr>
                <w:rStyle w:val="Lienhypertexte"/>
                <w:noProof/>
              </w:rPr>
              <w:fldChar w:fldCharType="separate"/>
            </w:r>
            <w:r w:rsidRPr="008E167D">
              <w:rPr>
                <w:rStyle w:val="Lienhypertexte"/>
                <w:rFonts w:ascii="Arial" w:hAnsi="Arial" w:cs="Arial"/>
                <w:bCs/>
                <w:noProof/>
                <w:bdr w:val="none" w:sz="0" w:space="0" w:color="auto" w:frame="1"/>
                <w:lang w:val="en-GB"/>
              </w:rPr>
              <w:t>An Introduction to Multilevel Modeling - basic terms and research examples - John Nezlek (source youtube)</w:t>
            </w:r>
            <w:r>
              <w:rPr>
                <w:noProof/>
                <w:webHidden/>
              </w:rPr>
              <w:tab/>
            </w:r>
            <w:r>
              <w:rPr>
                <w:noProof/>
                <w:webHidden/>
              </w:rPr>
              <w:fldChar w:fldCharType="begin"/>
            </w:r>
            <w:r>
              <w:rPr>
                <w:noProof/>
                <w:webHidden/>
              </w:rPr>
              <w:instrText xml:space="preserve"> PAGEREF _Toc8602877 \h </w:instrText>
            </w:r>
            <w:r>
              <w:rPr>
                <w:noProof/>
                <w:webHidden/>
              </w:rPr>
            </w:r>
          </w:ins>
          <w:r>
            <w:rPr>
              <w:noProof/>
              <w:webHidden/>
            </w:rPr>
            <w:fldChar w:fldCharType="separate"/>
          </w:r>
          <w:ins w:id="249" w:author="Ned Johnson" w:date="2019-05-13T01:19:00Z">
            <w:r>
              <w:rPr>
                <w:noProof/>
                <w:webHidden/>
              </w:rPr>
              <w:t>25</w:t>
            </w:r>
            <w:r>
              <w:rPr>
                <w:noProof/>
                <w:webHidden/>
              </w:rPr>
              <w:fldChar w:fldCharType="end"/>
            </w:r>
            <w:r w:rsidRPr="008E167D">
              <w:rPr>
                <w:rStyle w:val="Lienhypertexte"/>
                <w:noProof/>
              </w:rPr>
              <w:fldChar w:fldCharType="end"/>
            </w:r>
          </w:ins>
        </w:p>
        <w:p w14:paraId="09521624" w14:textId="2E2CDD48" w:rsidR="002235CA" w:rsidRPr="00342D61" w:rsidDel="00CD1835" w:rsidRDefault="002235CA">
          <w:pPr>
            <w:pStyle w:val="TM1"/>
            <w:tabs>
              <w:tab w:val="right" w:leader="dot" w:pos="9062"/>
            </w:tabs>
            <w:rPr>
              <w:del w:id="250" w:author="Ned Johnson" w:date="2019-05-13T01:19:00Z"/>
              <w:noProof/>
              <w:lang w:val="en-GB"/>
            </w:rPr>
          </w:pPr>
          <w:del w:id="251" w:author="Ned Johnson" w:date="2019-05-13T01:19:00Z">
            <w:r w:rsidRPr="00CD1835" w:rsidDel="00CD1835">
              <w:rPr>
                <w:noProof/>
                <w:lang w:val="en-GB"/>
                <w:rPrChange w:id="252" w:author="Ned Johnson" w:date="2019-05-13T01:19:00Z">
                  <w:rPr>
                    <w:rStyle w:val="Lienhypertexte"/>
                    <w:lang w:val="en-GB"/>
                  </w:rPr>
                </w:rPrChange>
              </w:rPr>
              <w:delText>Introduction</w:delText>
            </w:r>
            <w:r w:rsidRPr="00342D61" w:rsidDel="00CD1835">
              <w:rPr>
                <w:noProof/>
                <w:webHidden/>
                <w:lang w:val="en-GB"/>
              </w:rPr>
              <w:tab/>
              <w:delText>3</w:delText>
            </w:r>
          </w:del>
        </w:p>
        <w:p w14:paraId="2D2808FE" w14:textId="4BFB7FD1" w:rsidR="002235CA" w:rsidRPr="00342D61" w:rsidDel="00CD1835" w:rsidRDefault="002235CA">
          <w:pPr>
            <w:pStyle w:val="TM2"/>
            <w:tabs>
              <w:tab w:val="right" w:leader="dot" w:pos="9062"/>
            </w:tabs>
            <w:rPr>
              <w:del w:id="253" w:author="Ned Johnson" w:date="2019-05-13T01:19:00Z"/>
              <w:noProof/>
              <w:lang w:val="en-GB"/>
            </w:rPr>
          </w:pPr>
          <w:del w:id="254" w:author="Ned Johnson" w:date="2019-05-13T01:19:00Z">
            <w:r w:rsidRPr="00CD1835" w:rsidDel="00CD1835">
              <w:rPr>
                <w:noProof/>
                <w:lang w:val="en-GB"/>
                <w:rPrChange w:id="255" w:author="Ned Johnson" w:date="2019-05-13T01:19:00Z">
                  <w:rPr>
                    <w:rStyle w:val="Lienhypertexte"/>
                    <w:lang w:val="en-GB"/>
                  </w:rPr>
                </w:rPrChange>
              </w:rPr>
              <w:delText>Problématique Générale</w:delText>
            </w:r>
            <w:r w:rsidRPr="00342D61" w:rsidDel="00CD1835">
              <w:rPr>
                <w:noProof/>
                <w:webHidden/>
                <w:lang w:val="en-GB"/>
              </w:rPr>
              <w:tab/>
              <w:delText>3</w:delText>
            </w:r>
          </w:del>
        </w:p>
        <w:p w14:paraId="73EDCEAA" w14:textId="05EFACA4" w:rsidR="002235CA" w:rsidRPr="00342D61" w:rsidDel="00CD1835" w:rsidRDefault="002235CA">
          <w:pPr>
            <w:pStyle w:val="TM2"/>
            <w:tabs>
              <w:tab w:val="right" w:leader="dot" w:pos="9062"/>
            </w:tabs>
            <w:rPr>
              <w:del w:id="256" w:author="Ned Johnson" w:date="2019-05-13T01:19:00Z"/>
              <w:noProof/>
              <w:lang w:val="en-GB"/>
            </w:rPr>
          </w:pPr>
          <w:del w:id="257" w:author="Ned Johnson" w:date="2019-05-13T01:19:00Z">
            <w:r w:rsidRPr="00CD1835" w:rsidDel="00CD1835">
              <w:rPr>
                <w:noProof/>
                <w:lang w:val="en-GB"/>
                <w:rPrChange w:id="258" w:author="Ned Johnson" w:date="2019-05-13T01:19:00Z">
                  <w:rPr>
                    <w:rStyle w:val="Lienhypertexte"/>
                    <w:lang w:val="en-GB"/>
                  </w:rPr>
                </w:rPrChange>
              </w:rPr>
              <w:delText>Avantage</w:delText>
            </w:r>
            <w:r w:rsidRPr="00342D61" w:rsidDel="00CD1835">
              <w:rPr>
                <w:noProof/>
                <w:webHidden/>
                <w:lang w:val="en-GB"/>
              </w:rPr>
              <w:tab/>
              <w:delText>3</w:delText>
            </w:r>
          </w:del>
        </w:p>
        <w:p w14:paraId="051E3A29" w14:textId="3A2FC594" w:rsidR="002235CA" w:rsidRPr="00342D61" w:rsidDel="00CD1835" w:rsidRDefault="002235CA">
          <w:pPr>
            <w:pStyle w:val="TM1"/>
            <w:tabs>
              <w:tab w:val="right" w:leader="dot" w:pos="9062"/>
            </w:tabs>
            <w:rPr>
              <w:del w:id="259" w:author="Ned Johnson" w:date="2019-05-13T01:19:00Z"/>
              <w:noProof/>
              <w:lang w:val="en-GB"/>
            </w:rPr>
          </w:pPr>
          <w:del w:id="260" w:author="Ned Johnson" w:date="2019-05-13T01:19:00Z">
            <w:r w:rsidRPr="00CD1835" w:rsidDel="00CD1835">
              <w:rPr>
                <w:noProof/>
                <w:lang w:val="en-GB"/>
                <w:rPrChange w:id="261" w:author="Ned Johnson" w:date="2019-05-13T01:19:00Z">
                  <w:rPr>
                    <w:rStyle w:val="Lienhypertexte"/>
                    <w:lang w:val="en-GB"/>
                  </w:rPr>
                </w:rPrChange>
              </w:rPr>
              <w:delText>Etat de l’art</w:delText>
            </w:r>
            <w:r w:rsidRPr="00342D61" w:rsidDel="00CD1835">
              <w:rPr>
                <w:noProof/>
                <w:webHidden/>
                <w:lang w:val="en-GB"/>
              </w:rPr>
              <w:tab/>
              <w:delText>4</w:delText>
            </w:r>
          </w:del>
        </w:p>
        <w:p w14:paraId="73A9E7AC" w14:textId="4C6A9A5F" w:rsidR="002235CA" w:rsidRPr="00342D61" w:rsidDel="00CD1835" w:rsidRDefault="002235CA">
          <w:pPr>
            <w:pStyle w:val="TM2"/>
            <w:tabs>
              <w:tab w:val="right" w:leader="dot" w:pos="9062"/>
            </w:tabs>
            <w:rPr>
              <w:del w:id="262" w:author="Ned Johnson" w:date="2019-05-13T01:19:00Z"/>
              <w:noProof/>
              <w:lang w:val="en-GB"/>
            </w:rPr>
          </w:pPr>
          <w:del w:id="263" w:author="Ned Johnson" w:date="2019-05-13T01:19:00Z">
            <w:r w:rsidRPr="00CD1835" w:rsidDel="00CD1835">
              <w:rPr>
                <w:noProof/>
                <w:lang w:val="en-GB"/>
                <w:rPrChange w:id="264" w:author="Ned Johnson" w:date="2019-05-13T01:19:00Z">
                  <w:rPr>
                    <w:rStyle w:val="Lienhypertexte"/>
                    <w:lang w:val="en-GB"/>
                  </w:rPr>
                </w:rPrChange>
              </w:rPr>
              <w:delText>MISP : Malware Information Sharing Platform and Threat</w:delText>
            </w:r>
            <w:r w:rsidRPr="00342D61" w:rsidDel="00CD1835">
              <w:rPr>
                <w:noProof/>
                <w:webHidden/>
                <w:lang w:val="en-GB"/>
              </w:rPr>
              <w:tab/>
              <w:delText>4</w:delText>
            </w:r>
          </w:del>
        </w:p>
        <w:p w14:paraId="582994D7" w14:textId="5E401F71" w:rsidR="002235CA" w:rsidRPr="00342D61" w:rsidDel="00CD1835" w:rsidRDefault="002235CA">
          <w:pPr>
            <w:pStyle w:val="TM3"/>
            <w:tabs>
              <w:tab w:val="right" w:leader="dot" w:pos="9062"/>
            </w:tabs>
            <w:rPr>
              <w:del w:id="265" w:author="Ned Johnson" w:date="2019-05-13T01:19:00Z"/>
              <w:noProof/>
              <w:lang w:val="en-GB"/>
            </w:rPr>
          </w:pPr>
          <w:del w:id="266" w:author="Ned Johnson" w:date="2019-05-13T01:19:00Z">
            <w:r w:rsidRPr="00CD1835" w:rsidDel="00CD1835">
              <w:rPr>
                <w:noProof/>
                <w:lang w:val="en-GB"/>
                <w:rPrChange w:id="267" w:author="Ned Johnson" w:date="2019-05-13T01:19:00Z">
                  <w:rPr>
                    <w:rStyle w:val="Lienhypertexte"/>
                    <w:lang w:val="en-GB"/>
                  </w:rPr>
                </w:rPrChange>
              </w:rPr>
              <w:delText>Présentation</w:delText>
            </w:r>
            <w:r w:rsidRPr="00342D61" w:rsidDel="00CD1835">
              <w:rPr>
                <w:noProof/>
                <w:webHidden/>
                <w:lang w:val="en-GB"/>
              </w:rPr>
              <w:tab/>
              <w:delText>4</w:delText>
            </w:r>
          </w:del>
        </w:p>
        <w:p w14:paraId="4E3FD08D" w14:textId="46EEEBDA" w:rsidR="002235CA" w:rsidRPr="00342D61" w:rsidDel="00CD1835" w:rsidRDefault="002235CA">
          <w:pPr>
            <w:pStyle w:val="TM3"/>
            <w:tabs>
              <w:tab w:val="right" w:leader="dot" w:pos="9062"/>
            </w:tabs>
            <w:rPr>
              <w:del w:id="268" w:author="Ned Johnson" w:date="2019-05-13T01:19:00Z"/>
              <w:noProof/>
              <w:lang w:val="en-GB"/>
            </w:rPr>
          </w:pPr>
          <w:del w:id="269" w:author="Ned Johnson" w:date="2019-05-13T01:19:00Z">
            <w:r w:rsidRPr="00CD1835" w:rsidDel="00CD1835">
              <w:rPr>
                <w:noProof/>
                <w:lang w:val="en-GB"/>
                <w:rPrChange w:id="270" w:author="Ned Johnson" w:date="2019-05-13T01:19:00Z">
                  <w:rPr>
                    <w:rStyle w:val="Lienhypertexte"/>
                    <w:lang w:val="en-GB"/>
                  </w:rPr>
                </w:rPrChange>
              </w:rPr>
              <w:delText>Avantages Principaux</w:delText>
            </w:r>
            <w:r w:rsidRPr="00342D61" w:rsidDel="00CD1835">
              <w:rPr>
                <w:noProof/>
                <w:webHidden/>
                <w:lang w:val="en-GB"/>
              </w:rPr>
              <w:tab/>
              <w:delText>4</w:delText>
            </w:r>
          </w:del>
        </w:p>
        <w:p w14:paraId="01307FE7" w14:textId="5A675745" w:rsidR="002235CA" w:rsidRPr="00342D61" w:rsidDel="00CD1835" w:rsidRDefault="002235CA">
          <w:pPr>
            <w:pStyle w:val="TM3"/>
            <w:tabs>
              <w:tab w:val="right" w:leader="dot" w:pos="9062"/>
            </w:tabs>
            <w:rPr>
              <w:del w:id="271" w:author="Ned Johnson" w:date="2019-05-13T01:19:00Z"/>
              <w:noProof/>
              <w:lang w:val="en-GB"/>
            </w:rPr>
          </w:pPr>
          <w:del w:id="272" w:author="Ned Johnson" w:date="2019-05-13T01:19:00Z">
            <w:r w:rsidRPr="00CD1835" w:rsidDel="00CD1835">
              <w:rPr>
                <w:noProof/>
                <w:lang w:val="en-GB"/>
                <w:rPrChange w:id="273" w:author="Ned Johnson" w:date="2019-05-13T01:19:00Z">
                  <w:rPr>
                    <w:rStyle w:val="Lienhypertexte"/>
                    <w:lang w:val="en-GB"/>
                  </w:rPr>
                </w:rPrChange>
              </w:rPr>
              <w:delText>Problèmes Principaux :</w:delText>
            </w:r>
            <w:r w:rsidRPr="00342D61" w:rsidDel="00CD1835">
              <w:rPr>
                <w:noProof/>
                <w:webHidden/>
                <w:lang w:val="en-GB"/>
              </w:rPr>
              <w:tab/>
              <w:delText>4</w:delText>
            </w:r>
          </w:del>
        </w:p>
        <w:p w14:paraId="3CA769C1" w14:textId="6A723802" w:rsidR="002235CA" w:rsidRPr="00342D61" w:rsidDel="00CD1835" w:rsidRDefault="002235CA">
          <w:pPr>
            <w:pStyle w:val="TM3"/>
            <w:tabs>
              <w:tab w:val="right" w:leader="dot" w:pos="9062"/>
            </w:tabs>
            <w:rPr>
              <w:del w:id="274" w:author="Ned Johnson" w:date="2019-05-13T01:19:00Z"/>
              <w:noProof/>
              <w:lang w:val="en-GB"/>
            </w:rPr>
          </w:pPr>
          <w:del w:id="275" w:author="Ned Johnson" w:date="2019-05-13T01:19:00Z">
            <w:r w:rsidRPr="00CD1835" w:rsidDel="00CD1835">
              <w:rPr>
                <w:noProof/>
                <w:lang w:val="en-GB"/>
                <w:rPrChange w:id="276" w:author="Ned Johnson" w:date="2019-05-13T01:19:00Z">
                  <w:rPr>
                    <w:rStyle w:val="Lienhypertexte"/>
                    <w:lang w:val="en-GB"/>
                  </w:rPr>
                </w:rPrChange>
              </w:rPr>
              <w:delText>Conclusion</w:delText>
            </w:r>
            <w:r w:rsidRPr="00342D61" w:rsidDel="00CD1835">
              <w:rPr>
                <w:noProof/>
                <w:webHidden/>
                <w:lang w:val="en-GB"/>
              </w:rPr>
              <w:tab/>
              <w:delText>4</w:delText>
            </w:r>
          </w:del>
        </w:p>
        <w:p w14:paraId="7D90EABA" w14:textId="22383DAF" w:rsidR="002235CA" w:rsidRPr="00342D61" w:rsidDel="00CD1835" w:rsidRDefault="002235CA">
          <w:pPr>
            <w:pStyle w:val="TM2"/>
            <w:tabs>
              <w:tab w:val="right" w:leader="dot" w:pos="9062"/>
            </w:tabs>
            <w:rPr>
              <w:del w:id="277" w:author="Ned Johnson" w:date="2019-05-13T01:19:00Z"/>
              <w:noProof/>
              <w:lang w:val="en-GB"/>
            </w:rPr>
          </w:pPr>
          <w:del w:id="278" w:author="Ned Johnson" w:date="2019-05-13T01:19:00Z">
            <w:r w:rsidRPr="00CD1835" w:rsidDel="00CD1835">
              <w:rPr>
                <w:noProof/>
                <w:lang w:val="en-GB"/>
                <w:rPrChange w:id="279" w:author="Ned Johnson" w:date="2019-05-13T01:19:00Z">
                  <w:rPr>
                    <w:rStyle w:val="Lienhypertexte"/>
                    <w:lang w:val="en-GB"/>
                  </w:rPr>
                </w:rPrChange>
              </w:rPr>
              <w:delText>Taxonomie</w:delText>
            </w:r>
            <w:r w:rsidRPr="00342D61" w:rsidDel="00CD1835">
              <w:rPr>
                <w:noProof/>
                <w:webHidden/>
                <w:lang w:val="en-GB"/>
              </w:rPr>
              <w:tab/>
              <w:delText>5</w:delText>
            </w:r>
          </w:del>
        </w:p>
        <w:p w14:paraId="3B89D02A" w14:textId="51BC19BF" w:rsidR="002235CA" w:rsidRPr="00342D61" w:rsidDel="00CD1835" w:rsidRDefault="002235CA">
          <w:pPr>
            <w:pStyle w:val="TM3"/>
            <w:tabs>
              <w:tab w:val="right" w:leader="dot" w:pos="9062"/>
            </w:tabs>
            <w:rPr>
              <w:del w:id="280" w:author="Ned Johnson" w:date="2019-05-13T01:19:00Z"/>
              <w:noProof/>
              <w:lang w:val="en-GB"/>
            </w:rPr>
          </w:pPr>
          <w:del w:id="281" w:author="Ned Johnson" w:date="2019-05-13T01:19:00Z">
            <w:r w:rsidRPr="00CD1835" w:rsidDel="00CD1835">
              <w:rPr>
                <w:noProof/>
                <w:lang w:val="en-GB"/>
                <w:rPrChange w:id="282" w:author="Ned Johnson" w:date="2019-05-13T01:19:00Z">
                  <w:rPr>
                    <w:rStyle w:val="Lienhypertexte"/>
                    <w:lang w:val="en-GB"/>
                  </w:rPr>
                </w:rPrChange>
              </w:rPr>
              <w:delText>Exemple d’arborescence d’une taxonomie botanique :</w:delText>
            </w:r>
            <w:r w:rsidRPr="00342D61" w:rsidDel="00CD1835">
              <w:rPr>
                <w:noProof/>
                <w:webHidden/>
                <w:lang w:val="en-GB"/>
              </w:rPr>
              <w:tab/>
              <w:delText>5</w:delText>
            </w:r>
          </w:del>
        </w:p>
        <w:p w14:paraId="3103B8FF" w14:textId="0539B5B3" w:rsidR="002235CA" w:rsidRPr="00342D61" w:rsidDel="00CD1835" w:rsidRDefault="002235CA">
          <w:pPr>
            <w:pStyle w:val="TM2"/>
            <w:tabs>
              <w:tab w:val="right" w:leader="dot" w:pos="9062"/>
            </w:tabs>
            <w:rPr>
              <w:del w:id="283" w:author="Ned Johnson" w:date="2019-05-13T01:19:00Z"/>
              <w:noProof/>
              <w:lang w:val="en-GB"/>
            </w:rPr>
          </w:pPr>
          <w:del w:id="284" w:author="Ned Johnson" w:date="2019-05-13T01:19:00Z">
            <w:r w:rsidRPr="00CD1835" w:rsidDel="00CD1835">
              <w:rPr>
                <w:noProof/>
                <w:lang w:val="en-GB"/>
                <w:rPrChange w:id="285" w:author="Ned Johnson" w:date="2019-05-13T01:19:00Z">
                  <w:rPr>
                    <w:rStyle w:val="Lienhypertexte"/>
                    <w:lang w:val="en-GB"/>
                  </w:rPr>
                </w:rPrChange>
              </w:rPr>
              <w:delText>Les taxonomies de MISP</w:delText>
            </w:r>
            <w:r w:rsidRPr="00342D61" w:rsidDel="00CD1835">
              <w:rPr>
                <w:noProof/>
                <w:webHidden/>
                <w:lang w:val="en-GB"/>
              </w:rPr>
              <w:tab/>
              <w:delText>6</w:delText>
            </w:r>
          </w:del>
        </w:p>
        <w:p w14:paraId="76DCCB07" w14:textId="4383A0A6" w:rsidR="002235CA" w:rsidRPr="00342D61" w:rsidDel="00CD1835" w:rsidRDefault="002235CA">
          <w:pPr>
            <w:pStyle w:val="TM3"/>
            <w:tabs>
              <w:tab w:val="right" w:leader="dot" w:pos="9062"/>
            </w:tabs>
            <w:rPr>
              <w:del w:id="286" w:author="Ned Johnson" w:date="2019-05-13T01:19:00Z"/>
              <w:noProof/>
              <w:lang w:val="en-GB"/>
            </w:rPr>
          </w:pPr>
          <w:del w:id="287" w:author="Ned Johnson" w:date="2019-05-13T01:19:00Z">
            <w:r w:rsidRPr="00CD1835" w:rsidDel="00CD1835">
              <w:rPr>
                <w:noProof/>
                <w:lang w:val="en-GB"/>
                <w:rPrChange w:id="288" w:author="Ned Johnson" w:date="2019-05-13T01:19:00Z">
                  <w:rPr>
                    <w:rStyle w:val="Lienhypertexte"/>
                    <w:lang w:val="en-GB"/>
                  </w:rPr>
                </w:rPrChange>
              </w:rPr>
              <w:delText>MISP Taxonomy</w:delText>
            </w:r>
            <w:r w:rsidRPr="00342D61" w:rsidDel="00CD1835">
              <w:rPr>
                <w:noProof/>
                <w:webHidden/>
                <w:lang w:val="en-GB"/>
              </w:rPr>
              <w:tab/>
              <w:delText>6</w:delText>
            </w:r>
          </w:del>
        </w:p>
        <w:p w14:paraId="0F65B4D2" w14:textId="4589BD58" w:rsidR="002235CA" w:rsidRPr="00342D61" w:rsidDel="00CD1835" w:rsidRDefault="002235CA">
          <w:pPr>
            <w:pStyle w:val="TM3"/>
            <w:tabs>
              <w:tab w:val="right" w:leader="dot" w:pos="9062"/>
            </w:tabs>
            <w:rPr>
              <w:del w:id="289" w:author="Ned Johnson" w:date="2019-05-13T01:19:00Z"/>
              <w:noProof/>
              <w:lang w:val="en-GB"/>
            </w:rPr>
          </w:pPr>
          <w:del w:id="290" w:author="Ned Johnson" w:date="2019-05-13T01:19:00Z">
            <w:r w:rsidRPr="00CD1835" w:rsidDel="00CD1835">
              <w:rPr>
                <w:noProof/>
                <w:lang w:val="en-GB"/>
                <w:rPrChange w:id="291" w:author="Ned Johnson" w:date="2019-05-13T01:19:00Z">
                  <w:rPr>
                    <w:rStyle w:val="Lienhypertexte"/>
                    <w:lang w:val="en-GB"/>
                  </w:rPr>
                </w:rPrChange>
              </w:rPr>
              <w:delText>Avantage :</w:delText>
            </w:r>
            <w:r w:rsidRPr="00342D61" w:rsidDel="00CD1835">
              <w:rPr>
                <w:noProof/>
                <w:webHidden/>
                <w:lang w:val="en-GB"/>
              </w:rPr>
              <w:tab/>
              <w:delText>6</w:delText>
            </w:r>
          </w:del>
        </w:p>
        <w:p w14:paraId="4BD697B5" w14:textId="3E2E9027" w:rsidR="002235CA" w:rsidRPr="00342D61" w:rsidDel="00CD1835" w:rsidRDefault="002235CA">
          <w:pPr>
            <w:pStyle w:val="TM3"/>
            <w:tabs>
              <w:tab w:val="right" w:leader="dot" w:pos="9062"/>
            </w:tabs>
            <w:rPr>
              <w:del w:id="292" w:author="Ned Johnson" w:date="2019-05-13T01:19:00Z"/>
              <w:noProof/>
              <w:lang w:val="en-GB"/>
            </w:rPr>
          </w:pPr>
          <w:del w:id="293" w:author="Ned Johnson" w:date="2019-05-13T01:19:00Z">
            <w:r w:rsidRPr="00CD1835" w:rsidDel="00CD1835">
              <w:rPr>
                <w:noProof/>
                <w:lang w:val="en-GB"/>
                <w:rPrChange w:id="294" w:author="Ned Johnson" w:date="2019-05-13T01:19:00Z">
                  <w:rPr>
                    <w:rStyle w:val="Lienhypertexte"/>
                    <w:lang w:val="en-GB"/>
                  </w:rPr>
                </w:rPrChange>
              </w:rPr>
              <w:delText>Problème :</w:delText>
            </w:r>
            <w:r w:rsidRPr="00342D61" w:rsidDel="00CD1835">
              <w:rPr>
                <w:noProof/>
                <w:webHidden/>
                <w:lang w:val="en-GB"/>
              </w:rPr>
              <w:tab/>
              <w:delText>6</w:delText>
            </w:r>
          </w:del>
        </w:p>
        <w:p w14:paraId="0286D62C" w14:textId="721EBA78" w:rsidR="002235CA" w:rsidRPr="00342D61" w:rsidDel="00CD1835" w:rsidRDefault="002235CA">
          <w:pPr>
            <w:pStyle w:val="TM2"/>
            <w:tabs>
              <w:tab w:val="right" w:leader="dot" w:pos="9062"/>
            </w:tabs>
            <w:rPr>
              <w:del w:id="295" w:author="Ned Johnson" w:date="2019-05-13T01:19:00Z"/>
              <w:noProof/>
              <w:lang w:val="en-GB"/>
            </w:rPr>
          </w:pPr>
          <w:del w:id="296" w:author="Ned Johnson" w:date="2019-05-13T01:19:00Z">
            <w:r w:rsidRPr="00CD1835" w:rsidDel="00CD1835">
              <w:rPr>
                <w:noProof/>
                <w:lang w:val="en-GB"/>
                <w:rPrChange w:id="297" w:author="Ned Johnson" w:date="2019-05-13T01:19:00Z">
                  <w:rPr>
                    <w:rStyle w:val="Lienhypertexte"/>
                    <w:lang w:val="en-GB"/>
                  </w:rPr>
                </w:rPrChange>
              </w:rPr>
              <w:delText>ERCOT Faceted Classifaction</w:delText>
            </w:r>
            <w:r w:rsidRPr="00342D61" w:rsidDel="00CD1835">
              <w:rPr>
                <w:noProof/>
                <w:webHidden/>
                <w:lang w:val="en-GB"/>
              </w:rPr>
              <w:tab/>
              <w:delText>7</w:delText>
            </w:r>
          </w:del>
        </w:p>
        <w:p w14:paraId="09D2FA2E" w14:textId="0416282E" w:rsidR="002235CA" w:rsidRPr="00342D61" w:rsidDel="00CD1835" w:rsidRDefault="002235CA">
          <w:pPr>
            <w:pStyle w:val="TM2"/>
            <w:tabs>
              <w:tab w:val="right" w:leader="dot" w:pos="9062"/>
            </w:tabs>
            <w:rPr>
              <w:del w:id="298" w:author="Ned Johnson" w:date="2019-05-13T01:19:00Z"/>
              <w:noProof/>
              <w:lang w:val="en-GB"/>
            </w:rPr>
          </w:pPr>
          <w:del w:id="299" w:author="Ned Johnson" w:date="2019-05-13T01:19:00Z">
            <w:r w:rsidRPr="00CD1835" w:rsidDel="00CD1835">
              <w:rPr>
                <w:noProof/>
                <w:lang w:val="en-GB"/>
                <w:rPrChange w:id="300" w:author="Ned Johnson" w:date="2019-05-13T01:19:00Z">
                  <w:rPr>
                    <w:rStyle w:val="Lienhypertexte"/>
                    <w:lang w:val="en-GB"/>
                  </w:rPr>
                </w:rPrChange>
              </w:rPr>
              <w:delText>Architecting an Entreprise content management Strategy</w:delText>
            </w:r>
            <w:r w:rsidRPr="00342D61" w:rsidDel="00CD1835">
              <w:rPr>
                <w:noProof/>
                <w:webHidden/>
                <w:lang w:val="en-GB"/>
              </w:rPr>
              <w:tab/>
              <w:delText>8</w:delText>
            </w:r>
          </w:del>
        </w:p>
        <w:p w14:paraId="7DD45FEC" w14:textId="28E0D68C" w:rsidR="002235CA" w:rsidRPr="00342D61" w:rsidDel="00CD1835" w:rsidRDefault="002235CA">
          <w:pPr>
            <w:pStyle w:val="TM2"/>
            <w:tabs>
              <w:tab w:val="right" w:leader="dot" w:pos="9062"/>
            </w:tabs>
            <w:rPr>
              <w:del w:id="301" w:author="Ned Johnson" w:date="2019-05-13T01:19:00Z"/>
              <w:noProof/>
              <w:lang w:val="en-GB"/>
            </w:rPr>
          </w:pPr>
          <w:del w:id="302" w:author="Ned Johnson" w:date="2019-05-13T01:19:00Z">
            <w:r w:rsidRPr="00CD1835" w:rsidDel="00CD1835">
              <w:rPr>
                <w:noProof/>
                <w:lang w:val="en-GB"/>
                <w:rPrChange w:id="303" w:author="Ned Johnson" w:date="2019-05-13T01:19:00Z">
                  <w:rPr>
                    <w:rStyle w:val="Lienhypertexte"/>
                    <w:lang w:val="en-GB"/>
                  </w:rPr>
                </w:rPrChange>
              </w:rPr>
              <w:delText>Government Entreprise Architecture</w:delText>
            </w:r>
            <w:r w:rsidRPr="00342D61" w:rsidDel="00CD1835">
              <w:rPr>
                <w:noProof/>
                <w:webHidden/>
                <w:lang w:val="en-GB"/>
              </w:rPr>
              <w:tab/>
              <w:delText>9</w:delText>
            </w:r>
          </w:del>
        </w:p>
        <w:p w14:paraId="5770CDD2" w14:textId="4D341365" w:rsidR="002235CA" w:rsidRPr="00342D61" w:rsidDel="00CD1835" w:rsidRDefault="002235CA">
          <w:pPr>
            <w:pStyle w:val="TM2"/>
            <w:tabs>
              <w:tab w:val="right" w:leader="dot" w:pos="9062"/>
            </w:tabs>
            <w:rPr>
              <w:del w:id="304" w:author="Ned Johnson" w:date="2019-05-13T01:19:00Z"/>
              <w:noProof/>
              <w:lang w:val="en-GB"/>
            </w:rPr>
          </w:pPr>
          <w:del w:id="305" w:author="Ned Johnson" w:date="2019-05-13T01:19:00Z">
            <w:r w:rsidRPr="00CD1835" w:rsidDel="00CD1835">
              <w:rPr>
                <w:noProof/>
                <w:lang w:val="en-GB"/>
                <w:rPrChange w:id="306" w:author="Ned Johnson" w:date="2019-05-13T01:19:00Z">
                  <w:rPr>
                    <w:rStyle w:val="Lienhypertexte"/>
                    <w:lang w:val="en-GB"/>
                  </w:rPr>
                </w:rPrChange>
              </w:rPr>
              <w:delText>Functionnal Classification Taxinomies</w:delText>
            </w:r>
            <w:r w:rsidRPr="00342D61" w:rsidDel="00CD1835">
              <w:rPr>
                <w:noProof/>
                <w:webHidden/>
                <w:lang w:val="en-GB"/>
              </w:rPr>
              <w:tab/>
              <w:delText>10</w:delText>
            </w:r>
          </w:del>
        </w:p>
        <w:p w14:paraId="1D94CDFA" w14:textId="684B6F7C" w:rsidR="002235CA" w:rsidRPr="00342D61" w:rsidDel="00CD1835" w:rsidRDefault="002235CA">
          <w:pPr>
            <w:pStyle w:val="TM2"/>
            <w:tabs>
              <w:tab w:val="right" w:leader="dot" w:pos="9062"/>
            </w:tabs>
            <w:rPr>
              <w:del w:id="307" w:author="Ned Johnson" w:date="2019-05-13T01:19:00Z"/>
              <w:noProof/>
              <w:lang w:val="en-GB"/>
            </w:rPr>
          </w:pPr>
          <w:del w:id="308" w:author="Ned Johnson" w:date="2019-05-13T01:19:00Z">
            <w:r w:rsidRPr="00CD1835" w:rsidDel="00CD1835">
              <w:rPr>
                <w:noProof/>
                <w:lang w:val="en-GB"/>
                <w:rPrChange w:id="309" w:author="Ned Johnson" w:date="2019-05-13T01:19:00Z">
                  <w:rPr>
                    <w:rStyle w:val="Lienhypertexte"/>
                    <w:lang w:val="en-GB"/>
                  </w:rPr>
                </w:rPrChange>
              </w:rPr>
              <w:delText>Sector Taxonomy and definitions</w:delText>
            </w:r>
            <w:r w:rsidRPr="00342D61" w:rsidDel="00CD1835">
              <w:rPr>
                <w:noProof/>
                <w:webHidden/>
                <w:lang w:val="en-GB"/>
              </w:rPr>
              <w:tab/>
              <w:delText>11</w:delText>
            </w:r>
          </w:del>
        </w:p>
        <w:p w14:paraId="70AEBDBE" w14:textId="7AEB60E6" w:rsidR="002235CA" w:rsidRPr="00342D61" w:rsidDel="00CD1835" w:rsidRDefault="002235CA">
          <w:pPr>
            <w:pStyle w:val="TM2"/>
            <w:tabs>
              <w:tab w:val="right" w:leader="dot" w:pos="9062"/>
            </w:tabs>
            <w:rPr>
              <w:del w:id="310" w:author="Ned Johnson" w:date="2019-05-13T01:19:00Z"/>
              <w:noProof/>
              <w:lang w:val="en-GB"/>
            </w:rPr>
          </w:pPr>
          <w:del w:id="311" w:author="Ned Johnson" w:date="2019-05-13T01:19:00Z">
            <w:r w:rsidRPr="00CD1835" w:rsidDel="00CD1835">
              <w:rPr>
                <w:noProof/>
                <w:lang w:val="en-GB"/>
                <w:rPrChange w:id="312" w:author="Ned Johnson" w:date="2019-05-13T01:19:00Z">
                  <w:rPr>
                    <w:rStyle w:val="Lienhypertexte"/>
                    <w:lang w:val="en-GB"/>
                  </w:rPr>
                </w:rPrChange>
              </w:rPr>
              <w:delText>Taxonomy code mapping / professional providers</w:delText>
            </w:r>
            <w:r w:rsidRPr="00342D61" w:rsidDel="00CD1835">
              <w:rPr>
                <w:noProof/>
                <w:webHidden/>
                <w:lang w:val="en-GB"/>
              </w:rPr>
              <w:tab/>
              <w:delText>12</w:delText>
            </w:r>
          </w:del>
        </w:p>
        <w:p w14:paraId="7AB21EA0" w14:textId="17179C5A" w:rsidR="002235CA" w:rsidRPr="00342D61" w:rsidDel="00CD1835" w:rsidRDefault="002235CA">
          <w:pPr>
            <w:pStyle w:val="TM2"/>
            <w:tabs>
              <w:tab w:val="right" w:leader="dot" w:pos="9062"/>
            </w:tabs>
            <w:rPr>
              <w:del w:id="313" w:author="Ned Johnson" w:date="2019-05-13T01:19:00Z"/>
              <w:noProof/>
              <w:lang w:val="en-GB"/>
            </w:rPr>
          </w:pPr>
          <w:del w:id="314" w:author="Ned Johnson" w:date="2019-05-13T01:19:00Z">
            <w:r w:rsidRPr="00CD1835" w:rsidDel="00CD1835">
              <w:rPr>
                <w:noProof/>
                <w:lang w:val="en-GB"/>
                <w:rPrChange w:id="315" w:author="Ned Johnson" w:date="2019-05-13T01:19:00Z">
                  <w:rPr>
                    <w:rStyle w:val="Lienhypertexte"/>
                    <w:lang w:val="en-GB"/>
                  </w:rPr>
                </w:rPrChange>
              </w:rPr>
              <w:delText>Icb version 2</w:delText>
            </w:r>
            <w:r w:rsidRPr="00342D61" w:rsidDel="00CD1835">
              <w:rPr>
                <w:noProof/>
                <w:webHidden/>
                <w:lang w:val="en-GB"/>
              </w:rPr>
              <w:tab/>
              <w:delText>13</w:delText>
            </w:r>
          </w:del>
        </w:p>
        <w:p w14:paraId="1E4DE307" w14:textId="5030583E" w:rsidR="002235CA" w:rsidRPr="00342D61" w:rsidDel="00CD1835" w:rsidRDefault="002235CA">
          <w:pPr>
            <w:pStyle w:val="TM1"/>
            <w:tabs>
              <w:tab w:val="right" w:leader="dot" w:pos="9062"/>
            </w:tabs>
            <w:rPr>
              <w:del w:id="316" w:author="Ned Johnson" w:date="2019-05-13T01:19:00Z"/>
              <w:noProof/>
              <w:lang w:val="en-GB"/>
            </w:rPr>
          </w:pPr>
          <w:del w:id="317" w:author="Ned Johnson" w:date="2019-05-13T01:19:00Z">
            <w:r w:rsidRPr="00CD1835" w:rsidDel="00CD1835">
              <w:rPr>
                <w:noProof/>
                <w:lang w:val="en-GB"/>
                <w:rPrChange w:id="318" w:author="Ned Johnson" w:date="2019-05-13T01:19:00Z">
                  <w:rPr>
                    <w:rStyle w:val="Lienhypertexte"/>
                    <w:lang w:val="en-GB"/>
                  </w:rPr>
                </w:rPrChange>
              </w:rPr>
              <w:delText>GEA-NZ</w:delText>
            </w:r>
            <w:r w:rsidRPr="00342D61" w:rsidDel="00CD1835">
              <w:rPr>
                <w:noProof/>
                <w:webHidden/>
                <w:lang w:val="en-GB"/>
              </w:rPr>
              <w:tab/>
              <w:delText>14</w:delText>
            </w:r>
          </w:del>
        </w:p>
        <w:p w14:paraId="2D0B439C" w14:textId="4226B718" w:rsidR="002235CA" w:rsidRPr="00342D61" w:rsidDel="00CD1835" w:rsidRDefault="002235CA">
          <w:pPr>
            <w:pStyle w:val="TM2"/>
            <w:tabs>
              <w:tab w:val="right" w:leader="dot" w:pos="9062"/>
            </w:tabs>
            <w:rPr>
              <w:del w:id="319" w:author="Ned Johnson" w:date="2019-05-13T01:19:00Z"/>
              <w:noProof/>
              <w:lang w:val="en-GB"/>
            </w:rPr>
          </w:pPr>
          <w:del w:id="320" w:author="Ned Johnson" w:date="2019-05-13T01:19:00Z">
            <w:r w:rsidRPr="00CD1835" w:rsidDel="00CD1835">
              <w:rPr>
                <w:noProof/>
                <w:lang w:val="en-GB"/>
                <w:rPrChange w:id="321" w:author="Ned Johnson" w:date="2019-05-13T01:19:00Z">
                  <w:rPr>
                    <w:rStyle w:val="Lienhypertexte"/>
                    <w:lang w:val="en-GB"/>
                  </w:rPr>
                </w:rPrChange>
              </w:rPr>
              <w:delText>Présentation</w:delText>
            </w:r>
            <w:r w:rsidRPr="00342D61" w:rsidDel="00CD1835">
              <w:rPr>
                <w:noProof/>
                <w:webHidden/>
                <w:lang w:val="en-GB"/>
              </w:rPr>
              <w:tab/>
              <w:delText>14</w:delText>
            </w:r>
          </w:del>
        </w:p>
        <w:p w14:paraId="242D76C3" w14:textId="618C2216" w:rsidR="002235CA" w:rsidRPr="00342D61" w:rsidDel="00CD1835" w:rsidRDefault="002235CA">
          <w:pPr>
            <w:pStyle w:val="TM2"/>
            <w:tabs>
              <w:tab w:val="right" w:leader="dot" w:pos="9062"/>
            </w:tabs>
            <w:rPr>
              <w:del w:id="322" w:author="Ned Johnson" w:date="2019-05-13T01:19:00Z"/>
              <w:noProof/>
              <w:lang w:val="en-GB"/>
            </w:rPr>
          </w:pPr>
          <w:del w:id="323" w:author="Ned Johnson" w:date="2019-05-13T01:19:00Z">
            <w:r w:rsidRPr="00CD1835" w:rsidDel="00CD1835">
              <w:rPr>
                <w:noProof/>
                <w:lang w:val="en-GB"/>
                <w:rPrChange w:id="324" w:author="Ned Johnson" w:date="2019-05-13T01:19:00Z">
                  <w:rPr>
                    <w:rStyle w:val="Lienhypertexte"/>
                    <w:lang w:val="en-GB"/>
                  </w:rPr>
                </w:rPrChange>
              </w:rPr>
              <w:delText>Avantage</w:delText>
            </w:r>
            <w:r w:rsidRPr="00342D61" w:rsidDel="00CD1835">
              <w:rPr>
                <w:noProof/>
                <w:webHidden/>
                <w:lang w:val="en-GB"/>
              </w:rPr>
              <w:tab/>
              <w:delText>14</w:delText>
            </w:r>
          </w:del>
        </w:p>
        <w:p w14:paraId="7F31EE6D" w14:textId="40C32ABA" w:rsidR="002235CA" w:rsidRPr="00342D61" w:rsidDel="00CD1835" w:rsidRDefault="002235CA">
          <w:pPr>
            <w:pStyle w:val="TM2"/>
            <w:tabs>
              <w:tab w:val="right" w:leader="dot" w:pos="9062"/>
            </w:tabs>
            <w:rPr>
              <w:del w:id="325" w:author="Ned Johnson" w:date="2019-05-13T01:19:00Z"/>
              <w:noProof/>
              <w:lang w:val="en-GB"/>
            </w:rPr>
          </w:pPr>
          <w:del w:id="326" w:author="Ned Johnson" w:date="2019-05-13T01:19:00Z">
            <w:r w:rsidRPr="00CD1835" w:rsidDel="00CD1835">
              <w:rPr>
                <w:noProof/>
                <w:lang w:val="en-GB"/>
                <w:rPrChange w:id="327" w:author="Ned Johnson" w:date="2019-05-13T01:19:00Z">
                  <w:rPr>
                    <w:rStyle w:val="Lienhypertexte"/>
                    <w:lang w:val="en-GB"/>
                  </w:rPr>
                </w:rPrChange>
              </w:rPr>
              <w:delText>Désavantage</w:delText>
            </w:r>
            <w:r w:rsidRPr="00342D61" w:rsidDel="00CD1835">
              <w:rPr>
                <w:noProof/>
                <w:webHidden/>
                <w:lang w:val="en-GB"/>
              </w:rPr>
              <w:tab/>
              <w:delText>14</w:delText>
            </w:r>
          </w:del>
        </w:p>
        <w:p w14:paraId="3994D8C3" w14:textId="77777777" w:rsidR="00A57A3A" w:rsidRPr="00342D61" w:rsidRDefault="00A57A3A">
          <w:pPr>
            <w:rPr>
              <w:lang w:val="en-GB"/>
            </w:rPr>
          </w:pPr>
          <w:r w:rsidRPr="00342D61">
            <w:rPr>
              <w:b/>
              <w:bCs/>
              <w:lang w:val="en-GB"/>
            </w:rPr>
            <w:fldChar w:fldCharType="end"/>
          </w:r>
        </w:p>
      </w:sdtContent>
    </w:sdt>
    <w:p w14:paraId="1E4C92C6" w14:textId="77777777" w:rsidR="00A57A3A" w:rsidRPr="00342D61" w:rsidRDefault="00A57A3A" w:rsidP="00A57A3A">
      <w:pPr>
        <w:jc w:val="center"/>
        <w:rPr>
          <w:sz w:val="44"/>
          <w:szCs w:val="44"/>
          <w:lang w:val="en-GB"/>
        </w:rPr>
        <w:sectPr w:rsidR="00A57A3A" w:rsidRPr="00342D61">
          <w:headerReference w:type="default" r:id="rId11"/>
          <w:footerReference w:type="default" r:id="rId12"/>
          <w:footerReference w:type="first" r:id="rId13"/>
          <w:pgSz w:w="11906" w:h="16838"/>
          <w:pgMar w:top="1417" w:right="1417" w:bottom="1417" w:left="1417" w:header="708" w:footer="708" w:gutter="0"/>
          <w:cols w:space="708"/>
          <w:docGrid w:linePitch="360"/>
        </w:sectPr>
      </w:pPr>
    </w:p>
    <w:p w14:paraId="7AA778EA" w14:textId="52BCB293" w:rsidR="00BB65D8" w:rsidRPr="00342D61" w:rsidRDefault="00BB65D8" w:rsidP="008422A1">
      <w:pPr>
        <w:pStyle w:val="Titre1"/>
        <w:rPr>
          <w:lang w:val="en-GB"/>
        </w:rPr>
      </w:pPr>
      <w:bookmarkStart w:id="335" w:name="_Toc8602804"/>
      <w:r w:rsidRPr="00342D61">
        <w:rPr>
          <w:lang w:val="en-GB"/>
        </w:rPr>
        <w:lastRenderedPageBreak/>
        <w:t>Introduction</w:t>
      </w:r>
      <w:bookmarkEnd w:id="335"/>
    </w:p>
    <w:p w14:paraId="05D691B0" w14:textId="27D2D3D8" w:rsidR="003002AC" w:rsidRPr="00342D61" w:rsidRDefault="003002AC" w:rsidP="003002AC">
      <w:pPr>
        <w:pStyle w:val="Titre2"/>
        <w:rPr>
          <w:lang w:val="en-GB"/>
        </w:rPr>
      </w:pPr>
      <w:bookmarkStart w:id="336" w:name="_Toc8602805"/>
      <w:r w:rsidRPr="00342D61">
        <w:rPr>
          <w:lang w:val="en-GB"/>
        </w:rPr>
        <w:t xml:space="preserve">What is a </w:t>
      </w:r>
      <w:del w:id="337" w:author="herrmannfrancine@gmail.com" w:date="2019-05-10T13:01:00Z">
        <w:r w:rsidRPr="00342D61" w:rsidDel="001266F8">
          <w:rPr>
            <w:lang w:val="en-GB"/>
          </w:rPr>
          <w:delText>Taxinomy</w:delText>
        </w:r>
      </w:del>
      <w:del w:id="338" w:author="herrmannfrancine@gmail.com" w:date="2019-05-10T13:21:00Z">
        <w:r w:rsidRPr="00342D61" w:rsidDel="00457C07">
          <w:rPr>
            <w:lang w:val="en-GB"/>
          </w:rPr>
          <w:delText> ?</w:delText>
        </w:r>
      </w:del>
      <w:ins w:id="339" w:author="herrmannfrancine@gmail.com" w:date="2019-05-10T13:21:00Z">
        <w:r w:rsidR="00457C07" w:rsidRPr="00342D61">
          <w:rPr>
            <w:lang w:val="en-GB"/>
          </w:rPr>
          <w:t>Taxonomy?</w:t>
        </w:r>
      </w:ins>
      <w:bookmarkEnd w:id="336"/>
    </w:p>
    <w:p w14:paraId="139FB6FA" w14:textId="77777777" w:rsidR="003002AC" w:rsidRPr="00342D61" w:rsidRDefault="003002AC" w:rsidP="003002AC">
      <w:pPr>
        <w:rPr>
          <w:lang w:val="en-GB"/>
        </w:rPr>
      </w:pPr>
    </w:p>
    <w:p w14:paraId="713B4479" w14:textId="3F68FC51" w:rsidR="003002AC" w:rsidRPr="00342D61" w:rsidDel="001266F8" w:rsidRDefault="003002AC" w:rsidP="003002AC">
      <w:pPr>
        <w:rPr>
          <w:del w:id="340" w:author="herrmannfrancine@gmail.com" w:date="2019-05-10T12:59:00Z"/>
          <w:lang w:val="en-GB"/>
        </w:rPr>
      </w:pPr>
      <w:r w:rsidRPr="00342D61">
        <w:rPr>
          <w:lang w:val="en-GB"/>
        </w:rPr>
        <w:t>Nowadays, many scienti</w:t>
      </w:r>
      <w:ins w:id="341" w:author="herrmannfrancine@gmail.com" w:date="2019-05-10T12:58:00Z">
        <w:r w:rsidR="001266F8">
          <w:rPr>
            <w:lang w:val="en-GB"/>
          </w:rPr>
          <w:t xml:space="preserve">st </w:t>
        </w:r>
      </w:ins>
      <w:del w:id="342" w:author="herrmannfrancine@gmail.com" w:date="2019-05-10T12:58:00Z">
        <w:r w:rsidRPr="00342D61" w:rsidDel="001266F8">
          <w:rPr>
            <w:lang w:val="en-GB"/>
          </w:rPr>
          <w:delText>cal</w:delText>
        </w:r>
      </w:del>
      <w:r w:rsidRPr="00342D61">
        <w:rPr>
          <w:lang w:val="en-GB"/>
        </w:rPr>
        <w:t xml:space="preserve"> project</w:t>
      </w:r>
      <w:ins w:id="343" w:author="herrmannfrancine@gmail.com" w:date="2019-05-10T12:58:00Z">
        <w:r w:rsidR="001266F8">
          <w:rPr>
            <w:lang w:val="en-GB"/>
          </w:rPr>
          <w:t>s</w:t>
        </w:r>
      </w:ins>
      <w:r w:rsidRPr="00342D61">
        <w:rPr>
          <w:lang w:val="en-GB"/>
        </w:rPr>
        <w:t xml:space="preserve"> are founded on </w:t>
      </w:r>
      <w:del w:id="344" w:author="herrmannfrancine@gmail.com" w:date="2019-05-10T12:58:00Z">
        <w:r w:rsidRPr="00342D61" w:rsidDel="001266F8">
          <w:rPr>
            <w:lang w:val="en-GB"/>
          </w:rPr>
          <w:delText>operationnal</w:delText>
        </w:r>
      </w:del>
      <w:ins w:id="345" w:author="herrmannfrancine@gmail.com" w:date="2019-05-10T12:58:00Z">
        <w:r w:rsidR="001266F8" w:rsidRPr="00342D61">
          <w:rPr>
            <w:lang w:val="en-GB"/>
          </w:rPr>
          <w:t>operational</w:t>
        </w:r>
      </w:ins>
      <w:r w:rsidRPr="00342D61">
        <w:rPr>
          <w:lang w:val="en-GB"/>
        </w:rPr>
        <w:t xml:space="preserve"> classification more or less elaborate.</w:t>
      </w:r>
      <w:ins w:id="346" w:author="herrmannfrancine@gmail.com" w:date="2019-05-10T13:01:00Z">
        <w:r w:rsidR="001266F8">
          <w:rPr>
            <w:lang w:val="en-GB"/>
          </w:rPr>
          <w:t xml:space="preserve"> </w:t>
        </w:r>
      </w:ins>
      <w:ins w:id="347" w:author="herrmannfrancine@gmail.com" w:date="2019-05-10T12:59:00Z">
        <w:r w:rsidR="001266F8">
          <w:rPr>
            <w:lang w:val="en-GB"/>
          </w:rPr>
          <w:t xml:space="preserve">We </w:t>
        </w:r>
      </w:ins>
    </w:p>
    <w:p w14:paraId="09BEC3E1" w14:textId="0386F41B" w:rsidR="003002AC" w:rsidRPr="00342D61" w:rsidRDefault="003002AC" w:rsidP="003002AC">
      <w:pPr>
        <w:rPr>
          <w:lang w:val="en-GB"/>
        </w:rPr>
      </w:pPr>
      <w:del w:id="348" w:author="herrmannfrancine@gmail.com" w:date="2019-05-10T12:59:00Z">
        <w:r w:rsidRPr="00342D61" w:rsidDel="001266F8">
          <w:rPr>
            <w:lang w:val="en-GB"/>
          </w:rPr>
          <w:delText xml:space="preserve">That’s why </w:delText>
        </w:r>
      </w:del>
      <w:del w:id="349" w:author="herrmannfrancine@gmail.com" w:date="2019-05-10T13:20:00Z">
        <w:r w:rsidRPr="00342D61" w:rsidDel="00457C07">
          <w:rPr>
            <w:lang w:val="en-GB"/>
          </w:rPr>
          <w:delText xml:space="preserve">we </w:delText>
        </w:r>
      </w:del>
      <w:r w:rsidRPr="00342D61">
        <w:rPr>
          <w:lang w:val="en-GB"/>
        </w:rPr>
        <w:t xml:space="preserve">will talk </w:t>
      </w:r>
      <w:del w:id="350" w:author="herrmannfrancine@gmail.com" w:date="2019-05-10T13:01:00Z">
        <w:r w:rsidRPr="00342D61" w:rsidDel="001266F8">
          <w:rPr>
            <w:lang w:val="en-GB"/>
          </w:rPr>
          <w:delText>about :</w:delText>
        </w:r>
      </w:del>
      <w:ins w:id="351" w:author="herrmannfrancine@gmail.com" w:date="2019-05-10T13:01:00Z">
        <w:r w:rsidR="001266F8" w:rsidRPr="00342D61">
          <w:rPr>
            <w:lang w:val="en-GB"/>
          </w:rPr>
          <w:t>about:</w:t>
        </w:r>
      </w:ins>
      <w:r w:rsidRPr="00342D61">
        <w:rPr>
          <w:lang w:val="en-GB"/>
        </w:rPr>
        <w:t xml:space="preserve"> </w:t>
      </w:r>
      <w:del w:id="352" w:author="herrmannfrancine@gmail.com" w:date="2019-05-10T13:01:00Z">
        <w:r w:rsidRPr="00342D61" w:rsidDel="001266F8">
          <w:rPr>
            <w:lang w:val="en-GB"/>
          </w:rPr>
          <w:delText>Tax</w:delText>
        </w:r>
      </w:del>
      <w:del w:id="353" w:author="herrmannfrancine@gmail.com" w:date="2019-05-10T12:59:00Z">
        <w:r w:rsidRPr="00342D61" w:rsidDel="001266F8">
          <w:rPr>
            <w:lang w:val="en-GB"/>
          </w:rPr>
          <w:delText>o</w:delText>
        </w:r>
      </w:del>
      <w:del w:id="354" w:author="herrmannfrancine@gmail.com" w:date="2019-05-10T13:01:00Z">
        <w:r w:rsidRPr="00342D61" w:rsidDel="001266F8">
          <w:rPr>
            <w:lang w:val="en-GB"/>
          </w:rPr>
          <w:delText>nomy</w:delText>
        </w:r>
      </w:del>
      <w:ins w:id="355" w:author="herrmannfrancine@gmail.com" w:date="2019-05-10T13:01:00Z">
        <w:r w:rsidR="001266F8" w:rsidRPr="00342D61">
          <w:rPr>
            <w:lang w:val="en-GB"/>
          </w:rPr>
          <w:t>tax</w:t>
        </w:r>
        <w:r w:rsidR="001266F8">
          <w:rPr>
            <w:lang w:val="en-GB"/>
          </w:rPr>
          <w:t>o</w:t>
        </w:r>
        <w:r w:rsidR="001266F8" w:rsidRPr="00342D61">
          <w:rPr>
            <w:lang w:val="en-GB"/>
          </w:rPr>
          <w:t>nomy</w:t>
        </w:r>
      </w:ins>
      <w:r w:rsidRPr="00342D61">
        <w:rPr>
          <w:lang w:val="en-GB"/>
        </w:rPr>
        <w:t> </w:t>
      </w:r>
    </w:p>
    <w:p w14:paraId="766D5432" w14:textId="47351B66" w:rsidR="003002AC" w:rsidRPr="00342D61" w:rsidRDefault="003002AC" w:rsidP="003002AC">
      <w:pPr>
        <w:rPr>
          <w:lang w:val="en-GB"/>
        </w:rPr>
      </w:pPr>
      <w:r w:rsidRPr="00342D61">
        <w:rPr>
          <w:lang w:val="en-GB"/>
        </w:rPr>
        <w:t xml:space="preserve">It was created by the </w:t>
      </w:r>
      <w:ins w:id="356" w:author="herrmannfrancine@gmail.com" w:date="2019-05-10T13:00:00Z">
        <w:r w:rsidR="001266F8">
          <w:rPr>
            <w:lang w:val="en-GB"/>
          </w:rPr>
          <w:t>S</w:t>
        </w:r>
      </w:ins>
      <w:del w:id="357" w:author="herrmannfrancine@gmail.com" w:date="2019-05-10T13:00:00Z">
        <w:r w:rsidRPr="00342D61" w:rsidDel="001266F8">
          <w:rPr>
            <w:lang w:val="en-GB"/>
          </w:rPr>
          <w:delText>s</w:delText>
        </w:r>
      </w:del>
      <w:r w:rsidRPr="00342D61">
        <w:rPr>
          <w:lang w:val="en-GB"/>
        </w:rPr>
        <w:t xml:space="preserve">wiss </w:t>
      </w:r>
      <w:del w:id="358" w:author="herrmannfrancine@gmail.com" w:date="2019-05-10T13:00:00Z">
        <w:r w:rsidRPr="00342D61" w:rsidDel="001266F8">
          <w:rPr>
            <w:lang w:val="en-GB"/>
          </w:rPr>
          <w:delText>botaniste</w:delText>
        </w:r>
      </w:del>
      <w:ins w:id="359" w:author="herrmannfrancine@gmail.com" w:date="2019-05-10T13:00:00Z">
        <w:r w:rsidR="001266F8" w:rsidRPr="00342D61">
          <w:rPr>
            <w:lang w:val="en-GB"/>
          </w:rPr>
          <w:t>botanist</w:t>
        </w:r>
      </w:ins>
      <w:r w:rsidRPr="00342D61">
        <w:rPr>
          <w:lang w:val="en-GB"/>
        </w:rPr>
        <w:t xml:space="preserve"> Augustin </w:t>
      </w:r>
      <w:proofErr w:type="spellStart"/>
      <w:r w:rsidRPr="00342D61">
        <w:rPr>
          <w:lang w:val="en-GB"/>
        </w:rPr>
        <w:t>Pyrame</w:t>
      </w:r>
      <w:proofErr w:type="spellEnd"/>
      <w:r w:rsidRPr="00342D61">
        <w:rPr>
          <w:lang w:val="en-GB"/>
        </w:rPr>
        <w:t xml:space="preserve"> de Candolle in 1813, for a species classification in </w:t>
      </w:r>
      <w:del w:id="360" w:author="herrmannfrancine@gmail.com" w:date="2019-05-10T13:00:00Z">
        <w:r w:rsidRPr="00342D61" w:rsidDel="001266F8">
          <w:rPr>
            <w:lang w:val="en-GB"/>
          </w:rPr>
          <w:delText>herboristerie</w:delText>
        </w:r>
      </w:del>
      <w:proofErr w:type="spellStart"/>
      <w:ins w:id="361" w:author="herrmannfrancine@gmail.com" w:date="2019-05-10T13:00:00Z">
        <w:r w:rsidR="001266F8" w:rsidRPr="00342D61">
          <w:rPr>
            <w:lang w:val="en-GB"/>
          </w:rPr>
          <w:t>herborize</w:t>
        </w:r>
      </w:ins>
      <w:proofErr w:type="spellEnd"/>
      <w:r w:rsidRPr="00342D61">
        <w:rPr>
          <w:lang w:val="en-GB"/>
        </w:rPr>
        <w:t xml:space="preserve"> purpose.</w:t>
      </w:r>
    </w:p>
    <w:p w14:paraId="5B43EA9D" w14:textId="77777777" w:rsidR="003002AC" w:rsidRPr="00342D61" w:rsidRDefault="003002AC" w:rsidP="003002AC">
      <w:pPr>
        <w:rPr>
          <w:lang w:val="en-GB"/>
        </w:rPr>
      </w:pPr>
      <w:r w:rsidRPr="00342D61">
        <w:rPr>
          <w:lang w:val="en-GB"/>
        </w:rPr>
        <w:t>Over time, this term was extended to other areas of science, including the humanities, information sciences or computer science.</w:t>
      </w:r>
    </w:p>
    <w:p w14:paraId="578C6AF7" w14:textId="42F3803D" w:rsidR="003002AC" w:rsidRPr="00342D61" w:rsidRDefault="003002AC" w:rsidP="003002AC">
      <w:pPr>
        <w:rPr>
          <w:lang w:val="en-GB"/>
        </w:rPr>
      </w:pPr>
      <w:r w:rsidRPr="00342D61">
        <w:rPr>
          <w:lang w:val="en-GB"/>
        </w:rPr>
        <w:t xml:space="preserve">The taxonomy </w:t>
      </w:r>
      <w:del w:id="362" w:author="herrmannfrancine@gmail.com" w:date="2019-05-10T13:01:00Z">
        <w:r w:rsidRPr="00342D61" w:rsidDel="001266F8">
          <w:rPr>
            <w:lang w:val="en-GB"/>
          </w:rPr>
          <w:delText>design</w:delText>
        </w:r>
      </w:del>
      <w:ins w:id="363" w:author="herrmannfrancine@gmail.com" w:date="2019-05-10T13:01:00Z">
        <w:r w:rsidR="001266F8" w:rsidRPr="00342D61">
          <w:rPr>
            <w:lang w:val="en-GB"/>
          </w:rPr>
          <w:t>designs</w:t>
        </w:r>
      </w:ins>
      <w:r w:rsidRPr="00342D61">
        <w:rPr>
          <w:lang w:val="en-GB"/>
        </w:rPr>
        <w:t xml:space="preserve"> the practice and science of classification of things or concepts, including the principles that underlie such classification.</w:t>
      </w:r>
    </w:p>
    <w:p w14:paraId="40F06F14" w14:textId="77777777" w:rsidR="003002AC" w:rsidRPr="00342D61" w:rsidRDefault="003002AC" w:rsidP="003002AC">
      <w:pPr>
        <w:rPr>
          <w:lang w:val="en-GB"/>
        </w:rPr>
      </w:pPr>
      <w:r w:rsidRPr="00342D61">
        <w:rPr>
          <w:lang w:val="en-GB"/>
        </w:rPr>
        <w:t>A Taxonomy is a classification of information instances that facilitates the discovery and management of information between them.</w:t>
      </w:r>
    </w:p>
    <w:p w14:paraId="62E23AF0" w14:textId="77777777" w:rsidR="003002AC" w:rsidRPr="00342D61" w:rsidRDefault="003002AC" w:rsidP="003002AC">
      <w:pPr>
        <w:rPr>
          <w:lang w:val="en-GB"/>
        </w:rPr>
      </w:pPr>
    </w:p>
    <w:p w14:paraId="1BFBFFE0" w14:textId="4E84EBEB" w:rsidR="00BB65D8" w:rsidRPr="00342D61" w:rsidRDefault="003002AC" w:rsidP="00BB65D8">
      <w:pPr>
        <w:pStyle w:val="Titre2"/>
        <w:rPr>
          <w:lang w:val="en-GB"/>
        </w:rPr>
      </w:pPr>
      <w:bookmarkStart w:id="364" w:name="_Toc8602806"/>
      <w:r w:rsidRPr="00342D61">
        <w:rPr>
          <w:lang w:val="en-GB"/>
        </w:rPr>
        <w:t xml:space="preserve">Goal of our </w:t>
      </w:r>
      <w:del w:id="365" w:author="herrmannfrancine@gmail.com" w:date="2019-05-10T13:02:00Z">
        <w:r w:rsidRPr="00342D61" w:rsidDel="001266F8">
          <w:rPr>
            <w:lang w:val="en-GB"/>
          </w:rPr>
          <w:delText>Taxinomy ?</w:delText>
        </w:r>
      </w:del>
      <w:ins w:id="366" w:author="herrmannfrancine@gmail.com" w:date="2019-05-10T13:02:00Z">
        <w:r w:rsidR="001266F8" w:rsidRPr="00342D61">
          <w:rPr>
            <w:lang w:val="en-GB"/>
          </w:rPr>
          <w:t>taxonomy?</w:t>
        </w:r>
      </w:ins>
      <w:bookmarkEnd w:id="364"/>
      <w:r w:rsidRPr="00342D61">
        <w:rPr>
          <w:lang w:val="en-GB"/>
        </w:rPr>
        <w:t xml:space="preserve"> </w:t>
      </w:r>
    </w:p>
    <w:p w14:paraId="2D94036D" w14:textId="77777777" w:rsidR="003002AC" w:rsidRPr="00342D61" w:rsidRDefault="003002AC" w:rsidP="003002AC">
      <w:pPr>
        <w:rPr>
          <w:lang w:val="en-GB"/>
        </w:rPr>
      </w:pPr>
    </w:p>
    <w:p w14:paraId="22543847" w14:textId="0A355A0E" w:rsidR="00B931F9" w:rsidRPr="00342D61" w:rsidRDefault="003002AC" w:rsidP="003002AC">
      <w:pPr>
        <w:tabs>
          <w:tab w:val="right" w:pos="9072"/>
        </w:tabs>
        <w:rPr>
          <w:lang w:val="en-GB"/>
        </w:rPr>
      </w:pPr>
      <w:commentRangeStart w:id="367"/>
      <w:proofErr w:type="spellStart"/>
      <w:r w:rsidRPr="00342D61">
        <w:rPr>
          <w:lang w:val="en-GB"/>
        </w:rPr>
        <w:t>Misp</w:t>
      </w:r>
      <w:proofErr w:type="spellEnd"/>
      <w:r w:rsidRPr="00342D61">
        <w:rPr>
          <w:lang w:val="en-GB"/>
        </w:rPr>
        <w:t xml:space="preserve"> </w:t>
      </w:r>
      <w:commentRangeEnd w:id="367"/>
      <w:r w:rsidR="001266F8">
        <w:rPr>
          <w:rStyle w:val="Marquedecommentaire"/>
        </w:rPr>
        <w:commentReference w:id="367"/>
      </w:r>
      <w:r w:rsidRPr="00342D61">
        <w:rPr>
          <w:lang w:val="en-GB"/>
        </w:rPr>
        <w:t xml:space="preserve">is grouping all </w:t>
      </w:r>
      <w:del w:id="368" w:author="herrmannfrancine@gmail.com" w:date="2019-05-10T13:04:00Z">
        <w:r w:rsidRPr="00342D61" w:rsidDel="001266F8">
          <w:rPr>
            <w:lang w:val="en-GB"/>
          </w:rPr>
          <w:delText xml:space="preserve">incident </w:delText>
        </w:r>
      </w:del>
      <w:r w:rsidRPr="00342D61">
        <w:rPr>
          <w:lang w:val="en-GB"/>
        </w:rPr>
        <w:t xml:space="preserve">security </w:t>
      </w:r>
      <w:ins w:id="369" w:author="herrmannfrancine@gmail.com" w:date="2019-05-10T13:04:00Z">
        <w:r w:rsidR="001266F8" w:rsidRPr="00342D61">
          <w:rPr>
            <w:lang w:val="en-GB"/>
          </w:rPr>
          <w:t>incident</w:t>
        </w:r>
        <w:r w:rsidR="001266F8">
          <w:rPr>
            <w:lang w:val="en-GB"/>
          </w:rPr>
          <w:t xml:space="preserve">s </w:t>
        </w:r>
      </w:ins>
      <w:del w:id="370" w:author="herrmannfrancine@gmail.com" w:date="2019-05-10T13:05:00Z">
        <w:r w:rsidRPr="00342D61" w:rsidDel="001266F8">
          <w:rPr>
            <w:lang w:val="en-GB"/>
          </w:rPr>
          <w:delText xml:space="preserve">arriving </w:delText>
        </w:r>
      </w:del>
      <w:ins w:id="371" w:author="herrmannfrancine@gmail.com" w:date="2019-05-10T13:05:00Z">
        <w:r w:rsidR="001266F8">
          <w:rPr>
            <w:lang w:val="en-GB"/>
          </w:rPr>
          <w:t xml:space="preserve">that </w:t>
        </w:r>
      </w:ins>
      <w:ins w:id="372" w:author="herrmannfrancine@gmail.com" w:date="2019-05-10T13:08:00Z">
        <w:r w:rsidR="00A936C2">
          <w:rPr>
            <w:lang w:val="en-GB"/>
          </w:rPr>
          <w:t>happened</w:t>
        </w:r>
      </w:ins>
      <w:ins w:id="373" w:author="herrmannfrancine@gmail.com" w:date="2019-05-10T13:05:00Z">
        <w:r w:rsidR="001266F8" w:rsidRPr="00342D61">
          <w:rPr>
            <w:lang w:val="en-GB"/>
          </w:rPr>
          <w:t xml:space="preserve"> </w:t>
        </w:r>
      </w:ins>
      <w:r w:rsidRPr="00342D61">
        <w:rPr>
          <w:lang w:val="en-GB"/>
        </w:rPr>
        <w:t>in all enterprise</w:t>
      </w:r>
      <w:ins w:id="374" w:author="herrmannfrancine@gmail.com" w:date="2019-05-10T13:05:00Z">
        <w:r w:rsidR="001266F8">
          <w:rPr>
            <w:lang w:val="en-GB"/>
          </w:rPr>
          <w:t>s</w:t>
        </w:r>
      </w:ins>
      <w:r w:rsidRPr="00342D61">
        <w:rPr>
          <w:lang w:val="en-GB"/>
        </w:rPr>
        <w:t xml:space="preserve"> which would share information</w:t>
      </w:r>
      <w:ins w:id="375" w:author="herrmannfrancine@gmail.com" w:date="2019-05-10T13:06:00Z">
        <w:r w:rsidR="001266F8">
          <w:rPr>
            <w:lang w:val="en-GB"/>
          </w:rPr>
          <w:t xml:space="preserve"> </w:t>
        </w:r>
      </w:ins>
      <w:del w:id="376" w:author="herrmannfrancine@gmail.com" w:date="2019-05-10T13:06:00Z">
        <w:r w:rsidRPr="00342D61" w:rsidDel="001266F8">
          <w:rPr>
            <w:lang w:val="en-GB"/>
          </w:rPr>
          <w:delText xml:space="preserve"> </w:delText>
        </w:r>
      </w:del>
      <w:r w:rsidRPr="00342D61">
        <w:rPr>
          <w:lang w:val="en-GB"/>
        </w:rPr>
        <w:t>with other enterprise</w:t>
      </w:r>
      <w:ins w:id="377" w:author="herrmannfrancine@gmail.com" w:date="2019-05-10T13:05:00Z">
        <w:r w:rsidR="001266F8">
          <w:rPr>
            <w:lang w:val="en-GB"/>
          </w:rPr>
          <w:t>s</w:t>
        </w:r>
      </w:ins>
      <w:r w:rsidRPr="00342D61">
        <w:rPr>
          <w:lang w:val="en-GB"/>
        </w:rPr>
        <w:t xml:space="preserve">. </w:t>
      </w:r>
      <w:del w:id="378" w:author="herrmannfrancine@gmail.com" w:date="2019-05-10T13:06:00Z">
        <w:r w:rsidRPr="00342D61" w:rsidDel="00A936C2">
          <w:rPr>
            <w:lang w:val="en-GB"/>
          </w:rPr>
          <w:delText>These information</w:delText>
        </w:r>
      </w:del>
      <w:ins w:id="379" w:author="herrmannfrancine@gmail.com" w:date="2019-05-10T13:06:00Z">
        <w:r w:rsidR="00A936C2" w:rsidRPr="00342D61">
          <w:rPr>
            <w:lang w:val="en-GB"/>
          </w:rPr>
          <w:t>This information</w:t>
        </w:r>
      </w:ins>
      <w:r w:rsidRPr="00342D61">
        <w:rPr>
          <w:lang w:val="en-GB"/>
        </w:rPr>
        <w:t xml:space="preserve"> could be important </w:t>
      </w:r>
      <w:ins w:id="380" w:author="herrmannfrancine@gmail.com" w:date="2019-05-10T13:06:00Z">
        <w:r w:rsidR="00A936C2">
          <w:rPr>
            <w:lang w:val="en-GB"/>
          </w:rPr>
          <w:t xml:space="preserve">and </w:t>
        </w:r>
      </w:ins>
      <w:del w:id="381" w:author="herrmannfrancine@gmail.com" w:date="2019-05-10T13:05:00Z">
        <w:r w:rsidRPr="00342D61" w:rsidDel="001266F8">
          <w:rPr>
            <w:lang w:val="en-GB"/>
          </w:rPr>
          <w:delText xml:space="preserve">are </w:delText>
        </w:r>
      </w:del>
      <w:ins w:id="382" w:author="herrmannfrancine@gmail.com" w:date="2019-05-10T13:05:00Z">
        <w:r w:rsidR="001266F8">
          <w:rPr>
            <w:lang w:val="en-GB"/>
          </w:rPr>
          <w:t>concern</w:t>
        </w:r>
      </w:ins>
      <w:ins w:id="383" w:author="herrmannfrancine@gmail.com" w:date="2019-05-10T13:06:00Z">
        <w:r w:rsidR="00A936C2">
          <w:rPr>
            <w:lang w:val="en-GB"/>
          </w:rPr>
          <w:t>s</w:t>
        </w:r>
      </w:ins>
      <w:ins w:id="384" w:author="herrmannfrancine@gmail.com" w:date="2019-05-10T13:05:00Z">
        <w:r w:rsidR="001266F8" w:rsidRPr="00342D61">
          <w:rPr>
            <w:lang w:val="en-GB"/>
          </w:rPr>
          <w:t xml:space="preserve"> </w:t>
        </w:r>
      </w:ins>
      <w:del w:id="385" w:author="herrmannfrancine@gmail.com" w:date="2019-05-10T13:05:00Z">
        <w:r w:rsidRPr="00342D61" w:rsidDel="001266F8">
          <w:rPr>
            <w:lang w:val="en-GB"/>
          </w:rPr>
          <w:delText>differents</w:delText>
        </w:r>
      </w:del>
      <w:ins w:id="386" w:author="herrmannfrancine@gmail.com" w:date="2019-05-10T13:05:00Z">
        <w:r w:rsidR="001266F8" w:rsidRPr="00342D61">
          <w:rPr>
            <w:lang w:val="en-GB"/>
          </w:rPr>
          <w:t>different</w:t>
        </w:r>
      </w:ins>
      <w:r w:rsidRPr="00342D61">
        <w:rPr>
          <w:lang w:val="en-GB"/>
        </w:rPr>
        <w:t xml:space="preserve"> level of an </w:t>
      </w:r>
      <w:del w:id="387" w:author="herrmannfrancine@gmail.com" w:date="2019-05-10T13:06:00Z">
        <w:r w:rsidRPr="00342D61" w:rsidDel="001266F8">
          <w:rPr>
            <w:lang w:val="en-GB"/>
          </w:rPr>
          <w:delText>entreprise</w:delText>
        </w:r>
      </w:del>
      <w:ins w:id="388" w:author="herrmannfrancine@gmail.com" w:date="2019-05-10T13:06:00Z">
        <w:r w:rsidR="001266F8" w:rsidRPr="00342D61">
          <w:rPr>
            <w:lang w:val="en-GB"/>
          </w:rPr>
          <w:t>enterprise</w:t>
        </w:r>
      </w:ins>
      <w:r w:rsidRPr="00342D61">
        <w:rPr>
          <w:lang w:val="en-GB"/>
        </w:rPr>
        <w:t xml:space="preserve">. </w:t>
      </w:r>
    </w:p>
    <w:p w14:paraId="13FFC0CE" w14:textId="0625550B" w:rsidR="003002AC" w:rsidRPr="00342D61" w:rsidRDefault="003002AC" w:rsidP="003002AC">
      <w:pPr>
        <w:tabs>
          <w:tab w:val="right" w:pos="9072"/>
        </w:tabs>
        <w:rPr>
          <w:lang w:val="en-GB"/>
        </w:rPr>
      </w:pPr>
      <w:r w:rsidRPr="00342D61">
        <w:rPr>
          <w:lang w:val="en-GB"/>
        </w:rPr>
        <w:t xml:space="preserve">The main questions </w:t>
      </w:r>
      <w:del w:id="389" w:author="herrmannfrancine@gmail.com" w:date="2019-05-10T13:07:00Z">
        <w:r w:rsidRPr="00342D61" w:rsidDel="00A936C2">
          <w:rPr>
            <w:lang w:val="en-GB"/>
          </w:rPr>
          <w:delText>are :</w:delText>
        </w:r>
      </w:del>
      <w:ins w:id="390" w:author="herrmannfrancine@gmail.com" w:date="2019-05-10T13:07:00Z">
        <w:r w:rsidR="00A936C2" w:rsidRPr="00342D61">
          <w:rPr>
            <w:lang w:val="en-GB"/>
          </w:rPr>
          <w:t>are:</w:t>
        </w:r>
      </w:ins>
      <w:r w:rsidRPr="00342D61">
        <w:rPr>
          <w:lang w:val="en-GB"/>
        </w:rPr>
        <w:t xml:space="preserve"> </w:t>
      </w:r>
    </w:p>
    <w:p w14:paraId="55945D7A" w14:textId="67EF24CC" w:rsidR="003002AC" w:rsidRPr="00342D61" w:rsidRDefault="003002AC" w:rsidP="003002AC">
      <w:pPr>
        <w:pStyle w:val="Paragraphedeliste"/>
        <w:numPr>
          <w:ilvl w:val="0"/>
          <w:numId w:val="9"/>
        </w:numPr>
        <w:tabs>
          <w:tab w:val="right" w:pos="9072"/>
        </w:tabs>
        <w:rPr>
          <w:lang w:val="en-GB"/>
        </w:rPr>
      </w:pPr>
      <w:r w:rsidRPr="00342D61">
        <w:rPr>
          <w:lang w:val="en-GB"/>
        </w:rPr>
        <w:t xml:space="preserve">What are these </w:t>
      </w:r>
      <w:del w:id="391" w:author="herrmannfrancine@gmail.com" w:date="2019-05-10T13:07:00Z">
        <w:r w:rsidRPr="00342D61" w:rsidDel="00A936C2">
          <w:rPr>
            <w:lang w:val="en-GB"/>
          </w:rPr>
          <w:delText>informations</w:delText>
        </w:r>
      </w:del>
      <w:ins w:id="392" w:author="herrmannfrancine@gmail.com" w:date="2019-05-10T13:07:00Z">
        <w:r w:rsidR="00A936C2" w:rsidRPr="00342D61">
          <w:rPr>
            <w:lang w:val="en-GB"/>
          </w:rPr>
          <w:t>information</w:t>
        </w:r>
      </w:ins>
      <w:r w:rsidRPr="00342D61">
        <w:rPr>
          <w:lang w:val="en-GB"/>
        </w:rPr>
        <w:t xml:space="preserve"> and how</w:t>
      </w:r>
      <w:del w:id="393" w:author="herrmannfrancine@gmail.com" w:date="2019-05-10T13:07:00Z">
        <w:r w:rsidRPr="00342D61" w:rsidDel="00A936C2">
          <w:rPr>
            <w:lang w:val="en-GB"/>
          </w:rPr>
          <w:delText xml:space="preserve"> it</w:delText>
        </w:r>
      </w:del>
      <w:r w:rsidRPr="00342D61">
        <w:rPr>
          <w:lang w:val="en-GB"/>
        </w:rPr>
        <w:t xml:space="preserve"> could</w:t>
      </w:r>
      <w:ins w:id="394" w:author="herrmannfrancine@gmail.com" w:date="2019-05-10T13:07:00Z">
        <w:r w:rsidR="00A936C2">
          <w:rPr>
            <w:lang w:val="en-GB"/>
          </w:rPr>
          <w:t xml:space="preserve"> it</w:t>
        </w:r>
      </w:ins>
      <w:r w:rsidRPr="00342D61">
        <w:rPr>
          <w:lang w:val="en-GB"/>
        </w:rPr>
        <w:t xml:space="preserve"> be important for each work of an </w:t>
      </w:r>
      <w:del w:id="395" w:author="herrmannfrancine@gmail.com" w:date="2019-05-10T13:07:00Z">
        <w:r w:rsidRPr="00342D61" w:rsidDel="00A936C2">
          <w:rPr>
            <w:lang w:val="en-GB"/>
          </w:rPr>
          <w:delText>enterprise ?</w:delText>
        </w:r>
      </w:del>
      <w:ins w:id="396" w:author="herrmannfrancine@gmail.com" w:date="2019-05-10T13:07:00Z">
        <w:r w:rsidR="00A936C2" w:rsidRPr="00342D61">
          <w:rPr>
            <w:lang w:val="en-GB"/>
          </w:rPr>
          <w:t>enterprise?</w:t>
        </w:r>
      </w:ins>
      <w:r w:rsidRPr="00342D61">
        <w:rPr>
          <w:lang w:val="en-GB"/>
        </w:rPr>
        <w:t xml:space="preserve"> </w:t>
      </w:r>
    </w:p>
    <w:p w14:paraId="37D2E577" w14:textId="736959D4" w:rsidR="003002AC" w:rsidRPr="00342D61" w:rsidRDefault="00FF59CE" w:rsidP="003002AC">
      <w:pPr>
        <w:pStyle w:val="Paragraphedeliste"/>
        <w:numPr>
          <w:ilvl w:val="0"/>
          <w:numId w:val="9"/>
        </w:numPr>
        <w:tabs>
          <w:tab w:val="right" w:pos="9072"/>
        </w:tabs>
        <w:rPr>
          <w:lang w:val="en-GB"/>
        </w:rPr>
      </w:pPr>
      <w:r w:rsidRPr="00342D61">
        <w:rPr>
          <w:lang w:val="en-GB"/>
        </w:rPr>
        <w:t xml:space="preserve">How to classify all </w:t>
      </w:r>
      <w:del w:id="397" w:author="herrmannfrancine@gmail.com" w:date="2019-05-10T13:08:00Z">
        <w:r w:rsidRPr="00342D61" w:rsidDel="00A936C2">
          <w:rPr>
            <w:lang w:val="en-GB"/>
          </w:rPr>
          <w:delText>these information</w:delText>
        </w:r>
      </w:del>
      <w:ins w:id="398" w:author="herrmannfrancine@gmail.com" w:date="2019-05-10T13:08:00Z">
        <w:r w:rsidR="00A936C2" w:rsidRPr="00342D61">
          <w:rPr>
            <w:lang w:val="en-GB"/>
          </w:rPr>
          <w:t>this information</w:t>
        </w:r>
      </w:ins>
      <w:r w:rsidRPr="00342D61">
        <w:rPr>
          <w:lang w:val="en-GB"/>
        </w:rPr>
        <w:t xml:space="preserve"> in order to sort</w:t>
      </w:r>
      <w:ins w:id="399" w:author="herrmannfrancine@gmail.com" w:date="2019-05-10T13:07:00Z">
        <w:r w:rsidR="00A936C2">
          <w:rPr>
            <w:lang w:val="en-GB"/>
          </w:rPr>
          <w:t xml:space="preserve"> </w:t>
        </w:r>
      </w:ins>
      <w:del w:id="400" w:author="herrmannfrancine@gmail.com" w:date="2019-05-10T13:07:00Z">
        <w:r w:rsidRPr="00342D61" w:rsidDel="00A936C2">
          <w:rPr>
            <w:lang w:val="en-GB"/>
          </w:rPr>
          <w:delText xml:space="preserve">ed </w:delText>
        </w:r>
      </w:del>
      <w:r w:rsidRPr="00342D61">
        <w:rPr>
          <w:lang w:val="en-GB"/>
        </w:rPr>
        <w:t xml:space="preserve">the most </w:t>
      </w:r>
      <w:del w:id="401" w:author="herrmannfrancine@gmail.com" w:date="2019-05-10T13:07:00Z">
        <w:r w:rsidRPr="00342D61" w:rsidDel="00A936C2">
          <w:rPr>
            <w:lang w:val="en-GB"/>
          </w:rPr>
          <w:delText>important ?</w:delText>
        </w:r>
      </w:del>
      <w:ins w:id="402" w:author="herrmannfrancine@gmail.com" w:date="2019-05-10T13:07:00Z">
        <w:r w:rsidR="00A936C2" w:rsidRPr="00342D61">
          <w:rPr>
            <w:lang w:val="en-GB"/>
          </w:rPr>
          <w:t>important?</w:t>
        </w:r>
      </w:ins>
      <w:r w:rsidRPr="00342D61">
        <w:rPr>
          <w:lang w:val="en-GB"/>
        </w:rPr>
        <w:t xml:space="preserve"> </w:t>
      </w:r>
    </w:p>
    <w:p w14:paraId="30B9DF65" w14:textId="2ABBA77A" w:rsidR="00B931F9" w:rsidRPr="00342D61" w:rsidRDefault="00A936C2" w:rsidP="008422A1">
      <w:pPr>
        <w:rPr>
          <w:lang w:val="en-GB"/>
        </w:rPr>
      </w:pPr>
      <w:ins w:id="403" w:author="herrmannfrancine@gmail.com" w:date="2019-05-10T13:11:00Z">
        <w:r>
          <w:rPr>
            <w:lang w:val="en-GB"/>
          </w:rPr>
          <w:t>Our goal is t</w:t>
        </w:r>
      </w:ins>
      <w:del w:id="404" w:author="herrmannfrancine@gmail.com" w:date="2019-05-10T13:11:00Z">
        <w:r w:rsidR="00E44077" w:rsidRPr="00342D61" w:rsidDel="00A936C2">
          <w:rPr>
            <w:lang w:val="en-GB"/>
          </w:rPr>
          <w:delText>T</w:delText>
        </w:r>
      </w:del>
      <w:r w:rsidR="00E44077" w:rsidRPr="00342D61">
        <w:rPr>
          <w:lang w:val="en-GB"/>
        </w:rPr>
        <w:t>he</w:t>
      </w:r>
      <w:r w:rsidR="003002AC" w:rsidRPr="00342D61">
        <w:rPr>
          <w:lang w:val="en-GB"/>
        </w:rPr>
        <w:t xml:space="preserve"> creation of a </w:t>
      </w:r>
      <w:del w:id="405" w:author="herrmannfrancine@gmail.com" w:date="2019-05-10T13:08:00Z">
        <w:r w:rsidR="003002AC" w:rsidRPr="00342D61" w:rsidDel="00A936C2">
          <w:rPr>
            <w:lang w:val="en-GB"/>
          </w:rPr>
          <w:delText>coporate</w:delText>
        </w:r>
      </w:del>
      <w:ins w:id="406" w:author="herrmannfrancine@gmail.com" w:date="2019-05-10T13:10:00Z">
        <w:r w:rsidRPr="00342D61">
          <w:rPr>
            <w:lang w:val="en-GB"/>
          </w:rPr>
          <w:t>cooperat</w:t>
        </w:r>
        <w:r>
          <w:rPr>
            <w:lang w:val="en-GB"/>
          </w:rPr>
          <w:t>ive</w:t>
        </w:r>
      </w:ins>
      <w:r w:rsidR="00B931F9" w:rsidRPr="00342D61">
        <w:rPr>
          <w:lang w:val="en-GB"/>
        </w:rPr>
        <w:t xml:space="preserve"> taxonomy</w:t>
      </w:r>
      <w:r w:rsidR="003002AC" w:rsidRPr="00342D61">
        <w:rPr>
          <w:lang w:val="en-GB"/>
        </w:rPr>
        <w:t xml:space="preserve">, </w:t>
      </w:r>
      <w:del w:id="407" w:author="herrmannfrancine@gmail.com" w:date="2019-05-10T13:09:00Z">
        <w:r w:rsidR="003002AC" w:rsidRPr="00342D61" w:rsidDel="00A936C2">
          <w:rPr>
            <w:lang w:val="en-GB"/>
          </w:rPr>
          <w:delText>wich</w:delText>
        </w:r>
      </w:del>
      <w:del w:id="408" w:author="herrmannfrancine@gmail.com" w:date="2019-05-10T13:12:00Z">
        <w:r w:rsidR="00E44077" w:rsidRPr="00342D61" w:rsidDel="00A936C2">
          <w:rPr>
            <w:lang w:val="en-GB"/>
          </w:rPr>
          <w:delText xml:space="preserve"> </w:delText>
        </w:r>
        <w:r w:rsidR="00B931F9" w:rsidRPr="00342D61" w:rsidDel="00A936C2">
          <w:rPr>
            <w:lang w:val="en-GB"/>
          </w:rPr>
          <w:delText xml:space="preserve">will </w:delText>
        </w:r>
      </w:del>
      <w:del w:id="409" w:author="herrmannfrancine@gmail.com" w:date="2019-05-10T13:10:00Z">
        <w:r w:rsidR="00B931F9" w:rsidRPr="00342D61" w:rsidDel="00A936C2">
          <w:rPr>
            <w:lang w:val="en-GB"/>
          </w:rPr>
          <w:delText>serve</w:delText>
        </w:r>
      </w:del>
      <w:del w:id="410" w:author="herrmannfrancine@gmail.com" w:date="2019-05-10T13:12:00Z">
        <w:r w:rsidR="00FF59CE" w:rsidRPr="00342D61" w:rsidDel="00A936C2">
          <w:rPr>
            <w:lang w:val="en-GB"/>
          </w:rPr>
          <w:delText xml:space="preserve"> this goal </w:delText>
        </w:r>
      </w:del>
      <w:r w:rsidR="00FF59CE" w:rsidRPr="00342D61">
        <w:rPr>
          <w:lang w:val="en-GB"/>
        </w:rPr>
        <w:t>in order</w:t>
      </w:r>
      <w:r w:rsidR="00E44077" w:rsidRPr="00342D61">
        <w:rPr>
          <w:lang w:val="en-GB"/>
        </w:rPr>
        <w:t xml:space="preserve"> to classify all the instance</w:t>
      </w:r>
      <w:ins w:id="411" w:author="herrmannfrancine@gmail.com" w:date="2019-05-10T13:10:00Z">
        <w:r>
          <w:rPr>
            <w:lang w:val="en-GB"/>
          </w:rPr>
          <w:t xml:space="preserve">s </w:t>
        </w:r>
      </w:ins>
      <w:del w:id="412" w:author="herrmannfrancine@gmail.com" w:date="2019-05-10T13:10:00Z">
        <w:r w:rsidR="00E44077" w:rsidRPr="00342D61" w:rsidDel="00A936C2">
          <w:rPr>
            <w:lang w:val="en-GB"/>
          </w:rPr>
          <w:delText xml:space="preserve"> </w:delText>
        </w:r>
      </w:del>
      <w:r w:rsidR="00E44077" w:rsidRPr="00342D61">
        <w:rPr>
          <w:lang w:val="en-GB"/>
        </w:rPr>
        <w:t xml:space="preserve">of </w:t>
      </w:r>
      <w:del w:id="413" w:author="herrmannfrancine@gmail.com" w:date="2019-05-10T13:10:00Z">
        <w:r w:rsidR="00E44077" w:rsidRPr="00342D61" w:rsidDel="00A936C2">
          <w:rPr>
            <w:lang w:val="en-GB"/>
          </w:rPr>
          <w:delText>an</w:delText>
        </w:r>
      </w:del>
      <w:del w:id="414" w:author="herrmannfrancine@gmail.com" w:date="2019-05-10T13:12:00Z">
        <w:r w:rsidR="00E44077" w:rsidRPr="00342D61" w:rsidDel="00A936C2">
          <w:rPr>
            <w:lang w:val="en-GB"/>
          </w:rPr>
          <w:delText xml:space="preserve"> </w:delText>
        </w:r>
      </w:del>
      <w:r w:rsidR="00E44077" w:rsidRPr="00342D61">
        <w:rPr>
          <w:lang w:val="en-GB"/>
        </w:rPr>
        <w:t>enterprise</w:t>
      </w:r>
      <w:ins w:id="415" w:author="herrmannfrancine@gmail.com" w:date="2019-05-10T13:10:00Z">
        <w:r>
          <w:rPr>
            <w:lang w:val="en-GB"/>
          </w:rPr>
          <w:t>s.</w:t>
        </w:r>
      </w:ins>
      <w:r w:rsidR="00E44077" w:rsidRPr="00342D61">
        <w:rPr>
          <w:lang w:val="en-GB"/>
        </w:rPr>
        <w:t xml:space="preserve"> </w:t>
      </w:r>
      <w:del w:id="416" w:author="herrmannfrancine@gmail.com" w:date="2019-05-10T13:12:00Z">
        <w:r w:rsidR="00E44077" w:rsidRPr="00342D61" w:rsidDel="00A936C2">
          <w:rPr>
            <w:lang w:val="en-GB"/>
          </w:rPr>
          <w:delText>in effect we could</w:delText>
        </w:r>
      </w:del>
      <w:ins w:id="417" w:author="herrmannfrancine@gmail.com" w:date="2019-05-10T13:12:00Z">
        <w:r>
          <w:rPr>
            <w:lang w:val="en-GB"/>
          </w:rPr>
          <w:t xml:space="preserve">This will </w:t>
        </w:r>
      </w:ins>
      <w:ins w:id="418" w:author="herrmannfrancine@gmail.com" w:date="2019-05-10T13:13:00Z">
        <w:r>
          <w:rPr>
            <w:lang w:val="en-GB"/>
          </w:rPr>
          <w:t>allow to</w:t>
        </w:r>
      </w:ins>
      <w:r w:rsidR="00E44077" w:rsidRPr="00342D61">
        <w:rPr>
          <w:lang w:val="en-GB"/>
        </w:rPr>
        <w:t xml:space="preserve"> make a better </w:t>
      </w:r>
      <w:del w:id="419" w:author="herrmannfrancine@gmail.com" w:date="2019-05-10T13:15:00Z">
        <w:r w:rsidR="00E44077" w:rsidRPr="00342D61" w:rsidDel="00A936C2">
          <w:rPr>
            <w:lang w:val="en-GB"/>
          </w:rPr>
          <w:delText>referencement</w:delText>
        </w:r>
      </w:del>
      <w:ins w:id="420" w:author="herrmannfrancine@gmail.com" w:date="2019-05-10T13:15:00Z">
        <w:r>
          <w:rPr>
            <w:lang w:val="en-GB"/>
          </w:rPr>
          <w:t xml:space="preserve">search </w:t>
        </w:r>
      </w:ins>
      <w:ins w:id="421" w:author="herrmannfrancine@gmail.com" w:date="2019-05-10T13:13:00Z">
        <w:r>
          <w:rPr>
            <w:lang w:val="en-GB"/>
          </w:rPr>
          <w:t>and classification</w:t>
        </w:r>
      </w:ins>
      <w:r w:rsidR="00E44077" w:rsidRPr="00342D61">
        <w:rPr>
          <w:lang w:val="en-GB"/>
        </w:rPr>
        <w:t xml:space="preserve"> of all the event</w:t>
      </w:r>
      <w:r w:rsidR="00FF59CE" w:rsidRPr="00342D61">
        <w:rPr>
          <w:lang w:val="en-GB"/>
        </w:rPr>
        <w:t>s</w:t>
      </w:r>
      <w:r w:rsidR="00E44077" w:rsidRPr="00342D61">
        <w:rPr>
          <w:lang w:val="en-GB"/>
        </w:rPr>
        <w:t xml:space="preserve"> of MISP</w:t>
      </w:r>
      <w:r w:rsidR="00B931F9" w:rsidRPr="00342D61">
        <w:rPr>
          <w:lang w:val="en-GB"/>
        </w:rPr>
        <w:t>.</w:t>
      </w:r>
    </w:p>
    <w:p w14:paraId="65BC055F" w14:textId="77777777" w:rsidR="003002AC" w:rsidRPr="00342D61" w:rsidRDefault="003002AC" w:rsidP="008422A1">
      <w:pPr>
        <w:rPr>
          <w:lang w:val="en-GB"/>
        </w:rPr>
      </w:pPr>
    </w:p>
    <w:p w14:paraId="79270BFD" w14:textId="19B84286" w:rsidR="003002AC" w:rsidRPr="00342D61" w:rsidRDefault="003002AC" w:rsidP="003002AC">
      <w:pPr>
        <w:pStyle w:val="Titre2"/>
        <w:rPr>
          <w:lang w:val="en-GB"/>
        </w:rPr>
      </w:pPr>
      <w:bookmarkStart w:id="422" w:name="_Toc8602807"/>
      <w:r w:rsidRPr="00342D61">
        <w:rPr>
          <w:lang w:val="en-GB"/>
        </w:rPr>
        <w:t xml:space="preserve">What is a </w:t>
      </w:r>
      <w:del w:id="423" w:author="herrmannfrancine@gmail.com" w:date="2019-05-10T13:15:00Z">
        <w:r w:rsidRPr="00342D61" w:rsidDel="00A936C2">
          <w:rPr>
            <w:lang w:val="en-GB"/>
          </w:rPr>
          <w:delText>coporat</w:delText>
        </w:r>
      </w:del>
      <w:ins w:id="424" w:author="herrmannfrancine@gmail.com" w:date="2019-05-10T13:15:00Z">
        <w:r w:rsidR="00A936C2" w:rsidRPr="00342D61">
          <w:rPr>
            <w:lang w:val="en-GB"/>
          </w:rPr>
          <w:t>co</w:t>
        </w:r>
        <w:r w:rsidR="00A936C2">
          <w:rPr>
            <w:lang w:val="en-GB"/>
          </w:rPr>
          <w:t>o</w:t>
        </w:r>
        <w:r w:rsidR="00A936C2" w:rsidRPr="00342D61">
          <w:rPr>
            <w:lang w:val="en-GB"/>
          </w:rPr>
          <w:t>perat</w:t>
        </w:r>
        <w:r w:rsidR="00A936C2">
          <w:rPr>
            <w:lang w:val="en-GB"/>
          </w:rPr>
          <w:t>ive</w:t>
        </w:r>
      </w:ins>
      <w:del w:id="425" w:author="herrmannfrancine@gmail.com" w:date="2019-05-10T13:15:00Z">
        <w:r w:rsidRPr="00342D61" w:rsidDel="00A936C2">
          <w:rPr>
            <w:lang w:val="en-GB"/>
          </w:rPr>
          <w:delText>e</w:delText>
        </w:r>
      </w:del>
      <w:r w:rsidRPr="00342D61">
        <w:rPr>
          <w:lang w:val="en-GB"/>
        </w:rPr>
        <w:t xml:space="preserve"> </w:t>
      </w:r>
      <w:del w:id="426" w:author="herrmannfrancine@gmail.com" w:date="2019-05-10T13:15:00Z">
        <w:r w:rsidRPr="00342D61" w:rsidDel="00A936C2">
          <w:rPr>
            <w:lang w:val="en-GB"/>
          </w:rPr>
          <w:delText>taxinomy ?</w:delText>
        </w:r>
      </w:del>
      <w:ins w:id="427" w:author="herrmannfrancine@gmail.com" w:date="2019-05-10T13:15:00Z">
        <w:r w:rsidR="00A936C2" w:rsidRPr="00342D61">
          <w:rPr>
            <w:lang w:val="en-GB"/>
          </w:rPr>
          <w:t>taxonomy?</w:t>
        </w:r>
      </w:ins>
      <w:bookmarkEnd w:id="422"/>
    </w:p>
    <w:p w14:paraId="6A03DA20" w14:textId="2E6C2657" w:rsidR="003002AC" w:rsidRPr="00342D61" w:rsidRDefault="003002AC" w:rsidP="008422A1">
      <w:pPr>
        <w:rPr>
          <w:lang w:val="en-GB"/>
        </w:rPr>
      </w:pPr>
      <w:del w:id="428" w:author="herrmannfrancine@gmail.com" w:date="2019-05-10T13:16:00Z">
        <w:r w:rsidRPr="00342D61" w:rsidDel="00A936C2">
          <w:rPr>
            <w:lang w:val="en-GB"/>
          </w:rPr>
          <w:delText xml:space="preserve">Corporate </w:delText>
        </w:r>
      </w:del>
      <w:ins w:id="429" w:author="herrmannfrancine@gmail.com" w:date="2019-05-10T13:16:00Z">
        <w:r w:rsidR="00A936C2">
          <w:rPr>
            <w:lang w:val="en-GB"/>
          </w:rPr>
          <w:t>Cooperative</w:t>
        </w:r>
        <w:r w:rsidR="00A936C2" w:rsidRPr="00342D61">
          <w:rPr>
            <w:lang w:val="en-GB"/>
          </w:rPr>
          <w:t xml:space="preserve"> </w:t>
        </w:r>
      </w:ins>
      <w:r w:rsidRPr="00342D61">
        <w:rPr>
          <w:lang w:val="en-GB"/>
        </w:rPr>
        <w:t>taxonomy is the hierarchical classification of entities</w:t>
      </w:r>
      <w:del w:id="430" w:author="herrmannfrancine@gmail.com" w:date="2019-05-10T13:16:00Z">
        <w:r w:rsidRPr="00342D61" w:rsidDel="00457C07">
          <w:rPr>
            <w:lang w:val="en-GB"/>
          </w:rPr>
          <w:delText xml:space="preserve"> of interest</w:delText>
        </w:r>
      </w:del>
      <w:r w:rsidRPr="00342D61">
        <w:rPr>
          <w:lang w:val="en-GB"/>
        </w:rPr>
        <w:t xml:space="preserve"> of an enterprise, organization or administration, used to classify documents, digital assets and other information. Taxonomies can cover virtually any type of physical or conceptual entities (products, processes, knowledge fields, human groups, etc.) at any level of granularity.</w:t>
      </w:r>
    </w:p>
    <w:p w14:paraId="30D3E926" w14:textId="329032EF" w:rsidR="003002AC" w:rsidRPr="00342D61" w:rsidDel="00457C07" w:rsidRDefault="003002AC" w:rsidP="008422A1">
      <w:pPr>
        <w:rPr>
          <w:del w:id="431" w:author="herrmannfrancine@gmail.com" w:date="2019-05-10T13:17:00Z"/>
          <w:lang w:val="en-GB"/>
        </w:rPr>
      </w:pPr>
      <w:del w:id="432" w:author="herrmannfrancine@gmail.com" w:date="2019-05-10T13:17:00Z">
        <w:r w:rsidRPr="00342D61" w:rsidDel="00457C07">
          <w:rPr>
            <w:lang w:val="en-GB"/>
          </w:rPr>
          <w:delText xml:space="preserve">Source : Wikipedia definition </w:delText>
        </w:r>
      </w:del>
    </w:p>
    <w:p w14:paraId="4CA42362" w14:textId="77777777" w:rsidR="003002AC" w:rsidRPr="00342D61" w:rsidRDefault="003002AC" w:rsidP="008422A1">
      <w:pPr>
        <w:rPr>
          <w:lang w:val="en-GB"/>
        </w:rPr>
      </w:pPr>
    </w:p>
    <w:p w14:paraId="4FEE3281" w14:textId="77777777" w:rsidR="003002AC" w:rsidRPr="00342D61" w:rsidRDefault="003002AC" w:rsidP="008422A1">
      <w:pPr>
        <w:rPr>
          <w:lang w:val="en-GB"/>
        </w:rPr>
      </w:pPr>
      <w:r w:rsidRPr="00342D61">
        <w:rPr>
          <w:lang w:val="en-GB"/>
        </w:rPr>
        <w:br w:type="page"/>
      </w:r>
    </w:p>
    <w:p w14:paraId="001458C8" w14:textId="0CDD72E8" w:rsidR="00A57A3A" w:rsidRPr="00342D61" w:rsidRDefault="00626CCE" w:rsidP="00BB65D8">
      <w:pPr>
        <w:pStyle w:val="Titre1"/>
        <w:rPr>
          <w:lang w:val="en-GB"/>
        </w:rPr>
      </w:pPr>
      <w:bookmarkStart w:id="433" w:name="_Toc8602808"/>
      <w:r w:rsidRPr="00342D61">
        <w:rPr>
          <w:lang w:val="en-GB"/>
        </w:rPr>
        <w:lastRenderedPageBreak/>
        <w:t xml:space="preserve">State of </w:t>
      </w:r>
      <w:ins w:id="434" w:author="herrmannfrancine@gmail.com" w:date="2019-05-10T13:17:00Z">
        <w:r w:rsidR="00457C07">
          <w:rPr>
            <w:lang w:val="en-GB"/>
          </w:rPr>
          <w:t xml:space="preserve">the </w:t>
        </w:r>
      </w:ins>
      <w:r w:rsidRPr="00342D61">
        <w:rPr>
          <w:lang w:val="en-GB"/>
        </w:rPr>
        <w:t>Art</w:t>
      </w:r>
      <w:bookmarkEnd w:id="433"/>
    </w:p>
    <w:p w14:paraId="279EA2EF" w14:textId="0FEFB093" w:rsidR="005E6A42" w:rsidRPr="00342D61" w:rsidRDefault="005E6A42" w:rsidP="005E6A42">
      <w:pPr>
        <w:pStyle w:val="Titre2"/>
        <w:jc w:val="both"/>
        <w:rPr>
          <w:lang w:val="en-GB"/>
        </w:rPr>
      </w:pPr>
      <w:bookmarkStart w:id="435" w:name="_Toc3580922"/>
      <w:del w:id="436" w:author="herrmannfrancine@gmail.com" w:date="2019-05-10T13:49:00Z">
        <w:r w:rsidRPr="00342D61" w:rsidDel="00A7363F">
          <w:rPr>
            <w:lang w:val="en-GB"/>
          </w:rPr>
          <w:delText>MISP :</w:delText>
        </w:r>
      </w:del>
      <w:bookmarkStart w:id="437" w:name="_Toc8602809"/>
      <w:ins w:id="438" w:author="herrmannfrancine@gmail.com" w:date="2019-05-10T13:49:00Z">
        <w:r w:rsidR="00A7363F" w:rsidRPr="00342D61">
          <w:rPr>
            <w:lang w:val="en-GB"/>
          </w:rPr>
          <w:t>MISP:</w:t>
        </w:r>
      </w:ins>
      <w:r w:rsidRPr="00342D61">
        <w:rPr>
          <w:lang w:val="en-GB"/>
        </w:rPr>
        <w:t xml:space="preserve"> Malware Information Sharing Platform and Threat</w:t>
      </w:r>
      <w:bookmarkEnd w:id="435"/>
      <w:bookmarkEnd w:id="437"/>
      <w:r w:rsidRPr="00342D61">
        <w:rPr>
          <w:lang w:val="en-GB"/>
        </w:rPr>
        <w:t xml:space="preserve"> </w:t>
      </w:r>
    </w:p>
    <w:p w14:paraId="0BDD8019" w14:textId="77777777" w:rsidR="00865F9E" w:rsidRPr="00342D61" w:rsidRDefault="00865F9E" w:rsidP="00865F9E">
      <w:pPr>
        <w:rPr>
          <w:lang w:val="en-GB"/>
        </w:rPr>
      </w:pPr>
    </w:p>
    <w:p w14:paraId="4B87F4F5" w14:textId="77777777" w:rsidR="00865F9E" w:rsidRPr="00342D61" w:rsidRDefault="00626CCE" w:rsidP="00865F9E">
      <w:pPr>
        <w:pStyle w:val="Titre3"/>
        <w:jc w:val="both"/>
        <w:rPr>
          <w:lang w:val="en-GB"/>
        </w:rPr>
      </w:pPr>
      <w:bookmarkStart w:id="439" w:name="_Toc3580923"/>
      <w:bookmarkStart w:id="440" w:name="_Toc8602810"/>
      <w:r w:rsidRPr="00342D61">
        <w:rPr>
          <w:lang w:val="en-GB"/>
        </w:rPr>
        <w:t>Pre</w:t>
      </w:r>
      <w:r w:rsidR="005E6A42" w:rsidRPr="00342D61">
        <w:rPr>
          <w:lang w:val="en-GB"/>
        </w:rPr>
        <w:t>sentation</w:t>
      </w:r>
      <w:bookmarkEnd w:id="439"/>
      <w:bookmarkEnd w:id="440"/>
    </w:p>
    <w:p w14:paraId="39CD257C" w14:textId="77777777" w:rsidR="005E6A42" w:rsidRPr="00342D61" w:rsidRDefault="005E6A42" w:rsidP="005E6A42">
      <w:pPr>
        <w:jc w:val="both"/>
        <w:rPr>
          <w:lang w:val="en-GB"/>
        </w:rPr>
      </w:pPr>
      <w:r w:rsidRPr="00342D61">
        <w:rPr>
          <w:noProof/>
          <w:lang w:eastAsia="fr-FR"/>
        </w:rPr>
        <w:drawing>
          <wp:anchor distT="0" distB="0" distL="114300" distR="114300" simplePos="0" relativeHeight="251659264" behindDoc="1" locked="0" layoutInCell="1" allowOverlap="1" wp14:anchorId="3240C66B" wp14:editId="7A08BD86">
            <wp:simplePos x="0" y="0"/>
            <wp:positionH relativeFrom="margin">
              <wp:align>right</wp:align>
            </wp:positionH>
            <wp:positionV relativeFrom="paragraph">
              <wp:posOffset>9525</wp:posOffset>
            </wp:positionV>
            <wp:extent cx="1661160" cy="1661160"/>
            <wp:effectExtent l="0" t="0" r="0" b="0"/>
            <wp:wrapTight wrapText="bothSides">
              <wp:wrapPolygon edited="0">
                <wp:start x="0" y="0"/>
                <wp:lineTo x="0" y="21303"/>
                <wp:lineTo x="21303" y="21303"/>
                <wp:lineTo x="21303" y="0"/>
                <wp:lineTo x="0" y="0"/>
              </wp:wrapPolygon>
            </wp:wrapTight>
            <wp:docPr id="3" name="Image 3" descr="MISP (@MISPProjec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SP (@MISPProject) | Twit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CE" w:rsidRPr="00342D61">
        <w:rPr>
          <w:lang w:val="en-GB"/>
        </w:rPr>
        <w:t xml:space="preserve"> MISP is a Luxembourg government organization that brings together a community of more than 6,000 companies sharing between them information about attacks, frauds, ... </w:t>
      </w:r>
    </w:p>
    <w:p w14:paraId="0E23CEA8" w14:textId="2B7108C8" w:rsidR="005E6A42" w:rsidRPr="00342D61" w:rsidDel="00457C07" w:rsidRDefault="00626CCE" w:rsidP="005E6A42">
      <w:pPr>
        <w:jc w:val="both"/>
        <w:rPr>
          <w:del w:id="441" w:author="herrmannfrancine@gmail.com" w:date="2019-05-10T13:18:00Z"/>
          <w:lang w:val="en-GB"/>
        </w:rPr>
      </w:pPr>
      <w:del w:id="442" w:author="herrmannfrancine@gmail.com" w:date="2019-05-10T13:18:00Z">
        <w:r w:rsidRPr="00342D61" w:rsidDel="00457C07">
          <w:rPr>
            <w:lang w:val="en-GB"/>
          </w:rPr>
          <w:delText>The team member :</w:delText>
        </w:r>
      </w:del>
    </w:p>
    <w:p w14:paraId="0EBBB6E3" w14:textId="57A1B86D" w:rsidR="005E6A42" w:rsidRPr="00342D61" w:rsidDel="00457C07" w:rsidRDefault="005E6A42" w:rsidP="005E6A42">
      <w:pPr>
        <w:spacing w:after="0" w:line="240" w:lineRule="auto"/>
        <w:ind w:left="708"/>
        <w:jc w:val="both"/>
        <w:rPr>
          <w:del w:id="443" w:author="herrmannfrancine@gmail.com" w:date="2019-05-10T13:18:00Z"/>
          <w:lang w:val="en-GB"/>
        </w:rPr>
      </w:pPr>
      <w:del w:id="444" w:author="herrmannfrancine@gmail.com" w:date="2019-05-10T13:18:00Z">
        <w:r w:rsidRPr="00342D61" w:rsidDel="00457C07">
          <w:rPr>
            <w:lang w:val="en-GB"/>
          </w:rPr>
          <w:delText>•</w:delText>
        </w:r>
        <w:r w:rsidRPr="00342D61" w:rsidDel="00457C07">
          <w:rPr>
            <w:lang w:val="en-GB"/>
          </w:rPr>
          <w:tab/>
          <w:delText>David Andre</w:delText>
        </w:r>
      </w:del>
    </w:p>
    <w:p w14:paraId="5263CA40" w14:textId="44CB0220" w:rsidR="005E6A42" w:rsidRPr="00342D61" w:rsidDel="00457C07" w:rsidRDefault="005E6A42" w:rsidP="005E6A42">
      <w:pPr>
        <w:spacing w:after="0" w:line="240" w:lineRule="auto"/>
        <w:ind w:left="708"/>
        <w:jc w:val="both"/>
        <w:rPr>
          <w:del w:id="445" w:author="herrmannfrancine@gmail.com" w:date="2019-05-10T13:18:00Z"/>
          <w:lang w:val="en-GB"/>
        </w:rPr>
      </w:pPr>
      <w:del w:id="446" w:author="herrmannfrancine@gmail.com" w:date="2019-05-10T13:18:00Z">
        <w:r w:rsidRPr="00342D61" w:rsidDel="00457C07">
          <w:rPr>
            <w:lang w:val="en-GB"/>
          </w:rPr>
          <w:delText>•</w:delText>
        </w:r>
        <w:r w:rsidRPr="00342D61" w:rsidDel="00457C07">
          <w:rPr>
            <w:lang w:val="en-GB"/>
          </w:rPr>
          <w:tab/>
          <w:delText>Andrzej Dereszowski @deresz666</w:delText>
        </w:r>
      </w:del>
    </w:p>
    <w:p w14:paraId="5952E465" w14:textId="2F10E341" w:rsidR="005E6A42" w:rsidRPr="001266F8" w:rsidDel="00457C07" w:rsidRDefault="005E6A42" w:rsidP="005E6A42">
      <w:pPr>
        <w:spacing w:after="0" w:line="240" w:lineRule="auto"/>
        <w:ind w:left="708"/>
        <w:jc w:val="both"/>
        <w:rPr>
          <w:del w:id="447" w:author="herrmannfrancine@gmail.com" w:date="2019-05-10T13:18:00Z"/>
          <w:rPrChange w:id="448" w:author="herrmannfrancine@gmail.com" w:date="2019-05-10T12:57:00Z">
            <w:rPr>
              <w:del w:id="449" w:author="herrmannfrancine@gmail.com" w:date="2019-05-10T13:18:00Z"/>
              <w:lang w:val="en-GB"/>
            </w:rPr>
          </w:rPrChange>
        </w:rPr>
      </w:pPr>
      <w:del w:id="450" w:author="herrmannfrancine@gmail.com" w:date="2019-05-10T13:18:00Z">
        <w:r w:rsidRPr="001266F8" w:rsidDel="00457C07">
          <w:rPr>
            <w:rPrChange w:id="451" w:author="herrmannfrancine@gmail.com" w:date="2019-05-10T12:57:00Z">
              <w:rPr>
                <w:lang w:val="en-GB"/>
              </w:rPr>
            </w:rPrChange>
          </w:rPr>
          <w:delText>•</w:delText>
        </w:r>
        <w:r w:rsidRPr="001266F8" w:rsidDel="00457C07">
          <w:rPr>
            <w:rPrChange w:id="452" w:author="herrmannfrancine@gmail.com" w:date="2019-05-10T12:57:00Z">
              <w:rPr>
                <w:lang w:val="en-GB"/>
              </w:rPr>
            </w:rPrChange>
          </w:rPr>
          <w:tab/>
          <w:delText>Alexandre Dulaunoy @adulau</w:delText>
        </w:r>
      </w:del>
    </w:p>
    <w:p w14:paraId="5C10ED27" w14:textId="111E3D4A" w:rsidR="005E6A42" w:rsidRPr="001266F8" w:rsidDel="00457C07" w:rsidRDefault="005E6A42" w:rsidP="005E6A42">
      <w:pPr>
        <w:spacing w:after="0" w:line="240" w:lineRule="auto"/>
        <w:ind w:left="708"/>
        <w:jc w:val="both"/>
        <w:rPr>
          <w:del w:id="453" w:author="herrmannfrancine@gmail.com" w:date="2019-05-10T13:18:00Z"/>
          <w:rPrChange w:id="454" w:author="herrmannfrancine@gmail.com" w:date="2019-05-10T12:57:00Z">
            <w:rPr>
              <w:del w:id="455" w:author="herrmannfrancine@gmail.com" w:date="2019-05-10T13:18:00Z"/>
              <w:lang w:val="en-GB"/>
            </w:rPr>
          </w:rPrChange>
        </w:rPr>
      </w:pPr>
      <w:del w:id="456" w:author="herrmannfrancine@gmail.com" w:date="2019-05-10T13:18:00Z">
        <w:r w:rsidRPr="001266F8" w:rsidDel="00457C07">
          <w:rPr>
            <w:rPrChange w:id="457" w:author="herrmannfrancine@gmail.com" w:date="2019-05-10T12:57:00Z">
              <w:rPr>
                <w:lang w:val="en-GB"/>
              </w:rPr>
            </w:rPrChange>
          </w:rPr>
          <w:delText>•</w:delText>
        </w:r>
        <w:r w:rsidRPr="001266F8" w:rsidDel="00457C07">
          <w:rPr>
            <w:rPrChange w:id="458" w:author="herrmannfrancine@gmail.com" w:date="2019-05-10T12:57:00Z">
              <w:rPr>
                <w:lang w:val="en-GB"/>
              </w:rPr>
            </w:rPrChange>
          </w:rPr>
          <w:tab/>
          <w:delText>Andras Iklody @Iglocska</w:delText>
        </w:r>
      </w:del>
    </w:p>
    <w:p w14:paraId="1066D1AE" w14:textId="4006732A" w:rsidR="005E6A42" w:rsidRPr="00342D61" w:rsidDel="00457C07" w:rsidRDefault="005E6A42" w:rsidP="005E6A42">
      <w:pPr>
        <w:spacing w:after="0" w:line="240" w:lineRule="auto"/>
        <w:ind w:left="708"/>
        <w:jc w:val="both"/>
        <w:rPr>
          <w:del w:id="459" w:author="herrmannfrancine@gmail.com" w:date="2019-05-10T13:18:00Z"/>
          <w:lang w:val="en-GB"/>
        </w:rPr>
      </w:pPr>
      <w:del w:id="460" w:author="herrmannfrancine@gmail.com" w:date="2019-05-10T13:18:00Z">
        <w:r w:rsidRPr="00342D61" w:rsidDel="00457C07">
          <w:rPr>
            <w:lang w:val="en-GB"/>
          </w:rPr>
          <w:delText>•</w:delText>
        </w:r>
        <w:r w:rsidRPr="00342D61" w:rsidDel="00457C07">
          <w:rPr>
            <w:lang w:val="en-GB"/>
          </w:rPr>
          <w:tab/>
          <w:delText>Christophe Vandeplas @cvandeplas</w:delText>
        </w:r>
      </w:del>
    </w:p>
    <w:p w14:paraId="5386B1E3" w14:textId="1E7181A2" w:rsidR="005E6A42" w:rsidRPr="00342D61" w:rsidDel="00457C07" w:rsidRDefault="005E6A42" w:rsidP="005E6A42">
      <w:pPr>
        <w:spacing w:after="0" w:line="240" w:lineRule="auto"/>
        <w:ind w:left="708"/>
        <w:jc w:val="both"/>
        <w:rPr>
          <w:del w:id="461" w:author="herrmannfrancine@gmail.com" w:date="2019-05-10T13:18:00Z"/>
          <w:lang w:val="en-GB"/>
        </w:rPr>
      </w:pPr>
      <w:del w:id="462" w:author="herrmannfrancine@gmail.com" w:date="2019-05-10T13:18:00Z">
        <w:r w:rsidRPr="00342D61" w:rsidDel="00457C07">
          <w:rPr>
            <w:lang w:val="en-GB"/>
          </w:rPr>
          <w:delText>•</w:delText>
        </w:r>
        <w:r w:rsidRPr="00342D61" w:rsidDel="00457C07">
          <w:rPr>
            <w:lang w:val="en-GB"/>
          </w:rPr>
          <w:tab/>
          <w:delText>Raphaël Vinot @rafi0t</w:delText>
        </w:r>
      </w:del>
    </w:p>
    <w:p w14:paraId="71633BB6" w14:textId="77777777" w:rsidR="005E6A42" w:rsidRPr="00342D61" w:rsidRDefault="005E6A42" w:rsidP="005E6A42">
      <w:pPr>
        <w:spacing w:after="0" w:line="240" w:lineRule="auto"/>
        <w:ind w:left="708"/>
        <w:jc w:val="both"/>
        <w:rPr>
          <w:lang w:val="en-GB"/>
        </w:rPr>
      </w:pPr>
    </w:p>
    <w:p w14:paraId="06F6A4B0" w14:textId="77777777" w:rsidR="00626CCE" w:rsidRPr="00342D61" w:rsidRDefault="00626CCE" w:rsidP="005E6A42">
      <w:pPr>
        <w:pStyle w:val="Titre3"/>
        <w:jc w:val="both"/>
        <w:rPr>
          <w:rFonts w:asciiTheme="minorHAnsi" w:eastAsiaTheme="minorHAnsi" w:hAnsiTheme="minorHAnsi" w:cstheme="minorBidi"/>
          <w:b w:val="0"/>
          <w:color w:val="auto"/>
          <w:sz w:val="22"/>
          <w:szCs w:val="22"/>
          <w:lang w:val="en-GB"/>
        </w:rPr>
      </w:pPr>
      <w:bookmarkStart w:id="463" w:name="_Toc3580924"/>
      <w:bookmarkStart w:id="464" w:name="_Toc8602811"/>
      <w:r w:rsidRPr="00342D61">
        <w:rPr>
          <w:rFonts w:asciiTheme="minorHAnsi" w:eastAsiaTheme="minorHAnsi" w:hAnsiTheme="minorHAnsi" w:cstheme="minorBidi"/>
          <w:b w:val="0"/>
          <w:color w:val="auto"/>
          <w:sz w:val="22"/>
          <w:szCs w:val="22"/>
          <w:lang w:val="en-GB"/>
        </w:rPr>
        <w:t>MISP is an open source software on GitHub, allowing the sharing of attacks revealed by the community between MISP instances.</w:t>
      </w:r>
      <w:bookmarkEnd w:id="464"/>
    </w:p>
    <w:p w14:paraId="3F18B93F" w14:textId="77777777" w:rsidR="00626CCE" w:rsidRPr="00342D61" w:rsidRDefault="00626CCE" w:rsidP="00626CCE">
      <w:pPr>
        <w:rPr>
          <w:lang w:val="en-GB"/>
        </w:rPr>
      </w:pPr>
    </w:p>
    <w:p w14:paraId="32878067" w14:textId="3A12574D" w:rsidR="005E6A42" w:rsidRPr="00342D61" w:rsidRDefault="00626CCE" w:rsidP="005E6A42">
      <w:pPr>
        <w:pStyle w:val="Titre3"/>
        <w:jc w:val="both"/>
        <w:rPr>
          <w:lang w:val="en-GB"/>
        </w:rPr>
      </w:pPr>
      <w:bookmarkStart w:id="465" w:name="_Toc8602812"/>
      <w:bookmarkEnd w:id="463"/>
      <w:r w:rsidRPr="00342D61">
        <w:rPr>
          <w:lang w:val="en-GB"/>
        </w:rPr>
        <w:t>Main Advantages</w:t>
      </w:r>
      <w:ins w:id="466" w:author="herrmannfrancine@gmail.com" w:date="2019-05-10T13:22:00Z">
        <w:r w:rsidR="00457C07">
          <w:rPr>
            <w:lang w:val="en-GB"/>
          </w:rPr>
          <w:t xml:space="preserve"> of MISP</w:t>
        </w:r>
      </w:ins>
      <w:bookmarkEnd w:id="465"/>
    </w:p>
    <w:p w14:paraId="1355B315" w14:textId="6CABECFA" w:rsidR="00626CCE" w:rsidRPr="00342D61" w:rsidRDefault="00626CCE" w:rsidP="00626CCE">
      <w:pPr>
        <w:pStyle w:val="Titre3"/>
        <w:ind w:left="708"/>
        <w:jc w:val="both"/>
        <w:rPr>
          <w:rFonts w:asciiTheme="minorHAnsi" w:eastAsiaTheme="minorHAnsi" w:hAnsiTheme="minorHAnsi" w:cstheme="minorBidi"/>
          <w:b w:val="0"/>
          <w:color w:val="auto"/>
          <w:sz w:val="22"/>
          <w:szCs w:val="22"/>
          <w:lang w:val="en-GB"/>
        </w:rPr>
      </w:pPr>
      <w:bookmarkStart w:id="467" w:name="_Toc3580925"/>
      <w:bookmarkStart w:id="468" w:name="_Toc8602813"/>
      <w:r w:rsidRPr="00342D61">
        <w:rPr>
          <w:rFonts w:asciiTheme="minorHAnsi" w:eastAsiaTheme="minorHAnsi" w:hAnsiTheme="minorHAnsi" w:cstheme="minorBidi"/>
          <w:b w:val="0"/>
          <w:color w:val="auto"/>
          <w:sz w:val="22"/>
          <w:szCs w:val="22"/>
          <w:lang w:val="en-GB"/>
        </w:rPr>
        <w:t xml:space="preserve">• </w:t>
      </w:r>
      <w:ins w:id="469" w:author="herrmannfrancine@gmail.com" w:date="2019-05-10T13:22:00Z">
        <w:r w:rsidR="00457C07">
          <w:rPr>
            <w:rFonts w:asciiTheme="minorHAnsi" w:eastAsiaTheme="minorHAnsi" w:hAnsiTheme="minorHAnsi" w:cstheme="minorBidi"/>
            <w:b w:val="0"/>
            <w:color w:val="auto"/>
            <w:sz w:val="22"/>
            <w:szCs w:val="22"/>
            <w:lang w:val="en-GB"/>
          </w:rPr>
          <w:t>O</w:t>
        </w:r>
      </w:ins>
      <w:del w:id="470" w:author="herrmannfrancine@gmail.com" w:date="2019-05-10T13:22:00Z">
        <w:r w:rsidRPr="00342D61" w:rsidDel="00457C07">
          <w:rPr>
            <w:rFonts w:asciiTheme="minorHAnsi" w:eastAsiaTheme="minorHAnsi" w:hAnsiTheme="minorHAnsi" w:cstheme="minorBidi"/>
            <w:b w:val="0"/>
            <w:color w:val="auto"/>
            <w:sz w:val="22"/>
            <w:szCs w:val="22"/>
            <w:lang w:val="en-GB"/>
          </w:rPr>
          <w:delText>Is o</w:delText>
        </w:r>
      </w:del>
      <w:r w:rsidRPr="00342D61">
        <w:rPr>
          <w:rFonts w:asciiTheme="minorHAnsi" w:eastAsiaTheme="minorHAnsi" w:hAnsiTheme="minorHAnsi" w:cstheme="minorBidi"/>
          <w:b w:val="0"/>
          <w:color w:val="auto"/>
          <w:sz w:val="22"/>
          <w:szCs w:val="22"/>
          <w:lang w:val="en-GB"/>
        </w:rPr>
        <w:t>ne of the largest attack databases in the world</w:t>
      </w:r>
      <w:bookmarkEnd w:id="468"/>
    </w:p>
    <w:p w14:paraId="59C3E0ED" w14:textId="1AAF2204" w:rsidR="00626CCE" w:rsidRPr="00342D61" w:rsidRDefault="00626CCE" w:rsidP="00626CCE">
      <w:pPr>
        <w:pStyle w:val="Titre3"/>
        <w:ind w:left="708"/>
        <w:jc w:val="both"/>
        <w:rPr>
          <w:rFonts w:asciiTheme="minorHAnsi" w:eastAsiaTheme="minorHAnsi" w:hAnsiTheme="minorHAnsi" w:cstheme="minorBidi"/>
          <w:b w:val="0"/>
          <w:color w:val="auto"/>
          <w:sz w:val="22"/>
          <w:szCs w:val="22"/>
          <w:lang w:val="en-GB"/>
        </w:rPr>
      </w:pPr>
      <w:bookmarkStart w:id="471" w:name="_Toc8602814"/>
      <w:r w:rsidRPr="00342D61">
        <w:rPr>
          <w:rFonts w:asciiTheme="minorHAnsi" w:eastAsiaTheme="minorHAnsi" w:hAnsiTheme="minorHAnsi" w:cstheme="minorBidi"/>
          <w:b w:val="0"/>
          <w:color w:val="auto"/>
          <w:sz w:val="22"/>
          <w:szCs w:val="22"/>
          <w:lang w:val="en-GB"/>
        </w:rPr>
        <w:t xml:space="preserve">• </w:t>
      </w:r>
      <w:ins w:id="472" w:author="herrmannfrancine@gmail.com" w:date="2019-05-10T13:22:00Z">
        <w:r w:rsidR="00457C07">
          <w:rPr>
            <w:rFonts w:asciiTheme="minorHAnsi" w:eastAsiaTheme="minorHAnsi" w:hAnsiTheme="minorHAnsi" w:cstheme="minorBidi"/>
            <w:b w:val="0"/>
            <w:color w:val="auto"/>
            <w:sz w:val="22"/>
            <w:szCs w:val="22"/>
            <w:lang w:val="en-GB"/>
          </w:rPr>
          <w:t>I</w:t>
        </w:r>
      </w:ins>
      <w:del w:id="473" w:author="herrmannfrancine@gmail.com" w:date="2019-05-10T13:22:00Z">
        <w:r w:rsidRPr="00342D61" w:rsidDel="00457C07">
          <w:rPr>
            <w:rFonts w:asciiTheme="minorHAnsi" w:eastAsiaTheme="minorHAnsi" w:hAnsiTheme="minorHAnsi" w:cstheme="minorBidi"/>
            <w:b w:val="0"/>
            <w:color w:val="auto"/>
            <w:sz w:val="22"/>
            <w:szCs w:val="22"/>
            <w:lang w:val="en-GB"/>
          </w:rPr>
          <w:delText>Is i</w:delText>
        </w:r>
      </w:del>
      <w:r w:rsidRPr="00342D61">
        <w:rPr>
          <w:rFonts w:asciiTheme="minorHAnsi" w:eastAsiaTheme="minorHAnsi" w:hAnsiTheme="minorHAnsi" w:cstheme="minorBidi"/>
          <w:b w:val="0"/>
          <w:color w:val="auto"/>
          <w:sz w:val="22"/>
          <w:szCs w:val="22"/>
          <w:lang w:val="en-GB"/>
        </w:rPr>
        <w:t>nternationally recognized</w:t>
      </w:r>
      <w:bookmarkEnd w:id="471"/>
    </w:p>
    <w:p w14:paraId="4A98DC0F" w14:textId="77777777" w:rsidR="00626CCE" w:rsidRPr="00342D61" w:rsidRDefault="00626CCE" w:rsidP="00626CCE">
      <w:pPr>
        <w:pStyle w:val="Titre3"/>
        <w:ind w:left="708"/>
        <w:jc w:val="both"/>
        <w:rPr>
          <w:rFonts w:asciiTheme="minorHAnsi" w:eastAsiaTheme="minorHAnsi" w:hAnsiTheme="minorHAnsi" w:cstheme="minorBidi"/>
          <w:b w:val="0"/>
          <w:color w:val="auto"/>
          <w:sz w:val="22"/>
          <w:szCs w:val="22"/>
          <w:lang w:val="en-GB"/>
        </w:rPr>
      </w:pPr>
      <w:bookmarkStart w:id="474" w:name="_Toc8602815"/>
      <w:r w:rsidRPr="00342D61">
        <w:rPr>
          <w:rFonts w:asciiTheme="minorHAnsi" w:eastAsiaTheme="minorHAnsi" w:hAnsiTheme="minorHAnsi" w:cstheme="minorBidi"/>
          <w:b w:val="0"/>
          <w:color w:val="auto"/>
          <w:sz w:val="22"/>
          <w:szCs w:val="22"/>
          <w:lang w:val="en-GB"/>
        </w:rPr>
        <w:t>• There are multiple data</w:t>
      </w:r>
      <w:bookmarkEnd w:id="474"/>
    </w:p>
    <w:p w14:paraId="653EFDDE" w14:textId="77777777" w:rsidR="00626CCE" w:rsidRPr="00342D61" w:rsidRDefault="00626CCE" w:rsidP="00626CCE">
      <w:pPr>
        <w:pStyle w:val="Titre3"/>
        <w:ind w:left="708"/>
        <w:jc w:val="both"/>
        <w:rPr>
          <w:rFonts w:asciiTheme="minorHAnsi" w:eastAsiaTheme="minorHAnsi" w:hAnsiTheme="minorHAnsi" w:cstheme="minorBidi"/>
          <w:b w:val="0"/>
          <w:color w:val="auto"/>
          <w:sz w:val="22"/>
          <w:szCs w:val="22"/>
          <w:lang w:val="en-GB"/>
        </w:rPr>
      </w:pPr>
      <w:bookmarkStart w:id="475" w:name="_Toc8602816"/>
      <w:r w:rsidRPr="00342D61">
        <w:rPr>
          <w:rFonts w:asciiTheme="minorHAnsi" w:eastAsiaTheme="minorHAnsi" w:hAnsiTheme="minorHAnsi" w:cstheme="minorBidi"/>
          <w:b w:val="0"/>
          <w:color w:val="auto"/>
          <w:sz w:val="22"/>
          <w:szCs w:val="22"/>
          <w:lang w:val="en-GB"/>
        </w:rPr>
        <w:t>• Taxonomies can be used as object typing</w:t>
      </w:r>
      <w:bookmarkEnd w:id="475"/>
    </w:p>
    <w:p w14:paraId="3C9E265C" w14:textId="77777777" w:rsidR="00626CCE" w:rsidRPr="00342D61" w:rsidRDefault="00626CCE" w:rsidP="00626CCE">
      <w:pPr>
        <w:pStyle w:val="Titre3"/>
        <w:ind w:left="708"/>
        <w:jc w:val="both"/>
        <w:rPr>
          <w:rFonts w:asciiTheme="minorHAnsi" w:eastAsiaTheme="minorHAnsi" w:hAnsiTheme="minorHAnsi" w:cstheme="minorBidi"/>
          <w:b w:val="0"/>
          <w:color w:val="auto"/>
          <w:sz w:val="22"/>
          <w:szCs w:val="22"/>
          <w:lang w:val="en-GB"/>
        </w:rPr>
      </w:pPr>
      <w:bookmarkStart w:id="476" w:name="_Toc8602817"/>
      <w:r w:rsidRPr="00342D61">
        <w:rPr>
          <w:rFonts w:asciiTheme="minorHAnsi" w:eastAsiaTheme="minorHAnsi" w:hAnsiTheme="minorHAnsi" w:cstheme="minorBidi"/>
          <w:b w:val="0"/>
          <w:color w:val="auto"/>
          <w:sz w:val="22"/>
          <w:szCs w:val="22"/>
          <w:lang w:val="en-GB"/>
        </w:rPr>
        <w:t>• Open-Source and regularly maintained by a warm community.</w:t>
      </w:r>
      <w:bookmarkEnd w:id="476"/>
    </w:p>
    <w:p w14:paraId="1A3262CD" w14:textId="77777777" w:rsidR="00626CCE" w:rsidRPr="00342D61" w:rsidRDefault="00626CCE" w:rsidP="00626CCE">
      <w:pPr>
        <w:pStyle w:val="Titre3"/>
        <w:ind w:left="708"/>
        <w:jc w:val="both"/>
        <w:rPr>
          <w:rFonts w:asciiTheme="minorHAnsi" w:eastAsiaTheme="minorHAnsi" w:hAnsiTheme="minorHAnsi" w:cstheme="minorBidi"/>
          <w:b w:val="0"/>
          <w:color w:val="auto"/>
          <w:sz w:val="22"/>
          <w:szCs w:val="22"/>
          <w:lang w:val="en-GB"/>
        </w:rPr>
      </w:pPr>
      <w:bookmarkStart w:id="477" w:name="_Toc8602818"/>
      <w:r w:rsidRPr="00342D61">
        <w:rPr>
          <w:rFonts w:asciiTheme="minorHAnsi" w:eastAsiaTheme="minorHAnsi" w:hAnsiTheme="minorHAnsi" w:cstheme="minorBidi"/>
          <w:b w:val="0"/>
          <w:color w:val="auto"/>
          <w:sz w:val="22"/>
          <w:szCs w:val="22"/>
          <w:lang w:val="en-GB"/>
        </w:rPr>
        <w:t>• Can look like SQL (Entity / Relationship)</w:t>
      </w:r>
      <w:bookmarkEnd w:id="477"/>
    </w:p>
    <w:p w14:paraId="1A0521F9" w14:textId="77777777" w:rsidR="00626CCE" w:rsidRPr="00342D61" w:rsidRDefault="00626CCE" w:rsidP="00626CCE">
      <w:pPr>
        <w:pStyle w:val="Titre3"/>
        <w:ind w:left="708"/>
        <w:jc w:val="both"/>
        <w:rPr>
          <w:rFonts w:asciiTheme="minorHAnsi" w:eastAsiaTheme="minorHAnsi" w:hAnsiTheme="minorHAnsi" w:cstheme="minorBidi"/>
          <w:b w:val="0"/>
          <w:color w:val="auto"/>
          <w:sz w:val="22"/>
          <w:szCs w:val="22"/>
          <w:lang w:val="en-GB"/>
        </w:rPr>
      </w:pPr>
      <w:bookmarkStart w:id="478" w:name="_Toc8602819"/>
      <w:r w:rsidRPr="00342D61">
        <w:rPr>
          <w:rFonts w:asciiTheme="minorHAnsi" w:eastAsiaTheme="minorHAnsi" w:hAnsiTheme="minorHAnsi" w:cstheme="minorBidi"/>
          <w:b w:val="0"/>
          <w:color w:val="auto"/>
          <w:sz w:val="22"/>
          <w:szCs w:val="22"/>
          <w:lang w:val="en-GB"/>
        </w:rPr>
        <w:t>• Has a partnership with the University of Lorraine</w:t>
      </w:r>
      <w:bookmarkEnd w:id="478"/>
    </w:p>
    <w:p w14:paraId="51F51C95" w14:textId="77777777" w:rsidR="00626CCE" w:rsidRPr="00342D61" w:rsidRDefault="00626CCE" w:rsidP="00626CCE">
      <w:pPr>
        <w:pStyle w:val="Titre3"/>
        <w:jc w:val="both"/>
        <w:rPr>
          <w:rFonts w:asciiTheme="minorHAnsi" w:eastAsiaTheme="minorHAnsi" w:hAnsiTheme="minorHAnsi" w:cstheme="minorBidi"/>
          <w:b w:val="0"/>
          <w:color w:val="auto"/>
          <w:sz w:val="22"/>
          <w:szCs w:val="22"/>
          <w:lang w:val="en-GB"/>
        </w:rPr>
      </w:pPr>
    </w:p>
    <w:p w14:paraId="435652C6" w14:textId="77777777" w:rsidR="005E6A42" w:rsidRPr="00342D61" w:rsidRDefault="00626CCE" w:rsidP="00626CCE">
      <w:pPr>
        <w:pStyle w:val="Titre3"/>
        <w:jc w:val="both"/>
        <w:rPr>
          <w:lang w:val="en-GB"/>
        </w:rPr>
      </w:pPr>
      <w:bookmarkStart w:id="479" w:name="_Toc8602820"/>
      <w:r w:rsidRPr="00342D61">
        <w:rPr>
          <w:lang w:val="en-GB"/>
        </w:rPr>
        <w:t>Main Drawback</w:t>
      </w:r>
      <w:bookmarkEnd w:id="479"/>
      <w:r w:rsidR="005E6A42" w:rsidRPr="00342D61">
        <w:rPr>
          <w:lang w:val="en-GB"/>
        </w:rPr>
        <w:t xml:space="preserve"> </w:t>
      </w:r>
      <w:bookmarkEnd w:id="467"/>
    </w:p>
    <w:p w14:paraId="61B25D2E" w14:textId="77777777" w:rsidR="00626CCE" w:rsidRPr="00342D61" w:rsidRDefault="00626CCE" w:rsidP="00754E9E">
      <w:pPr>
        <w:pStyle w:val="Paragraphedeliste"/>
        <w:numPr>
          <w:ilvl w:val="0"/>
          <w:numId w:val="13"/>
        </w:numPr>
        <w:jc w:val="both"/>
        <w:rPr>
          <w:lang w:val="en-GB"/>
        </w:rPr>
      </w:pPr>
      <w:r w:rsidRPr="00342D61">
        <w:rPr>
          <w:lang w:val="en-GB"/>
        </w:rPr>
        <w:t>Unusual in the foreground, requires a good understanding of the software and its modules</w:t>
      </w:r>
    </w:p>
    <w:p w14:paraId="51B76891" w14:textId="77777777" w:rsidR="00DF252C" w:rsidRDefault="00DF252C" w:rsidP="00754E9E">
      <w:pPr>
        <w:pStyle w:val="Paragraphedeliste"/>
        <w:numPr>
          <w:ilvl w:val="0"/>
          <w:numId w:val="13"/>
        </w:numPr>
        <w:jc w:val="both"/>
        <w:rPr>
          <w:ins w:id="480" w:author="Ned Johnson" w:date="2019-05-12T20:59:00Z"/>
          <w:lang w:val="en-GB"/>
        </w:rPr>
      </w:pPr>
      <w:ins w:id="481" w:author="Ned Johnson" w:date="2019-05-12T20:59:00Z">
        <w:r w:rsidRPr="00DF252C">
          <w:rPr>
            <w:lang w:val="en-GB"/>
          </w:rPr>
          <w:t>little concrete application on the data</w:t>
        </w:r>
      </w:ins>
    </w:p>
    <w:p w14:paraId="12AD9318" w14:textId="4C32BE32" w:rsidR="005E6A42" w:rsidRPr="00342D61" w:rsidDel="00DF252C" w:rsidRDefault="00626CCE" w:rsidP="00DF252C">
      <w:pPr>
        <w:pStyle w:val="Paragraphedeliste"/>
        <w:numPr>
          <w:ilvl w:val="0"/>
          <w:numId w:val="13"/>
        </w:numPr>
        <w:jc w:val="both"/>
        <w:rPr>
          <w:del w:id="482" w:author="Ned Johnson" w:date="2019-05-12T20:59:00Z"/>
          <w:lang w:val="en-GB"/>
        </w:rPr>
      </w:pPr>
      <w:commentRangeStart w:id="483"/>
      <w:del w:id="484" w:author="Ned Johnson" w:date="2019-05-12T20:59:00Z">
        <w:r w:rsidRPr="00342D61" w:rsidDel="00DF252C">
          <w:rPr>
            <w:lang w:val="en-GB"/>
          </w:rPr>
          <w:delText xml:space="preserve">Little reusability </w:delText>
        </w:r>
      </w:del>
      <w:del w:id="485" w:author="Ned Johnson" w:date="2019-05-12T20:50:00Z">
        <w:r w:rsidRPr="00342D61" w:rsidDel="00DF252C">
          <w:rPr>
            <w:lang w:val="en-GB"/>
          </w:rPr>
          <w:delText xml:space="preserve">to date </w:delText>
        </w:r>
      </w:del>
      <w:del w:id="486" w:author="Ned Johnson" w:date="2019-05-12T20:59:00Z">
        <w:r w:rsidRPr="00342D61" w:rsidDel="00DF252C">
          <w:rPr>
            <w:lang w:val="en-GB"/>
          </w:rPr>
          <w:delText>in terms of its own application on MISP</w:delText>
        </w:r>
        <w:commentRangeEnd w:id="483"/>
        <w:r w:rsidR="00457C07" w:rsidDel="00DF252C">
          <w:rPr>
            <w:rStyle w:val="Marquedecommentaire"/>
          </w:rPr>
          <w:commentReference w:id="483"/>
        </w:r>
      </w:del>
    </w:p>
    <w:p w14:paraId="27F0A9FB" w14:textId="55DA2B48" w:rsidR="00754E9E" w:rsidRDefault="00754E9E" w:rsidP="00754E9E">
      <w:pPr>
        <w:pStyle w:val="Paragraphedeliste"/>
        <w:numPr>
          <w:ilvl w:val="0"/>
          <w:numId w:val="13"/>
        </w:numPr>
        <w:jc w:val="both"/>
        <w:rPr>
          <w:ins w:id="487" w:author="Ned Johnson" w:date="2019-05-12T20:49:00Z"/>
          <w:lang w:val="en-GB"/>
        </w:rPr>
      </w:pPr>
      <w:commentRangeStart w:id="488"/>
      <w:r w:rsidRPr="00342D61">
        <w:rPr>
          <w:lang w:val="en-GB"/>
        </w:rPr>
        <w:t>Only coded in python that a really slow</w:t>
      </w:r>
      <w:del w:id="489" w:author="herrmannfrancine@gmail.com" w:date="2019-05-10T13:24:00Z">
        <w:r w:rsidRPr="00342D61" w:rsidDel="00457C07">
          <w:rPr>
            <w:lang w:val="en-GB"/>
          </w:rPr>
          <w:delText>ly</w:delText>
        </w:r>
      </w:del>
      <w:r w:rsidRPr="00342D61">
        <w:rPr>
          <w:lang w:val="en-GB"/>
        </w:rPr>
        <w:t xml:space="preserve"> </w:t>
      </w:r>
      <w:del w:id="490" w:author="herrmannfrancine@gmail.com" w:date="2019-05-10T13:23:00Z">
        <w:r w:rsidRPr="00342D61" w:rsidDel="00457C07">
          <w:rPr>
            <w:lang w:val="en-GB"/>
          </w:rPr>
          <w:delText>langage</w:delText>
        </w:r>
      </w:del>
      <w:ins w:id="491" w:author="herrmannfrancine@gmail.com" w:date="2019-05-10T13:23:00Z">
        <w:r w:rsidR="00457C07" w:rsidRPr="00342D61">
          <w:rPr>
            <w:lang w:val="en-GB"/>
          </w:rPr>
          <w:t>language</w:t>
        </w:r>
      </w:ins>
      <w:commentRangeEnd w:id="488"/>
      <w:ins w:id="492" w:author="herrmannfrancine@gmail.com" w:date="2019-05-10T13:24:00Z">
        <w:r w:rsidR="00457C07">
          <w:rPr>
            <w:rStyle w:val="Marquedecommentaire"/>
          </w:rPr>
          <w:commentReference w:id="488"/>
        </w:r>
      </w:ins>
      <w:ins w:id="493" w:author="Ned Johnson" w:date="2019-05-12T20:59:00Z">
        <w:r w:rsidR="00DF252C">
          <w:rPr>
            <w:lang w:val="en-GB"/>
          </w:rPr>
          <w:t xml:space="preserve"> because it’s a scripted language</w:t>
        </w:r>
      </w:ins>
    </w:p>
    <w:p w14:paraId="1756F105" w14:textId="77777777" w:rsidR="00DF252C" w:rsidRPr="00342D61" w:rsidRDefault="00DF252C" w:rsidP="00DF252C">
      <w:pPr>
        <w:pStyle w:val="Paragraphedeliste"/>
        <w:jc w:val="both"/>
        <w:rPr>
          <w:lang w:val="en-GB"/>
        </w:rPr>
        <w:pPrChange w:id="494" w:author="Ned Johnson" w:date="2019-05-12T20:49:00Z">
          <w:pPr>
            <w:pStyle w:val="Paragraphedeliste"/>
            <w:numPr>
              <w:numId w:val="13"/>
            </w:numPr>
            <w:ind w:hanging="360"/>
            <w:jc w:val="both"/>
          </w:pPr>
        </w:pPrChange>
      </w:pPr>
    </w:p>
    <w:p w14:paraId="56B5C6BE" w14:textId="77777777" w:rsidR="005E6A42" w:rsidRPr="00342D61" w:rsidRDefault="005E6A42" w:rsidP="005E6A42">
      <w:pPr>
        <w:pStyle w:val="Titre3"/>
        <w:jc w:val="both"/>
        <w:rPr>
          <w:lang w:val="en-GB"/>
        </w:rPr>
      </w:pPr>
      <w:bookmarkStart w:id="495" w:name="_Toc3580926"/>
      <w:bookmarkStart w:id="496" w:name="_Toc8602821"/>
      <w:r w:rsidRPr="00342D61">
        <w:rPr>
          <w:lang w:val="en-GB"/>
        </w:rPr>
        <w:t>Conclusion</w:t>
      </w:r>
      <w:bookmarkEnd w:id="495"/>
      <w:bookmarkEnd w:id="496"/>
      <w:r w:rsidRPr="00342D61">
        <w:rPr>
          <w:lang w:val="en-GB"/>
        </w:rPr>
        <w:t xml:space="preserve"> </w:t>
      </w:r>
    </w:p>
    <w:p w14:paraId="16964895" w14:textId="3B39A048" w:rsidR="005E6A42" w:rsidRPr="00342D61" w:rsidRDefault="00865F9E" w:rsidP="00865F9E">
      <w:pPr>
        <w:pStyle w:val="Paragraphedeliste"/>
        <w:ind w:left="0"/>
        <w:jc w:val="both"/>
        <w:rPr>
          <w:lang w:val="en-GB"/>
        </w:rPr>
      </w:pPr>
      <w:r w:rsidRPr="00342D61">
        <w:rPr>
          <w:lang w:val="en-GB"/>
        </w:rPr>
        <w:t xml:space="preserve">• The attributes are interconnected </w:t>
      </w:r>
      <w:del w:id="497" w:author="herrmannfrancine@gmail.com" w:date="2019-05-10T13:25:00Z">
        <w:r w:rsidRPr="00342D61" w:rsidDel="00457C07">
          <w:rPr>
            <w:lang w:val="en-GB"/>
          </w:rPr>
          <w:delText xml:space="preserve">which </w:delText>
        </w:r>
      </w:del>
      <w:del w:id="498" w:author="herrmannfrancine@gmail.com" w:date="2019-05-10T13:49:00Z">
        <w:r w:rsidRPr="00342D61" w:rsidDel="00A7363F">
          <w:rPr>
            <w:lang w:val="en-GB"/>
          </w:rPr>
          <w:delText>juxtaposed</w:delText>
        </w:r>
      </w:del>
      <w:ins w:id="499" w:author="herrmannfrancine@gmail.com" w:date="2019-05-10T13:49:00Z">
        <w:r w:rsidR="00A7363F">
          <w:rPr>
            <w:lang w:val="en-GB"/>
          </w:rPr>
          <w:t xml:space="preserve">and </w:t>
        </w:r>
        <w:r w:rsidR="00A7363F" w:rsidRPr="00342D61">
          <w:rPr>
            <w:lang w:val="en-GB"/>
          </w:rPr>
          <w:t>juxtaposed</w:t>
        </w:r>
      </w:ins>
      <w:r w:rsidRPr="00342D61">
        <w:rPr>
          <w:lang w:val="en-GB"/>
        </w:rPr>
        <w:t xml:space="preserve"> with a generic </w:t>
      </w:r>
      <w:del w:id="500" w:author="herrmannfrancine@gmail.com" w:date="2019-05-10T13:49:00Z">
        <w:r w:rsidRPr="00342D61" w:rsidDel="00A7363F">
          <w:rPr>
            <w:lang w:val="en-GB"/>
          </w:rPr>
          <w:delText xml:space="preserve">taxonomy </w:delText>
        </w:r>
      </w:del>
      <w:ins w:id="501" w:author="herrmannfrancine@gmail.com" w:date="2019-05-10T13:49:00Z">
        <w:r w:rsidR="00A7363F" w:rsidRPr="00342D61">
          <w:rPr>
            <w:lang w:val="en-GB"/>
          </w:rPr>
          <w:t>taxonomy:</w:t>
        </w:r>
      </w:ins>
      <w:ins w:id="502" w:author="herrmannfrancine@gmail.com" w:date="2019-05-10T13:25:00Z">
        <w:r w:rsidR="00457C07">
          <w:rPr>
            <w:lang w:val="en-GB"/>
          </w:rPr>
          <w:t xml:space="preserve"> this </w:t>
        </w:r>
      </w:ins>
      <w:r w:rsidRPr="00342D61">
        <w:rPr>
          <w:lang w:val="en-GB"/>
        </w:rPr>
        <w:t>will allow typing and classifying all events generate</w:t>
      </w:r>
      <w:ins w:id="503" w:author="herrmannfrancine@gmail.com" w:date="2019-05-10T13:25:00Z">
        <w:r w:rsidR="00457C07">
          <w:rPr>
            <w:lang w:val="en-GB"/>
          </w:rPr>
          <w:t>d</w:t>
        </w:r>
      </w:ins>
      <w:r w:rsidRPr="00342D61">
        <w:rPr>
          <w:lang w:val="en-GB"/>
        </w:rPr>
        <w:t xml:space="preserve"> in MISP</w:t>
      </w:r>
    </w:p>
    <w:p w14:paraId="1E6B42A4" w14:textId="77777777" w:rsidR="005E6A42" w:rsidRPr="00342D61" w:rsidRDefault="005E6A42" w:rsidP="005E6A42">
      <w:pPr>
        <w:pStyle w:val="Paragraphedeliste"/>
        <w:jc w:val="both"/>
        <w:rPr>
          <w:lang w:val="en-GB"/>
        </w:rPr>
      </w:pPr>
    </w:p>
    <w:p w14:paraId="13E83E22" w14:textId="77777777" w:rsidR="00865F9E" w:rsidRPr="00342D61" w:rsidRDefault="00865F9E" w:rsidP="005E6A42">
      <w:pPr>
        <w:pStyle w:val="Paragraphedeliste"/>
        <w:jc w:val="both"/>
        <w:rPr>
          <w:lang w:val="en-GB"/>
        </w:rPr>
      </w:pPr>
    </w:p>
    <w:p w14:paraId="4FA46CCD" w14:textId="7A1BC34C" w:rsidR="005E6A42" w:rsidRPr="00A7363F" w:rsidDel="00457C07" w:rsidRDefault="005E6A42" w:rsidP="005E6A42">
      <w:pPr>
        <w:jc w:val="both"/>
        <w:rPr>
          <w:del w:id="504" w:author="herrmannfrancine@gmail.com" w:date="2019-05-10T13:26:00Z"/>
          <w:lang w:val="en-GB"/>
          <w:rPrChange w:id="505" w:author="herrmannfrancine@gmail.com" w:date="2019-05-10T13:49:00Z">
            <w:rPr>
              <w:del w:id="506" w:author="herrmannfrancine@gmail.com" w:date="2019-05-10T13:26:00Z"/>
            </w:rPr>
          </w:rPrChange>
        </w:rPr>
      </w:pPr>
      <w:del w:id="507" w:author="herrmannfrancine@gmail.com" w:date="2019-05-10T13:26:00Z">
        <w:r w:rsidRPr="00A7363F" w:rsidDel="00457C07">
          <w:rPr>
            <w:lang w:val="en-GB"/>
            <w:rPrChange w:id="508" w:author="herrmannfrancine@gmail.com" w:date="2019-05-10T13:49:00Z">
              <w:rPr/>
            </w:rPrChange>
          </w:rPr>
          <w:delText xml:space="preserve">Source : </w:delText>
        </w:r>
        <w:commentRangeStart w:id="509"/>
        <w:r w:rsidR="001266F8" w:rsidDel="00457C07">
          <w:fldChar w:fldCharType="begin"/>
        </w:r>
        <w:r w:rsidR="001266F8" w:rsidRPr="00A7363F" w:rsidDel="00457C07">
          <w:rPr>
            <w:lang w:val="en-GB"/>
            <w:rPrChange w:id="510" w:author="herrmannfrancine@gmail.com" w:date="2019-05-10T13:49:00Z">
              <w:rPr/>
            </w:rPrChange>
          </w:rPr>
          <w:delInstrText xml:space="preserve"> HYPERLINK "https://www.misp-project.org" </w:delInstrText>
        </w:r>
        <w:r w:rsidR="001266F8" w:rsidDel="00457C07">
          <w:fldChar w:fldCharType="separate"/>
        </w:r>
        <w:r w:rsidRPr="00A7363F" w:rsidDel="00457C07">
          <w:rPr>
            <w:rStyle w:val="Lienhypertexte"/>
            <w:lang w:val="en-GB"/>
            <w:rPrChange w:id="511" w:author="herrmannfrancine@gmail.com" w:date="2019-05-10T13:49:00Z">
              <w:rPr>
                <w:rStyle w:val="Lienhypertexte"/>
              </w:rPr>
            </w:rPrChange>
          </w:rPr>
          <w:delText>https://www.misp-project.org</w:delText>
        </w:r>
        <w:r w:rsidR="001266F8" w:rsidDel="00457C07">
          <w:rPr>
            <w:rStyle w:val="Lienhypertexte"/>
            <w:lang w:val="en-GB"/>
          </w:rPr>
          <w:fldChar w:fldCharType="end"/>
        </w:r>
      </w:del>
      <w:commentRangeEnd w:id="509"/>
      <w:r w:rsidR="008D2B41">
        <w:rPr>
          <w:rStyle w:val="Marquedecommentaire"/>
        </w:rPr>
        <w:commentReference w:id="509"/>
      </w:r>
    </w:p>
    <w:p w14:paraId="71EED521" w14:textId="77777777" w:rsidR="005E6A42" w:rsidRPr="00A7363F" w:rsidRDefault="005E6A42">
      <w:pPr>
        <w:rPr>
          <w:lang w:val="en-GB"/>
          <w:rPrChange w:id="512" w:author="herrmannfrancine@gmail.com" w:date="2019-05-10T13:49:00Z">
            <w:rPr/>
          </w:rPrChange>
        </w:rPr>
      </w:pPr>
      <w:r w:rsidRPr="00A7363F">
        <w:rPr>
          <w:lang w:val="en-GB"/>
          <w:rPrChange w:id="513" w:author="herrmannfrancine@gmail.com" w:date="2019-05-10T13:49:00Z">
            <w:rPr/>
          </w:rPrChange>
        </w:rPr>
        <w:br w:type="page"/>
      </w:r>
    </w:p>
    <w:p w14:paraId="727338F7" w14:textId="77777777" w:rsidR="008422A1" w:rsidRPr="00342D61" w:rsidRDefault="00FF59CE" w:rsidP="008422A1">
      <w:pPr>
        <w:pStyle w:val="Titre2"/>
        <w:rPr>
          <w:lang w:val="en-GB"/>
        </w:rPr>
      </w:pPr>
      <w:bookmarkStart w:id="514" w:name="_Toc8602822"/>
      <w:r w:rsidRPr="00342D61">
        <w:rPr>
          <w:lang w:val="en-GB"/>
        </w:rPr>
        <w:lastRenderedPageBreak/>
        <w:t xml:space="preserve">The arborescent </w:t>
      </w:r>
      <w:r w:rsidR="008422A1" w:rsidRPr="00342D61">
        <w:rPr>
          <w:lang w:val="en-GB"/>
        </w:rPr>
        <w:t>Taxonom</w:t>
      </w:r>
      <w:r w:rsidR="003002AC" w:rsidRPr="00342D61">
        <w:rPr>
          <w:lang w:val="en-GB"/>
        </w:rPr>
        <w:t>y</w:t>
      </w:r>
      <w:bookmarkEnd w:id="514"/>
      <w:r w:rsidRPr="00342D61">
        <w:rPr>
          <w:lang w:val="en-GB"/>
        </w:rPr>
        <w:t xml:space="preserve"> </w:t>
      </w:r>
    </w:p>
    <w:p w14:paraId="495D3DD0" w14:textId="77777777" w:rsidR="008422A1" w:rsidRPr="00342D61" w:rsidRDefault="008422A1" w:rsidP="008422A1">
      <w:pPr>
        <w:rPr>
          <w:lang w:val="en-GB"/>
        </w:rPr>
      </w:pPr>
    </w:p>
    <w:p w14:paraId="19192590" w14:textId="77777777" w:rsidR="00FF59CE" w:rsidRPr="00342D61" w:rsidRDefault="00FF59CE" w:rsidP="008013C9">
      <w:pPr>
        <w:pStyle w:val="Titre3"/>
        <w:rPr>
          <w:rFonts w:asciiTheme="minorHAnsi" w:eastAsiaTheme="minorHAnsi" w:hAnsiTheme="minorHAnsi" w:cstheme="minorBidi"/>
          <w:b w:val="0"/>
          <w:color w:val="auto"/>
          <w:sz w:val="22"/>
          <w:szCs w:val="22"/>
          <w:lang w:val="en-GB"/>
        </w:rPr>
      </w:pPr>
      <w:bookmarkStart w:id="515" w:name="_Toc8602823"/>
      <w:r w:rsidRPr="00342D61">
        <w:rPr>
          <w:rFonts w:asciiTheme="minorHAnsi" w:eastAsiaTheme="minorHAnsi" w:hAnsiTheme="minorHAnsi" w:cstheme="minorBidi"/>
          <w:b w:val="0"/>
          <w:color w:val="auto"/>
          <w:sz w:val="22"/>
          <w:szCs w:val="22"/>
          <w:lang w:val="en-GB"/>
        </w:rPr>
        <w:t>Serving as the basis of scientific classification of species, the term "Taxonomy" refers in computer science to a method of classifying information in a structured architecture so that it can be completed in an evolutionary and generic manner.</w:t>
      </w:r>
      <w:bookmarkEnd w:id="515"/>
    </w:p>
    <w:p w14:paraId="74C2C659" w14:textId="77777777" w:rsidR="00FF59CE" w:rsidRPr="00342D61" w:rsidRDefault="00FF59CE" w:rsidP="008013C9">
      <w:pPr>
        <w:pStyle w:val="Titre3"/>
        <w:rPr>
          <w:rFonts w:asciiTheme="minorHAnsi" w:eastAsiaTheme="minorHAnsi" w:hAnsiTheme="minorHAnsi" w:cstheme="minorBidi"/>
          <w:b w:val="0"/>
          <w:color w:val="auto"/>
          <w:sz w:val="22"/>
          <w:szCs w:val="22"/>
          <w:lang w:val="en-GB"/>
        </w:rPr>
      </w:pPr>
    </w:p>
    <w:p w14:paraId="6F4037A5" w14:textId="77777777" w:rsidR="008013C9" w:rsidRPr="00342D61" w:rsidRDefault="00FF59CE" w:rsidP="00FF59CE">
      <w:pPr>
        <w:pStyle w:val="Titre3"/>
        <w:rPr>
          <w:lang w:val="en-GB"/>
        </w:rPr>
      </w:pPr>
      <w:bookmarkStart w:id="516" w:name="_Toc8602824"/>
      <w:r w:rsidRPr="00342D61">
        <w:rPr>
          <w:lang w:val="en-GB"/>
        </w:rPr>
        <w:t>Example of a tree of a botanical taxonomy:</w:t>
      </w:r>
      <w:bookmarkEnd w:id="516"/>
    </w:p>
    <w:p w14:paraId="0DA3A3C4" w14:textId="77777777" w:rsidR="00FF59CE" w:rsidRPr="00342D61" w:rsidRDefault="00FF59CE" w:rsidP="008013C9">
      <w:pPr>
        <w:rPr>
          <w:lang w:val="en-GB"/>
        </w:rPr>
      </w:pPr>
    </w:p>
    <w:p w14:paraId="59CE3C31" w14:textId="77777777" w:rsidR="008013C9" w:rsidRPr="00342D61" w:rsidRDefault="008013C9" w:rsidP="008013C9">
      <w:pPr>
        <w:pStyle w:val="Titre4"/>
        <w:rPr>
          <w:lang w:val="en-GB"/>
        </w:rPr>
      </w:pPr>
      <w:r w:rsidRPr="00342D61">
        <w:rPr>
          <w:lang w:val="en-GB"/>
        </w:rPr>
        <w:t>Phylogenetic tree view</w:t>
      </w:r>
    </w:p>
    <w:p w14:paraId="57E80129" w14:textId="0C196947" w:rsidR="008422A1" w:rsidRPr="00342D61" w:rsidDel="008D2B41" w:rsidRDefault="008013C9" w:rsidP="008422A1">
      <w:pPr>
        <w:rPr>
          <w:del w:id="517" w:author="herrmannfrancine@gmail.com" w:date="2019-05-10T13:28:00Z"/>
          <w:lang w:val="en-GB"/>
        </w:rPr>
      </w:pPr>
      <w:del w:id="518" w:author="herrmannfrancine@gmail.com" w:date="2019-05-10T13:28:00Z">
        <w:r w:rsidRPr="00342D61" w:rsidDel="008D2B41">
          <w:rPr>
            <w:noProof/>
            <w:lang w:eastAsia="fr-FR"/>
          </w:rPr>
          <w:drawing>
            <wp:anchor distT="0" distB="0" distL="114300" distR="114300" simplePos="0" relativeHeight="251660288" behindDoc="1" locked="0" layoutInCell="1" allowOverlap="1" wp14:anchorId="3C5BC8E6" wp14:editId="2836E5EA">
              <wp:simplePos x="0" y="0"/>
              <wp:positionH relativeFrom="margin">
                <wp:align>center</wp:align>
              </wp:positionH>
              <wp:positionV relativeFrom="paragraph">
                <wp:posOffset>351790</wp:posOffset>
              </wp:positionV>
              <wp:extent cx="4343400" cy="2513330"/>
              <wp:effectExtent l="0" t="0" r="0" b="1270"/>
              <wp:wrapTopAndBottom/>
              <wp:docPr id="4" name="Image 4" descr="Plant food phylog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 food phylogen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2513330"/>
                      </a:xfrm>
                      <a:prstGeom prst="rect">
                        <a:avLst/>
                      </a:prstGeom>
                      <a:noFill/>
                      <a:ln>
                        <a:noFill/>
                      </a:ln>
                    </pic:spPr>
                  </pic:pic>
                </a:graphicData>
              </a:graphic>
            </wp:anchor>
          </w:drawing>
        </w:r>
        <w:r w:rsidRPr="00342D61" w:rsidDel="008D2B41">
          <w:rPr>
            <w:lang w:val="en-GB"/>
          </w:rPr>
          <w:delText>https://botanistinthekitchen.blog/the-plant-food-tree-of-life/phylogenetic-tree-view/</w:delText>
        </w:r>
      </w:del>
    </w:p>
    <w:p w14:paraId="7A81682B" w14:textId="77777777" w:rsidR="005E6A42" w:rsidRPr="00342D61" w:rsidRDefault="005E6A42" w:rsidP="008422A1">
      <w:pPr>
        <w:rPr>
          <w:lang w:val="en-GB"/>
        </w:rPr>
      </w:pPr>
    </w:p>
    <w:p w14:paraId="51863780" w14:textId="1CBC1A98" w:rsidR="008013C9" w:rsidRPr="00342D61" w:rsidRDefault="00FF59CE" w:rsidP="008422A1">
      <w:pPr>
        <w:rPr>
          <w:lang w:val="en-GB"/>
        </w:rPr>
      </w:pPr>
      <w:r w:rsidRPr="00342D61">
        <w:rPr>
          <w:lang w:val="en-GB"/>
        </w:rPr>
        <w:t xml:space="preserve">Tree taxonomies are kinds of graphs that help you to better classify an object into several families of class and subclass. </w:t>
      </w:r>
      <w:ins w:id="519" w:author="herrmannfrancine@gmail.com" w:date="2019-05-10T13:28:00Z">
        <w:r w:rsidR="008D2B41">
          <w:rPr>
            <w:lang w:val="en-GB"/>
          </w:rPr>
          <w:t>T</w:t>
        </w:r>
      </w:ins>
      <w:del w:id="520" w:author="herrmannfrancine@gmail.com" w:date="2019-05-10T13:28:00Z">
        <w:r w:rsidRPr="00342D61" w:rsidDel="008D2B41">
          <w:rPr>
            <w:lang w:val="en-GB"/>
          </w:rPr>
          <w:delText>So t</w:delText>
        </w:r>
      </w:del>
      <w:r w:rsidRPr="00342D61">
        <w:rPr>
          <w:lang w:val="en-GB"/>
        </w:rPr>
        <w:t xml:space="preserve">hese </w:t>
      </w:r>
      <w:del w:id="521" w:author="herrmannfrancine@gmail.com" w:date="2019-05-10T13:28:00Z">
        <w:r w:rsidRPr="00342D61" w:rsidDel="008D2B41">
          <w:rPr>
            <w:lang w:val="en-GB"/>
          </w:rPr>
          <w:delText xml:space="preserve">sort </w:delText>
        </w:r>
      </w:del>
      <w:ins w:id="522" w:author="herrmannfrancine@gmail.com" w:date="2019-05-10T13:28:00Z">
        <w:r w:rsidR="008D2B41">
          <w:rPr>
            <w:lang w:val="en-GB"/>
          </w:rPr>
          <w:t xml:space="preserve">kind of </w:t>
        </w:r>
        <w:r w:rsidR="008D2B41" w:rsidRPr="00342D61">
          <w:rPr>
            <w:lang w:val="en-GB"/>
          </w:rPr>
          <w:t xml:space="preserve"> </w:t>
        </w:r>
      </w:ins>
      <w:del w:id="523" w:author="herrmannfrancine@gmail.com" w:date="2019-05-10T13:29:00Z">
        <w:r w:rsidRPr="00342D61" w:rsidDel="008D2B41">
          <w:rPr>
            <w:lang w:val="en-GB"/>
          </w:rPr>
          <w:delText>taxnomy</w:delText>
        </w:r>
      </w:del>
      <w:ins w:id="524" w:author="herrmannfrancine@gmail.com" w:date="2019-05-10T13:29:00Z">
        <w:r w:rsidR="008D2B41" w:rsidRPr="00342D61">
          <w:rPr>
            <w:lang w:val="en-GB"/>
          </w:rPr>
          <w:t>taxonomy</w:t>
        </w:r>
      </w:ins>
      <w:r w:rsidRPr="00342D61">
        <w:rPr>
          <w:lang w:val="en-GB"/>
        </w:rPr>
        <w:t xml:space="preserve"> have oriented our research to choose our </w:t>
      </w:r>
      <w:del w:id="525" w:author="herrmannfrancine@gmail.com" w:date="2019-05-10T13:29:00Z">
        <w:r w:rsidRPr="00342D61" w:rsidDel="008D2B41">
          <w:rPr>
            <w:lang w:val="en-GB"/>
          </w:rPr>
          <w:delText xml:space="preserve">corporate </w:delText>
        </w:r>
      </w:del>
      <w:ins w:id="526" w:author="herrmannfrancine@gmail.com" w:date="2019-05-10T13:29:00Z">
        <w:r w:rsidR="008D2B41">
          <w:rPr>
            <w:lang w:val="en-GB"/>
          </w:rPr>
          <w:t xml:space="preserve">cooperative </w:t>
        </w:r>
        <w:r w:rsidR="008D2B41" w:rsidRPr="00342D61">
          <w:rPr>
            <w:lang w:val="en-GB"/>
          </w:rPr>
          <w:t xml:space="preserve"> </w:t>
        </w:r>
      </w:ins>
      <w:del w:id="527" w:author="herrmannfrancine@gmail.com" w:date="2019-05-10T13:29:00Z">
        <w:r w:rsidRPr="00342D61" w:rsidDel="008D2B41">
          <w:rPr>
            <w:lang w:val="en-GB"/>
          </w:rPr>
          <w:delText>taxinomy</w:delText>
        </w:r>
      </w:del>
      <w:ins w:id="528" w:author="herrmannfrancine@gmail.com" w:date="2019-05-10T13:29:00Z">
        <w:r w:rsidR="008D2B41" w:rsidRPr="00342D61">
          <w:rPr>
            <w:lang w:val="en-GB"/>
          </w:rPr>
          <w:t>taxonomy</w:t>
        </w:r>
      </w:ins>
      <w:r w:rsidRPr="00342D61">
        <w:rPr>
          <w:lang w:val="en-GB"/>
        </w:rPr>
        <w:t xml:space="preserve"> </w:t>
      </w:r>
    </w:p>
    <w:p w14:paraId="250C0956" w14:textId="72862D28" w:rsidR="008013C9" w:rsidRPr="00342D61" w:rsidRDefault="00513190" w:rsidP="008422A1">
      <w:pPr>
        <w:rPr>
          <w:lang w:val="en-GB"/>
        </w:rPr>
      </w:pPr>
      <w:r w:rsidRPr="00342D61">
        <w:rPr>
          <w:noProof/>
          <w:lang w:eastAsia="fr-FR"/>
        </w:rPr>
        <w:drawing>
          <wp:anchor distT="0" distB="0" distL="114300" distR="114300" simplePos="0" relativeHeight="251661312" behindDoc="1" locked="0" layoutInCell="1" allowOverlap="1" wp14:anchorId="5D1F0AFD" wp14:editId="635D7433">
            <wp:simplePos x="0" y="0"/>
            <wp:positionH relativeFrom="margin">
              <wp:posOffset>1736090</wp:posOffset>
            </wp:positionH>
            <wp:positionV relativeFrom="paragraph">
              <wp:posOffset>330200</wp:posOffset>
            </wp:positionV>
            <wp:extent cx="2446655" cy="2562225"/>
            <wp:effectExtent l="0" t="0" r="0" b="9525"/>
            <wp:wrapTopAndBottom/>
            <wp:docPr id="5" name="Image 5" descr="Résultat de recherche d'images pour &quot;taxonomy exam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taxonomy example&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6655"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EE7EE" w14:textId="48A9E998" w:rsidR="008013C9" w:rsidRDefault="008013C9" w:rsidP="008422A1">
      <w:pPr>
        <w:rPr>
          <w:ins w:id="529" w:author="Ned Johnson" w:date="2019-05-13T01:24:00Z"/>
          <w:lang w:val="en-GB"/>
        </w:rPr>
      </w:pPr>
    </w:p>
    <w:p w14:paraId="39733A98" w14:textId="77777777" w:rsidR="00513190" w:rsidRPr="00342D61" w:rsidRDefault="00513190" w:rsidP="008422A1">
      <w:pPr>
        <w:rPr>
          <w:lang w:val="en-GB"/>
        </w:rPr>
      </w:pPr>
    </w:p>
    <w:p w14:paraId="71A47E6F" w14:textId="7B6CAEE2" w:rsidR="00FF59CE" w:rsidRPr="00342D61" w:rsidRDefault="00FF59CE" w:rsidP="008422A1">
      <w:pPr>
        <w:rPr>
          <w:lang w:val="en-GB"/>
        </w:rPr>
      </w:pPr>
      <w:r w:rsidRPr="00342D61">
        <w:rPr>
          <w:lang w:val="en-GB"/>
        </w:rPr>
        <w:t xml:space="preserve">A tree </w:t>
      </w:r>
      <w:del w:id="530" w:author="herrmannfrancine@gmail.com" w:date="2019-05-10T13:29:00Z">
        <w:r w:rsidRPr="00342D61" w:rsidDel="008D2B41">
          <w:rPr>
            <w:lang w:val="en-GB"/>
          </w:rPr>
          <w:delText>taxinomy</w:delText>
        </w:r>
      </w:del>
      <w:ins w:id="531" w:author="herrmannfrancine@gmail.com" w:date="2019-05-10T13:29:00Z">
        <w:r w:rsidR="008D2B41" w:rsidRPr="00342D61">
          <w:rPr>
            <w:lang w:val="en-GB"/>
          </w:rPr>
          <w:t>taxonomy</w:t>
        </w:r>
      </w:ins>
      <w:r w:rsidRPr="00342D61">
        <w:rPr>
          <w:lang w:val="en-GB"/>
        </w:rPr>
        <w:t xml:space="preserve"> is presented by this generic form </w:t>
      </w:r>
    </w:p>
    <w:p w14:paraId="4E935485" w14:textId="77777777" w:rsidR="008013C9" w:rsidRPr="00342D61" w:rsidRDefault="008013C9" w:rsidP="008422A1">
      <w:pPr>
        <w:rPr>
          <w:lang w:val="en-GB"/>
        </w:rPr>
      </w:pPr>
    </w:p>
    <w:p w14:paraId="051E5740" w14:textId="77777777" w:rsidR="00034646" w:rsidRPr="00342D61" w:rsidRDefault="00034646" w:rsidP="008422A1">
      <w:pPr>
        <w:rPr>
          <w:lang w:val="en-GB"/>
        </w:rPr>
      </w:pPr>
    </w:p>
    <w:p w14:paraId="7805D90F" w14:textId="1D1573FB" w:rsidR="00FF59CE" w:rsidRPr="00342D61" w:rsidDel="004F6F43" w:rsidRDefault="004F6F43" w:rsidP="00E704FD">
      <w:pPr>
        <w:pStyle w:val="Titre2"/>
        <w:rPr>
          <w:del w:id="532" w:author="Ned Johnson" w:date="2019-05-12T20:21:00Z"/>
          <w:lang w:val="en-GB"/>
        </w:rPr>
        <w:pPrChange w:id="533" w:author="Ned Johnson" w:date="2019-05-13T01:24:00Z">
          <w:pPr>
            <w:pStyle w:val="Titre2"/>
          </w:pPr>
        </w:pPrChange>
      </w:pPr>
      <w:ins w:id="534" w:author="Ned Johnson" w:date="2019-05-12T20:22:00Z">
        <w:r>
          <w:rPr>
            <w:lang w:val="en-GB"/>
          </w:rPr>
          <w:br w:type="page"/>
        </w:r>
      </w:ins>
      <w:del w:id="535" w:author="Ned Johnson" w:date="2019-05-12T20:21:00Z">
        <w:r w:rsidR="00FF59CE" w:rsidRPr="00342D61" w:rsidDel="004F6F43">
          <w:rPr>
            <w:lang w:val="en-GB"/>
          </w:rPr>
          <w:lastRenderedPageBreak/>
          <w:delText>Lexicon of these document :</w:delText>
        </w:r>
      </w:del>
      <w:ins w:id="536" w:author="herrmannfrancine@gmail.com" w:date="2019-05-10T13:29:00Z">
        <w:del w:id="537" w:author="Ned Johnson" w:date="2019-05-12T20:21:00Z">
          <w:r w:rsidR="008D2B41" w:rsidRPr="00342D61" w:rsidDel="004F6F43">
            <w:rPr>
              <w:lang w:val="en-GB"/>
            </w:rPr>
            <w:delText>document:</w:delText>
          </w:r>
        </w:del>
      </w:ins>
      <w:del w:id="538" w:author="Ned Johnson" w:date="2019-05-12T20:21:00Z">
        <w:r w:rsidR="00FF59CE" w:rsidRPr="00342D61" w:rsidDel="004F6F43">
          <w:rPr>
            <w:lang w:val="en-GB"/>
          </w:rPr>
          <w:delText xml:space="preserve"> </w:delText>
        </w:r>
      </w:del>
    </w:p>
    <w:p w14:paraId="1365181A" w14:textId="165451FB" w:rsidR="00FF59CE" w:rsidRPr="00342D61" w:rsidDel="004F6F43" w:rsidRDefault="00FF59CE" w:rsidP="00E704FD">
      <w:pPr>
        <w:pStyle w:val="Titre2"/>
        <w:rPr>
          <w:del w:id="539" w:author="Ned Johnson" w:date="2019-05-12T20:21:00Z"/>
          <w:lang w:val="en-GB"/>
        </w:rPr>
        <w:pPrChange w:id="540" w:author="Ned Johnson" w:date="2019-05-13T01:24:00Z">
          <w:pPr/>
        </w:pPrChange>
      </w:pPr>
    </w:p>
    <w:p w14:paraId="285A5678" w14:textId="1EDA9618" w:rsidR="00FF59CE" w:rsidRPr="00342D61" w:rsidDel="004F6F43" w:rsidRDefault="00FF59CE" w:rsidP="00E704FD">
      <w:pPr>
        <w:pStyle w:val="Titre2"/>
        <w:rPr>
          <w:del w:id="541" w:author="Ned Johnson" w:date="2019-05-12T20:21:00Z"/>
          <w:rFonts w:ascii="Cambria Math" w:eastAsia="Times New Roman" w:hAnsi="Cambria Math" w:cs="Cambria Math"/>
          <w:sz w:val="28"/>
          <w:szCs w:val="28"/>
          <w:lang w:val="en-GB" w:eastAsia="fr-FR"/>
        </w:rPr>
        <w:pPrChange w:id="542" w:author="Ned Johnson" w:date="2019-05-13T01:24:00Z">
          <w:pPr/>
        </w:pPrChange>
      </w:pPr>
      <w:commentRangeStart w:id="543"/>
      <w:commentRangeStart w:id="544"/>
      <w:del w:id="545" w:author="Ned Johnson" w:date="2019-05-12T20:21:00Z">
        <w:r w:rsidRPr="00342D61" w:rsidDel="004F6F43">
          <w:rPr>
            <w:rFonts w:ascii="Cambria Math" w:eastAsia="Times New Roman" w:hAnsi="Cambria Math" w:cs="Cambria Math"/>
            <w:sz w:val="28"/>
            <w:szCs w:val="28"/>
            <w:lang w:val="en-GB" w:eastAsia="fr-FR"/>
          </w:rPr>
          <w:delText>⊥ :</w:delText>
        </w:r>
      </w:del>
      <w:ins w:id="546" w:author="herrmannfrancine@gmail.com" w:date="2019-05-10T13:49:00Z">
        <w:del w:id="547" w:author="Ned Johnson" w:date="2019-05-12T20:21:00Z">
          <w:r w:rsidR="00A7363F" w:rsidRPr="00342D61" w:rsidDel="004F6F43">
            <w:rPr>
              <w:rFonts w:ascii="Cambria Math" w:eastAsia="Times New Roman" w:hAnsi="Cambria Math" w:cs="Cambria Math"/>
              <w:sz w:val="28"/>
              <w:szCs w:val="28"/>
              <w:lang w:val="en-GB" w:eastAsia="fr-FR"/>
            </w:rPr>
            <w:delText>⊥:</w:delText>
          </w:r>
        </w:del>
      </w:ins>
      <w:del w:id="548" w:author="Ned Johnson" w:date="2019-05-12T20:21:00Z">
        <w:r w:rsidRPr="00342D61" w:rsidDel="004F6F43">
          <w:rPr>
            <w:rFonts w:ascii="Cambria Math" w:eastAsia="Times New Roman" w:hAnsi="Cambria Math" w:cs="Cambria Math"/>
            <w:sz w:val="28"/>
            <w:szCs w:val="28"/>
            <w:lang w:val="en-GB" w:eastAsia="fr-FR"/>
          </w:rPr>
          <w:delText xml:space="preserve"> Independence symbol</w:delText>
        </w:r>
        <w:r w:rsidR="00B97171" w:rsidRPr="00342D61" w:rsidDel="004F6F43">
          <w:rPr>
            <w:rFonts w:ascii="Cambria Math" w:eastAsia="Times New Roman" w:hAnsi="Cambria Math" w:cs="Cambria Math"/>
            <w:sz w:val="28"/>
            <w:szCs w:val="28"/>
            <w:lang w:val="en-GB" w:eastAsia="fr-FR"/>
          </w:rPr>
          <w:delText xml:space="preserve"> (in maths)</w:delText>
        </w:r>
      </w:del>
    </w:p>
    <w:p w14:paraId="2CB3F5D6" w14:textId="6FEE0AC5" w:rsidR="00FF59CE" w:rsidRPr="00342D61" w:rsidDel="004F6F43" w:rsidRDefault="00FF59CE" w:rsidP="00E704FD">
      <w:pPr>
        <w:pStyle w:val="Titre2"/>
        <w:rPr>
          <w:del w:id="549" w:author="Ned Johnson" w:date="2019-05-12T20:21:00Z"/>
          <w:lang w:val="en-GB"/>
        </w:rPr>
        <w:pPrChange w:id="550" w:author="Ned Johnson" w:date="2019-05-13T01:24:00Z">
          <w:pPr>
            <w:ind w:firstLine="708"/>
          </w:pPr>
        </w:pPrChange>
      </w:pPr>
      <w:del w:id="551" w:author="Ned Johnson" w:date="2019-05-12T20:21:00Z">
        <w:r w:rsidRPr="00342D61" w:rsidDel="004F6F43">
          <w:rPr>
            <w:rFonts w:ascii="Cambria Math" w:eastAsia="Times New Roman" w:hAnsi="Cambria Math" w:cs="Cambria Math"/>
            <w:sz w:val="28"/>
            <w:szCs w:val="28"/>
            <w:lang w:val="en-GB" w:eastAsia="fr-FR"/>
          </w:rPr>
          <w:delText>A ⊥</w:delText>
        </w:r>
        <w:r w:rsidR="00034646" w:rsidRPr="00342D61" w:rsidDel="004F6F43">
          <w:rPr>
            <w:rFonts w:ascii="Cambria Math" w:eastAsia="Times New Roman" w:hAnsi="Cambria Math" w:cs="Cambria Math"/>
            <w:sz w:val="28"/>
            <w:szCs w:val="28"/>
            <w:lang w:val="en-GB" w:eastAsia="fr-FR"/>
          </w:rPr>
          <w:delText xml:space="preserve"> B :</w:delText>
        </w:r>
      </w:del>
      <w:ins w:id="552" w:author="herrmannfrancine@gmail.com" w:date="2019-05-10T13:49:00Z">
        <w:del w:id="553" w:author="Ned Johnson" w:date="2019-05-12T20:21:00Z">
          <w:r w:rsidR="00A7363F" w:rsidRPr="00342D61" w:rsidDel="004F6F43">
            <w:rPr>
              <w:rFonts w:ascii="Cambria Math" w:eastAsia="Times New Roman" w:hAnsi="Cambria Math" w:cs="Cambria Math"/>
              <w:sz w:val="28"/>
              <w:szCs w:val="28"/>
              <w:lang w:val="en-GB" w:eastAsia="fr-FR"/>
            </w:rPr>
            <w:delText>B:</w:delText>
          </w:r>
        </w:del>
      </w:ins>
      <w:del w:id="554" w:author="Ned Johnson" w:date="2019-05-12T20:21:00Z">
        <w:r w:rsidR="00034646" w:rsidRPr="00342D61" w:rsidDel="004F6F43">
          <w:rPr>
            <w:rFonts w:ascii="Cambria Math" w:eastAsia="Times New Roman" w:hAnsi="Cambria Math" w:cs="Cambria Math"/>
            <w:sz w:val="28"/>
            <w:szCs w:val="28"/>
            <w:lang w:val="en-GB" w:eastAsia="fr-FR"/>
          </w:rPr>
          <w:delText xml:space="preserve">  </w:delText>
        </w:r>
        <w:r w:rsidRPr="00342D61" w:rsidDel="004F6F43">
          <w:rPr>
            <w:rFonts w:ascii="Cambria Math" w:eastAsia="Times New Roman" w:hAnsi="Cambria Math" w:cs="Cambria Math"/>
            <w:sz w:val="28"/>
            <w:szCs w:val="28"/>
            <w:lang w:val="en-GB" w:eastAsia="fr-FR"/>
          </w:rPr>
          <w:delText xml:space="preserve">A </w:delText>
        </w:r>
        <w:r w:rsidR="00034646" w:rsidRPr="00342D61" w:rsidDel="004F6F43">
          <w:rPr>
            <w:rFonts w:ascii="Cambria Math" w:eastAsia="Times New Roman" w:hAnsi="Cambria Math" w:cs="Cambria Math"/>
            <w:sz w:val="28"/>
            <w:szCs w:val="28"/>
            <w:lang w:val="en-GB" w:eastAsia="fr-FR"/>
          </w:rPr>
          <w:delText>is indenpend</w:delText>
        </w:r>
      </w:del>
      <w:ins w:id="555" w:author="herrmannfrancine@gmail.com" w:date="2019-05-10T13:30:00Z">
        <w:del w:id="556" w:author="Ned Johnson" w:date="2019-05-12T20:21:00Z">
          <w:r w:rsidR="008D2B41" w:rsidRPr="00342D61" w:rsidDel="004F6F43">
            <w:rPr>
              <w:rFonts w:ascii="Cambria Math" w:eastAsia="Times New Roman" w:hAnsi="Cambria Math" w:cs="Cambria Math"/>
              <w:sz w:val="28"/>
              <w:szCs w:val="28"/>
              <w:lang w:val="en-GB" w:eastAsia="fr-FR"/>
            </w:rPr>
            <w:delText>independ</w:delText>
          </w:r>
          <w:r w:rsidR="008D2B41" w:rsidDel="004F6F43">
            <w:rPr>
              <w:rFonts w:ascii="Cambria Math" w:eastAsia="Times New Roman" w:hAnsi="Cambria Math" w:cs="Cambria Math"/>
              <w:sz w:val="28"/>
              <w:szCs w:val="28"/>
              <w:lang w:val="en-GB" w:eastAsia="fr-FR"/>
            </w:rPr>
            <w:delText>ent</w:delText>
          </w:r>
        </w:del>
      </w:ins>
      <w:del w:id="557" w:author="Ned Johnson" w:date="2019-05-12T20:21:00Z">
        <w:r w:rsidR="00034646" w:rsidRPr="00342D61" w:rsidDel="004F6F43">
          <w:rPr>
            <w:rFonts w:ascii="Cambria Math" w:eastAsia="Times New Roman" w:hAnsi="Cambria Math" w:cs="Cambria Math"/>
            <w:sz w:val="28"/>
            <w:szCs w:val="28"/>
            <w:lang w:val="en-GB" w:eastAsia="fr-FR"/>
          </w:rPr>
          <w:delText xml:space="preserve"> of</w:delText>
        </w:r>
        <w:r w:rsidRPr="00342D61" w:rsidDel="004F6F43">
          <w:rPr>
            <w:rFonts w:ascii="Cambria Math" w:eastAsia="Times New Roman" w:hAnsi="Cambria Math" w:cs="Cambria Math"/>
            <w:sz w:val="28"/>
            <w:szCs w:val="28"/>
            <w:lang w:val="en-GB" w:eastAsia="fr-FR"/>
          </w:rPr>
          <w:delText xml:space="preserve"> B</w:delText>
        </w:r>
        <w:commentRangeEnd w:id="543"/>
        <w:r w:rsidR="008D2B41" w:rsidDel="004F6F43">
          <w:rPr>
            <w:rStyle w:val="Marquedecommentaire"/>
          </w:rPr>
          <w:commentReference w:id="543"/>
        </w:r>
        <w:commentRangeEnd w:id="544"/>
        <w:r w:rsidR="00A50358" w:rsidDel="004F6F43">
          <w:rPr>
            <w:rStyle w:val="Marquedecommentaire"/>
          </w:rPr>
          <w:commentReference w:id="544"/>
        </w:r>
      </w:del>
    </w:p>
    <w:p w14:paraId="0EEAEE15" w14:textId="5573ECD8" w:rsidR="000C200D" w:rsidRPr="00342D61" w:rsidDel="008D2B41" w:rsidRDefault="000C200D" w:rsidP="00E704FD">
      <w:pPr>
        <w:pStyle w:val="Titre2"/>
        <w:rPr>
          <w:del w:id="558" w:author="herrmannfrancine@gmail.com" w:date="2019-05-10T13:30:00Z"/>
          <w:lang w:val="en-GB"/>
        </w:rPr>
        <w:pPrChange w:id="559" w:author="Ned Johnson" w:date="2019-05-13T01:24:00Z">
          <w:pPr/>
        </w:pPrChange>
      </w:pPr>
      <w:del w:id="560" w:author="herrmannfrancine@gmail.com" w:date="2019-05-10T13:30:00Z">
        <w:r w:rsidRPr="00342D61" w:rsidDel="008D2B41">
          <w:rPr>
            <w:lang w:val="en-GB"/>
          </w:rPr>
          <w:br w:type="page"/>
        </w:r>
      </w:del>
    </w:p>
    <w:p w14:paraId="65BC5F36" w14:textId="3D3DB734" w:rsidR="008422A1" w:rsidRPr="00342D61" w:rsidRDefault="00FF59CE" w:rsidP="00E704FD">
      <w:pPr>
        <w:pStyle w:val="Titre2"/>
        <w:rPr>
          <w:lang w:val="en-GB"/>
        </w:rPr>
        <w:pPrChange w:id="561" w:author="Ned Johnson" w:date="2019-05-13T01:24:00Z">
          <w:pPr>
            <w:pStyle w:val="Titre2"/>
          </w:pPr>
        </w:pPrChange>
      </w:pPr>
      <w:bookmarkStart w:id="562" w:name="_Toc8602825"/>
      <w:r w:rsidRPr="00342D61">
        <w:rPr>
          <w:lang w:val="en-GB"/>
        </w:rPr>
        <w:t xml:space="preserve">The MISP </w:t>
      </w:r>
      <w:del w:id="563" w:author="herrmannfrancine@gmail.com" w:date="2019-05-10T13:31:00Z">
        <w:r w:rsidRPr="00342D61" w:rsidDel="008D2B41">
          <w:rPr>
            <w:lang w:val="en-GB"/>
          </w:rPr>
          <w:delText>taxinomy</w:delText>
        </w:r>
      </w:del>
      <w:ins w:id="564" w:author="herrmannfrancine@gmail.com" w:date="2019-05-10T13:31:00Z">
        <w:r w:rsidR="008D2B41" w:rsidRPr="00342D61">
          <w:rPr>
            <w:lang w:val="en-GB"/>
          </w:rPr>
          <w:t>taxonomy</w:t>
        </w:r>
      </w:ins>
      <w:bookmarkEnd w:id="562"/>
      <w:r w:rsidRPr="00342D61">
        <w:rPr>
          <w:lang w:val="en-GB"/>
        </w:rPr>
        <w:t xml:space="preserve"> </w:t>
      </w:r>
    </w:p>
    <w:p w14:paraId="069D94AE" w14:textId="77777777" w:rsidR="00BB65D8" w:rsidRPr="00342D61" w:rsidRDefault="00BB65D8" w:rsidP="00BB65D8">
      <w:pPr>
        <w:rPr>
          <w:lang w:val="en-GB"/>
        </w:rPr>
      </w:pPr>
    </w:p>
    <w:p w14:paraId="665D8690" w14:textId="2E28F648" w:rsidR="00FF59CE" w:rsidRPr="00342D61" w:rsidRDefault="00FF59CE" w:rsidP="008013C9">
      <w:pPr>
        <w:pStyle w:val="Titre3"/>
        <w:rPr>
          <w:rFonts w:asciiTheme="minorHAnsi" w:eastAsiaTheme="minorHAnsi" w:hAnsiTheme="minorHAnsi" w:cstheme="minorBidi"/>
          <w:b w:val="0"/>
          <w:color w:val="auto"/>
          <w:sz w:val="22"/>
          <w:szCs w:val="22"/>
          <w:lang w:val="en-GB"/>
        </w:rPr>
      </w:pPr>
      <w:bookmarkStart w:id="565" w:name="_Toc8602826"/>
      <w:r w:rsidRPr="00342D61">
        <w:rPr>
          <w:rFonts w:asciiTheme="minorHAnsi" w:eastAsiaTheme="minorHAnsi" w:hAnsiTheme="minorHAnsi" w:cstheme="minorBidi"/>
          <w:b w:val="0"/>
          <w:color w:val="auto"/>
          <w:sz w:val="22"/>
          <w:szCs w:val="22"/>
          <w:lang w:val="en-GB"/>
        </w:rPr>
        <w:t>The MISP’s team have of course create an engine</w:t>
      </w:r>
      <w:del w:id="566" w:author="herrmannfrancine@gmail.com" w:date="2019-05-10T13:32:00Z">
        <w:r w:rsidRPr="00342D61" w:rsidDel="008D2B41">
          <w:rPr>
            <w:rFonts w:asciiTheme="minorHAnsi" w:eastAsiaTheme="minorHAnsi" w:hAnsiTheme="minorHAnsi" w:cstheme="minorBidi"/>
            <w:b w:val="0"/>
            <w:color w:val="auto"/>
            <w:sz w:val="22"/>
            <w:szCs w:val="22"/>
            <w:lang w:val="en-GB"/>
          </w:rPr>
          <w:delText xml:space="preserve"> of there o</w:delText>
        </w:r>
      </w:del>
      <w:del w:id="567" w:author="herrmannfrancine@gmail.com" w:date="2019-05-10T13:31:00Z">
        <w:r w:rsidRPr="00342D61" w:rsidDel="008D2B41">
          <w:rPr>
            <w:rFonts w:asciiTheme="minorHAnsi" w:eastAsiaTheme="minorHAnsi" w:hAnsiTheme="minorHAnsi" w:cstheme="minorBidi"/>
            <w:b w:val="0"/>
            <w:color w:val="auto"/>
            <w:sz w:val="22"/>
            <w:szCs w:val="22"/>
            <w:lang w:val="en-GB"/>
          </w:rPr>
          <w:delText>wn</w:delText>
        </w:r>
      </w:del>
      <w:r w:rsidRPr="00342D61">
        <w:rPr>
          <w:rFonts w:asciiTheme="minorHAnsi" w:eastAsiaTheme="minorHAnsi" w:hAnsiTheme="minorHAnsi" w:cstheme="minorBidi"/>
          <w:b w:val="0"/>
          <w:color w:val="auto"/>
          <w:sz w:val="22"/>
          <w:szCs w:val="22"/>
          <w:lang w:val="en-GB"/>
        </w:rPr>
        <w:t xml:space="preserve"> to manage </w:t>
      </w:r>
      <w:del w:id="568" w:author="herrmannfrancine@gmail.com" w:date="2019-05-10T13:32:00Z">
        <w:r w:rsidRPr="00342D61" w:rsidDel="008D2B41">
          <w:rPr>
            <w:rFonts w:asciiTheme="minorHAnsi" w:eastAsiaTheme="minorHAnsi" w:hAnsiTheme="minorHAnsi" w:cstheme="minorBidi"/>
            <w:b w:val="0"/>
            <w:color w:val="auto"/>
            <w:sz w:val="22"/>
            <w:szCs w:val="22"/>
            <w:lang w:val="en-GB"/>
          </w:rPr>
          <w:delText>there</w:delText>
        </w:r>
      </w:del>
      <w:ins w:id="569" w:author="herrmannfrancine@gmail.com" w:date="2019-05-10T13:32:00Z">
        <w:r w:rsidR="008D2B41" w:rsidRPr="00342D61">
          <w:rPr>
            <w:rFonts w:asciiTheme="minorHAnsi" w:eastAsiaTheme="minorHAnsi" w:hAnsiTheme="minorHAnsi" w:cstheme="minorBidi"/>
            <w:b w:val="0"/>
            <w:color w:val="auto"/>
            <w:sz w:val="22"/>
            <w:szCs w:val="22"/>
            <w:lang w:val="en-GB"/>
          </w:rPr>
          <w:t>their</w:t>
        </w:r>
      </w:ins>
      <w:r w:rsidRPr="00342D61">
        <w:rPr>
          <w:rFonts w:asciiTheme="minorHAnsi" w:eastAsiaTheme="minorHAnsi" w:hAnsiTheme="minorHAnsi" w:cstheme="minorBidi"/>
          <w:b w:val="0"/>
          <w:color w:val="auto"/>
          <w:sz w:val="22"/>
          <w:szCs w:val="22"/>
          <w:lang w:val="en-GB"/>
        </w:rPr>
        <w:t xml:space="preserve"> taxonomies.</w:t>
      </w:r>
      <w:bookmarkEnd w:id="565"/>
      <w:r w:rsidRPr="00342D61">
        <w:rPr>
          <w:rFonts w:asciiTheme="minorHAnsi" w:eastAsiaTheme="minorHAnsi" w:hAnsiTheme="minorHAnsi" w:cstheme="minorBidi"/>
          <w:b w:val="0"/>
          <w:color w:val="auto"/>
          <w:sz w:val="22"/>
          <w:szCs w:val="22"/>
          <w:lang w:val="en-GB"/>
        </w:rPr>
        <w:t xml:space="preserve"> </w:t>
      </w:r>
    </w:p>
    <w:p w14:paraId="2D003AB9" w14:textId="63686A8C" w:rsidR="00FF59CE" w:rsidRPr="00342D61" w:rsidRDefault="00FF59CE" w:rsidP="008013C9">
      <w:pPr>
        <w:pStyle w:val="Titre3"/>
        <w:rPr>
          <w:rFonts w:asciiTheme="minorHAnsi" w:eastAsiaTheme="minorHAnsi" w:hAnsiTheme="minorHAnsi" w:cstheme="minorBidi"/>
          <w:b w:val="0"/>
          <w:color w:val="auto"/>
          <w:sz w:val="22"/>
          <w:szCs w:val="22"/>
          <w:lang w:val="en-GB"/>
        </w:rPr>
      </w:pPr>
      <w:del w:id="570" w:author="herrmannfrancine@gmail.com" w:date="2019-05-10T13:32:00Z">
        <w:r w:rsidRPr="00342D61" w:rsidDel="008D2B41">
          <w:rPr>
            <w:rFonts w:asciiTheme="minorHAnsi" w:eastAsiaTheme="minorHAnsi" w:hAnsiTheme="minorHAnsi" w:cstheme="minorBidi"/>
            <w:b w:val="0"/>
            <w:color w:val="auto"/>
            <w:sz w:val="22"/>
            <w:szCs w:val="22"/>
            <w:lang w:val="en-GB"/>
          </w:rPr>
          <w:delText>Therefore</w:delText>
        </w:r>
      </w:del>
      <w:bookmarkStart w:id="571" w:name="_Toc8602827"/>
      <w:ins w:id="572" w:author="herrmannfrancine@gmail.com" w:date="2019-05-10T13:32:00Z">
        <w:r w:rsidR="008D2B41" w:rsidRPr="00342D61">
          <w:rPr>
            <w:rFonts w:asciiTheme="minorHAnsi" w:eastAsiaTheme="minorHAnsi" w:hAnsiTheme="minorHAnsi" w:cstheme="minorBidi"/>
            <w:b w:val="0"/>
            <w:color w:val="auto"/>
            <w:sz w:val="22"/>
            <w:szCs w:val="22"/>
            <w:lang w:val="en-GB"/>
          </w:rPr>
          <w:t>Therefore,</w:t>
        </w:r>
      </w:ins>
      <w:r w:rsidRPr="00342D61">
        <w:rPr>
          <w:rFonts w:asciiTheme="minorHAnsi" w:eastAsiaTheme="minorHAnsi" w:hAnsiTheme="minorHAnsi" w:cstheme="minorBidi"/>
          <w:b w:val="0"/>
          <w:color w:val="auto"/>
          <w:sz w:val="22"/>
          <w:szCs w:val="22"/>
          <w:lang w:val="en-GB"/>
        </w:rPr>
        <w:t xml:space="preserve"> we have adapted our taxonomy to best fit their system</w:t>
      </w:r>
      <w:bookmarkEnd w:id="571"/>
    </w:p>
    <w:p w14:paraId="7CD9A112" w14:textId="77777777" w:rsidR="00FF59CE" w:rsidRPr="00342D61" w:rsidRDefault="00FF59CE" w:rsidP="00FF59CE">
      <w:pPr>
        <w:rPr>
          <w:lang w:val="en-GB"/>
        </w:rPr>
      </w:pPr>
    </w:p>
    <w:p w14:paraId="440535E3" w14:textId="77777777" w:rsidR="008013C9" w:rsidRPr="00342D61" w:rsidRDefault="00102A89" w:rsidP="008013C9">
      <w:pPr>
        <w:pStyle w:val="Titre3"/>
        <w:rPr>
          <w:lang w:val="en-GB"/>
        </w:rPr>
      </w:pPr>
      <w:bookmarkStart w:id="573" w:name="_Toc8602828"/>
      <w:r w:rsidRPr="00342D61">
        <w:rPr>
          <w:lang w:val="en-GB"/>
        </w:rPr>
        <w:t>Presentation</w:t>
      </w:r>
      <w:bookmarkEnd w:id="573"/>
    </w:p>
    <w:p w14:paraId="16F1132B" w14:textId="77777777" w:rsidR="008013C9" w:rsidRPr="00342D61" w:rsidRDefault="008013C9" w:rsidP="00BB65D8">
      <w:pPr>
        <w:rPr>
          <w:lang w:val="en-GB"/>
        </w:rPr>
      </w:pPr>
    </w:p>
    <w:p w14:paraId="397919F6" w14:textId="77777777" w:rsidR="00FF59CE" w:rsidRPr="00342D61" w:rsidRDefault="00FF59CE" w:rsidP="00FF59CE">
      <w:pPr>
        <w:rPr>
          <w:lang w:val="en-GB"/>
        </w:rPr>
      </w:pPr>
      <w:r w:rsidRPr="00342D61">
        <w:rPr>
          <w:lang w:val="en-GB"/>
        </w:rPr>
        <w:t>The taxonomies of MISP are in the form:</w:t>
      </w:r>
    </w:p>
    <w:p w14:paraId="75E5B4D3" w14:textId="6C377D89" w:rsidR="005E6A42" w:rsidRPr="00342D61" w:rsidRDefault="009E0AB9" w:rsidP="00FF59CE">
      <w:pPr>
        <w:jc w:val="center"/>
        <w:rPr>
          <w:b/>
          <w:sz w:val="32"/>
          <w:lang w:val="en-GB"/>
        </w:rPr>
      </w:pPr>
      <w:del w:id="574" w:author="herrmannfrancine@gmail.com" w:date="2019-05-10T13:49:00Z">
        <w:r w:rsidRPr="00342D61" w:rsidDel="00A7363F">
          <w:rPr>
            <w:b/>
            <w:sz w:val="32"/>
            <w:lang w:val="en-GB"/>
          </w:rPr>
          <w:delText>Namespace :</w:delText>
        </w:r>
      </w:del>
      <w:ins w:id="575" w:author="herrmannfrancine@gmail.com" w:date="2019-05-10T13:49:00Z">
        <w:r w:rsidR="00A7363F" w:rsidRPr="00342D61">
          <w:rPr>
            <w:b/>
            <w:sz w:val="32"/>
            <w:lang w:val="en-GB"/>
          </w:rPr>
          <w:t>Namespace:</w:t>
        </w:r>
      </w:ins>
      <w:r w:rsidRPr="00342D61">
        <w:rPr>
          <w:b/>
          <w:sz w:val="32"/>
          <w:lang w:val="en-GB"/>
        </w:rPr>
        <w:t xml:space="preserve"> predicate = ``value’’</w:t>
      </w:r>
    </w:p>
    <w:p w14:paraId="08570747" w14:textId="78D68FE8" w:rsidR="009E0AB9" w:rsidRPr="00342D61" w:rsidRDefault="009E0AB9" w:rsidP="009E0AB9">
      <w:pPr>
        <w:pStyle w:val="Paragraphedeliste"/>
        <w:numPr>
          <w:ilvl w:val="0"/>
          <w:numId w:val="1"/>
        </w:numPr>
        <w:rPr>
          <w:lang w:val="en-GB"/>
        </w:rPr>
      </w:pPr>
      <w:r w:rsidRPr="00342D61">
        <w:rPr>
          <w:lang w:val="en-GB"/>
        </w:rPr>
        <w:t>Namespace</w:t>
      </w:r>
      <w:r w:rsidRPr="00342D61">
        <w:rPr>
          <w:lang w:val="en-GB"/>
        </w:rPr>
        <w:tab/>
        <w:t>:</w:t>
      </w:r>
      <w:ins w:id="576" w:author="herrmannfrancine@gmail.com" w:date="2019-05-10T13:32:00Z">
        <w:r w:rsidR="008D2B41">
          <w:rPr>
            <w:lang w:val="en-GB"/>
          </w:rPr>
          <w:t xml:space="preserve"> Name of the</w:t>
        </w:r>
      </w:ins>
      <w:del w:id="577" w:author="herrmannfrancine@gmail.com" w:date="2019-05-10T13:32:00Z">
        <w:r w:rsidRPr="00342D61" w:rsidDel="008D2B41">
          <w:rPr>
            <w:lang w:val="en-GB"/>
          </w:rPr>
          <w:delText xml:space="preserve"> Nom de la</w:delText>
        </w:r>
      </w:del>
      <w:r w:rsidRPr="00342D61">
        <w:rPr>
          <w:lang w:val="en-GB"/>
        </w:rPr>
        <w:t xml:space="preserve"> taxonom</w:t>
      </w:r>
      <w:ins w:id="578" w:author="herrmannfrancine@gmail.com" w:date="2019-05-10T13:33:00Z">
        <w:r w:rsidR="008D2B41">
          <w:rPr>
            <w:lang w:val="en-GB"/>
          </w:rPr>
          <w:t>y</w:t>
        </w:r>
      </w:ins>
      <w:del w:id="579" w:author="herrmannfrancine@gmail.com" w:date="2019-05-10T13:33:00Z">
        <w:r w:rsidRPr="00342D61" w:rsidDel="008D2B41">
          <w:rPr>
            <w:lang w:val="en-GB"/>
          </w:rPr>
          <w:delText>ie</w:delText>
        </w:r>
      </w:del>
    </w:p>
    <w:p w14:paraId="0DBEF5C1" w14:textId="3DF88E4B" w:rsidR="009E0AB9" w:rsidRPr="008D2B41" w:rsidRDefault="009E0AB9" w:rsidP="009E0AB9">
      <w:pPr>
        <w:pStyle w:val="Paragraphedeliste"/>
        <w:numPr>
          <w:ilvl w:val="0"/>
          <w:numId w:val="1"/>
        </w:numPr>
        <w:rPr>
          <w:lang w:val="en-GB"/>
        </w:rPr>
      </w:pPr>
      <w:del w:id="580" w:author="herrmannfrancine@gmail.com" w:date="2019-05-10T13:33:00Z">
        <w:r w:rsidRPr="008D2B41" w:rsidDel="008D2B41">
          <w:rPr>
            <w:lang w:val="en-GB"/>
          </w:rPr>
          <w:delText>Predicate</w:delText>
        </w:r>
      </w:del>
      <w:ins w:id="581" w:author="herrmannfrancine@gmail.com" w:date="2019-05-10T13:33:00Z">
        <w:r w:rsidR="008D2B41" w:rsidRPr="008D2B41">
          <w:rPr>
            <w:lang w:val="en-GB"/>
            <w:rPrChange w:id="582" w:author="herrmannfrancine@gmail.com" w:date="2019-05-10T13:35:00Z">
              <w:rPr/>
            </w:rPrChange>
          </w:rPr>
          <w:t>Pr</w:t>
        </w:r>
      </w:ins>
      <w:ins w:id="583" w:author="herrmannfrancine@gmail.com" w:date="2019-05-10T13:35:00Z">
        <w:r w:rsidR="008D2B41" w:rsidRPr="008D2B41">
          <w:rPr>
            <w:lang w:val="en-GB"/>
            <w:rPrChange w:id="584" w:author="herrmannfrancine@gmail.com" w:date="2019-05-10T13:35:00Z">
              <w:rPr/>
            </w:rPrChange>
          </w:rPr>
          <w:t>e</w:t>
        </w:r>
      </w:ins>
      <w:ins w:id="585" w:author="herrmannfrancine@gmail.com" w:date="2019-05-10T13:33:00Z">
        <w:r w:rsidR="008D2B41" w:rsidRPr="008D2B41">
          <w:rPr>
            <w:lang w:val="en-GB"/>
            <w:rPrChange w:id="586" w:author="herrmannfrancine@gmail.com" w:date="2019-05-10T13:35:00Z">
              <w:rPr/>
            </w:rPrChange>
          </w:rPr>
          <w:t>dicat</w:t>
        </w:r>
      </w:ins>
      <w:ins w:id="587" w:author="herrmannfrancine@gmail.com" w:date="2019-05-10T13:35:00Z">
        <w:r w:rsidR="008D2B41" w:rsidRPr="008D2B41">
          <w:rPr>
            <w:lang w:val="en-GB"/>
            <w:rPrChange w:id="588" w:author="herrmannfrancine@gmail.com" w:date="2019-05-10T13:35:00Z">
              <w:rPr/>
            </w:rPrChange>
          </w:rPr>
          <w:t>e</w:t>
        </w:r>
      </w:ins>
      <w:r w:rsidRPr="008D2B41">
        <w:rPr>
          <w:lang w:val="en-GB"/>
        </w:rPr>
        <w:t xml:space="preserve"> </w:t>
      </w:r>
      <w:r w:rsidRPr="008D2B41">
        <w:rPr>
          <w:lang w:val="en-GB"/>
        </w:rPr>
        <w:tab/>
        <w:t xml:space="preserve">: </w:t>
      </w:r>
      <w:del w:id="589" w:author="herrmannfrancine@gmail.com" w:date="2019-05-10T13:36:00Z">
        <w:r w:rsidRPr="008D2B41" w:rsidDel="008D2B41">
          <w:rPr>
            <w:lang w:val="en-GB"/>
          </w:rPr>
          <w:delText>Objet</w:delText>
        </w:r>
      </w:del>
      <w:ins w:id="590" w:author="herrmannfrancine@gmail.com" w:date="2019-05-10T13:36:00Z">
        <w:r w:rsidR="008D2B41" w:rsidRPr="008D2B41">
          <w:rPr>
            <w:lang w:val="en-GB"/>
          </w:rPr>
          <w:t>Object</w:t>
        </w:r>
      </w:ins>
      <w:r w:rsidRPr="008D2B41">
        <w:rPr>
          <w:lang w:val="en-GB"/>
        </w:rPr>
        <w:t xml:space="preserve"> res</w:t>
      </w:r>
      <w:del w:id="591" w:author="herrmannfrancine@gmail.com" w:date="2019-05-10T13:35:00Z">
        <w:r w:rsidRPr="008D2B41" w:rsidDel="008D2B41">
          <w:rPr>
            <w:lang w:val="en-GB"/>
          </w:rPr>
          <w:delText>s</w:delText>
        </w:r>
      </w:del>
      <w:r w:rsidRPr="008D2B41">
        <w:rPr>
          <w:lang w:val="en-GB"/>
        </w:rPr>
        <w:t xml:space="preserve">ource </w:t>
      </w:r>
      <w:ins w:id="592" w:author="herrmannfrancine@gmail.com" w:date="2019-05-10T13:35:00Z">
        <w:r w:rsidR="008D2B41" w:rsidRPr="008D2B41">
          <w:rPr>
            <w:lang w:val="en-GB"/>
            <w:rPrChange w:id="593" w:author="herrmannfrancine@gmail.com" w:date="2019-05-10T13:35:00Z">
              <w:rPr/>
            </w:rPrChange>
          </w:rPr>
          <w:t>of the</w:t>
        </w:r>
      </w:ins>
      <w:del w:id="594" w:author="herrmannfrancine@gmail.com" w:date="2019-05-10T13:35:00Z">
        <w:r w:rsidRPr="008D2B41" w:rsidDel="008D2B41">
          <w:rPr>
            <w:lang w:val="en-GB"/>
          </w:rPr>
          <w:delText>de la</w:delText>
        </w:r>
      </w:del>
      <w:r w:rsidRPr="008D2B41">
        <w:rPr>
          <w:lang w:val="en-GB"/>
        </w:rPr>
        <w:t xml:space="preserve"> taxonom</w:t>
      </w:r>
      <w:ins w:id="595" w:author="herrmannfrancine@gmail.com" w:date="2019-05-10T13:35:00Z">
        <w:r w:rsidR="008D2B41" w:rsidRPr="008D2B41">
          <w:rPr>
            <w:lang w:val="en-GB"/>
            <w:rPrChange w:id="596" w:author="herrmannfrancine@gmail.com" w:date="2019-05-10T13:35:00Z">
              <w:rPr/>
            </w:rPrChange>
          </w:rPr>
          <w:t>y</w:t>
        </w:r>
      </w:ins>
      <w:del w:id="597" w:author="herrmannfrancine@gmail.com" w:date="2019-05-10T13:35:00Z">
        <w:r w:rsidRPr="008D2B41" w:rsidDel="008D2B41">
          <w:rPr>
            <w:lang w:val="en-GB"/>
          </w:rPr>
          <w:delText>ie</w:delText>
        </w:r>
      </w:del>
    </w:p>
    <w:p w14:paraId="71E6A11C" w14:textId="13CE5946" w:rsidR="009E0AB9" w:rsidRPr="00342D61" w:rsidRDefault="009E0AB9" w:rsidP="009E0AB9">
      <w:pPr>
        <w:pStyle w:val="Paragraphedeliste"/>
        <w:numPr>
          <w:ilvl w:val="0"/>
          <w:numId w:val="1"/>
        </w:numPr>
        <w:rPr>
          <w:lang w:val="en-GB"/>
        </w:rPr>
      </w:pPr>
      <w:r w:rsidRPr="00342D61">
        <w:rPr>
          <w:lang w:val="en-GB"/>
        </w:rPr>
        <w:t xml:space="preserve">Value     </w:t>
      </w:r>
      <w:r w:rsidRPr="00342D61">
        <w:rPr>
          <w:lang w:val="en-GB"/>
        </w:rPr>
        <w:tab/>
        <w:t xml:space="preserve">: </w:t>
      </w:r>
      <w:del w:id="598" w:author="herrmannfrancine@gmail.com" w:date="2019-05-10T13:33:00Z">
        <w:r w:rsidRPr="00342D61" w:rsidDel="008D2B41">
          <w:rPr>
            <w:lang w:val="en-GB"/>
          </w:rPr>
          <w:delText>Valeur</w:delText>
        </w:r>
      </w:del>
      <w:ins w:id="599" w:author="herrmannfrancine@gmail.com" w:date="2019-05-10T13:33:00Z">
        <w:r w:rsidR="008D2B41" w:rsidRPr="00342D61">
          <w:rPr>
            <w:lang w:val="en-GB"/>
          </w:rPr>
          <w:t>Value</w:t>
        </w:r>
      </w:ins>
      <w:r w:rsidRPr="00342D61">
        <w:rPr>
          <w:lang w:val="en-GB"/>
        </w:rPr>
        <w:t xml:space="preserve"> </w:t>
      </w:r>
      <w:ins w:id="600" w:author="herrmannfrancine@gmail.com" w:date="2019-05-10T13:33:00Z">
        <w:r w:rsidR="008D2B41">
          <w:rPr>
            <w:lang w:val="en-GB"/>
          </w:rPr>
          <w:t>of the</w:t>
        </w:r>
      </w:ins>
      <w:del w:id="601" w:author="herrmannfrancine@gmail.com" w:date="2019-05-10T13:33:00Z">
        <w:r w:rsidRPr="00342D61" w:rsidDel="008D2B41">
          <w:rPr>
            <w:lang w:val="en-GB"/>
          </w:rPr>
          <w:delText>de la</w:delText>
        </w:r>
      </w:del>
      <w:r w:rsidRPr="00342D61">
        <w:rPr>
          <w:lang w:val="en-GB"/>
        </w:rPr>
        <w:t xml:space="preserve"> </w:t>
      </w:r>
      <w:del w:id="602" w:author="herrmannfrancine@gmail.com" w:date="2019-05-10T13:33:00Z">
        <w:r w:rsidRPr="00342D61" w:rsidDel="008D2B41">
          <w:rPr>
            <w:lang w:val="en-GB"/>
          </w:rPr>
          <w:delText>ressource</w:delText>
        </w:r>
      </w:del>
      <w:ins w:id="603" w:author="herrmannfrancine@gmail.com" w:date="2019-05-10T13:33:00Z">
        <w:r w:rsidR="008D2B41" w:rsidRPr="00342D61">
          <w:rPr>
            <w:lang w:val="en-GB"/>
          </w:rPr>
          <w:t>resource</w:t>
        </w:r>
      </w:ins>
    </w:p>
    <w:p w14:paraId="37BFB19F" w14:textId="77777777" w:rsidR="00034646" w:rsidRPr="00342D61" w:rsidRDefault="00034646" w:rsidP="00BB65D8">
      <w:pPr>
        <w:rPr>
          <w:lang w:val="en-GB"/>
        </w:rPr>
      </w:pPr>
    </w:p>
    <w:p w14:paraId="500E03BE" w14:textId="53B46F30" w:rsidR="00034646" w:rsidRPr="00342D61" w:rsidRDefault="00034646" w:rsidP="00BB65D8">
      <w:pPr>
        <w:rPr>
          <w:lang w:val="en-GB"/>
        </w:rPr>
      </w:pPr>
      <w:r w:rsidRPr="00342D61">
        <w:rPr>
          <w:lang w:val="en-GB"/>
        </w:rPr>
        <w:t>As a result of these rule</w:t>
      </w:r>
      <w:r w:rsidR="0048221F" w:rsidRPr="00342D61">
        <w:rPr>
          <w:lang w:val="en-GB"/>
        </w:rPr>
        <w:t xml:space="preserve">s, we </w:t>
      </w:r>
      <w:del w:id="604" w:author="herrmannfrancine@gmail.com" w:date="2019-05-10T13:34:00Z">
        <w:r w:rsidR="0048221F" w:rsidRPr="00342D61" w:rsidDel="008D2B41">
          <w:rPr>
            <w:lang w:val="en-GB"/>
          </w:rPr>
          <w:delText>makes</w:delText>
        </w:r>
      </w:del>
      <w:ins w:id="605" w:author="herrmannfrancine@gmail.com" w:date="2019-05-10T13:34:00Z">
        <w:r w:rsidR="008D2B41" w:rsidRPr="00342D61">
          <w:rPr>
            <w:lang w:val="en-GB"/>
          </w:rPr>
          <w:t>make</w:t>
        </w:r>
      </w:ins>
      <w:r w:rsidR="0048221F" w:rsidRPr="00342D61">
        <w:rPr>
          <w:lang w:val="en-GB"/>
        </w:rPr>
        <w:t xml:space="preserve"> the </w:t>
      </w:r>
      <w:proofErr w:type="spellStart"/>
      <w:r w:rsidR="0048221F" w:rsidRPr="00342D61">
        <w:rPr>
          <w:lang w:val="en-GB"/>
        </w:rPr>
        <w:t>json</w:t>
      </w:r>
      <w:proofErr w:type="spellEnd"/>
      <w:r w:rsidR="0048221F" w:rsidRPr="00342D61">
        <w:rPr>
          <w:lang w:val="en-GB"/>
        </w:rPr>
        <w:t xml:space="preserve"> in annexe 2</w:t>
      </w:r>
      <w:r w:rsidRPr="00342D61">
        <w:rPr>
          <w:lang w:val="en-GB"/>
        </w:rPr>
        <w:t xml:space="preserve"> </w:t>
      </w:r>
      <w:del w:id="606" w:author="herrmannfrancine@gmail.com" w:date="2019-05-10T13:34:00Z">
        <w:r w:rsidRPr="00342D61" w:rsidDel="008D2B41">
          <w:rPr>
            <w:lang w:val="en-GB"/>
          </w:rPr>
          <w:delText>these annexe</w:delText>
        </w:r>
      </w:del>
      <w:ins w:id="607" w:author="herrmannfrancine@gmail.com" w:date="2019-05-10T13:34:00Z">
        <w:r w:rsidR="008D2B41" w:rsidRPr="00342D61">
          <w:rPr>
            <w:lang w:val="en-GB"/>
          </w:rPr>
          <w:t>this annexe</w:t>
        </w:r>
      </w:ins>
      <w:r w:rsidRPr="00342D61">
        <w:rPr>
          <w:lang w:val="en-GB"/>
        </w:rPr>
        <w:t xml:space="preserve"> is here to describe how a </w:t>
      </w:r>
      <w:proofErr w:type="spellStart"/>
      <w:r w:rsidRPr="00342D61">
        <w:rPr>
          <w:lang w:val="en-GB"/>
        </w:rPr>
        <w:t>generical</w:t>
      </w:r>
      <w:proofErr w:type="spellEnd"/>
      <w:r w:rsidRPr="00342D61">
        <w:rPr>
          <w:lang w:val="en-GB"/>
        </w:rPr>
        <w:t xml:space="preserve"> taxonomy </w:t>
      </w:r>
      <w:del w:id="608" w:author="herrmannfrancine@gmail.com" w:date="2019-05-10T13:36:00Z">
        <w:r w:rsidRPr="00342D61" w:rsidDel="0090701B">
          <w:rPr>
            <w:lang w:val="en-GB"/>
          </w:rPr>
          <w:delText xml:space="preserve">are </w:delText>
        </w:r>
      </w:del>
      <w:ins w:id="609" w:author="herrmannfrancine@gmail.com" w:date="2019-05-10T13:36:00Z">
        <w:r w:rsidR="0090701B">
          <w:rPr>
            <w:lang w:val="en-GB"/>
          </w:rPr>
          <w:t>is</w:t>
        </w:r>
        <w:r w:rsidR="0090701B" w:rsidRPr="00342D61">
          <w:rPr>
            <w:lang w:val="en-GB"/>
          </w:rPr>
          <w:t xml:space="preserve"> </w:t>
        </w:r>
      </w:ins>
      <w:r w:rsidRPr="00342D61">
        <w:rPr>
          <w:lang w:val="en-GB"/>
        </w:rPr>
        <w:t xml:space="preserve">written in order to be implemented </w:t>
      </w:r>
      <w:del w:id="610" w:author="herrmannfrancine@gmail.com" w:date="2019-05-10T13:33:00Z">
        <w:r w:rsidRPr="00342D61" w:rsidDel="008D2B41">
          <w:rPr>
            <w:lang w:val="en-GB"/>
          </w:rPr>
          <w:delText>derectly</w:delText>
        </w:r>
      </w:del>
      <w:ins w:id="611" w:author="herrmannfrancine@gmail.com" w:date="2019-05-10T13:33:00Z">
        <w:r w:rsidR="008D2B41" w:rsidRPr="00342D61">
          <w:rPr>
            <w:lang w:val="en-GB"/>
          </w:rPr>
          <w:t>directly</w:t>
        </w:r>
      </w:ins>
      <w:r w:rsidRPr="00342D61">
        <w:rPr>
          <w:lang w:val="en-GB"/>
        </w:rPr>
        <w:t xml:space="preserve"> in the MISP project. </w:t>
      </w:r>
    </w:p>
    <w:p w14:paraId="44B267D7" w14:textId="77777777" w:rsidR="00034646" w:rsidRPr="00342D61" w:rsidRDefault="00034646" w:rsidP="00BB65D8">
      <w:pPr>
        <w:rPr>
          <w:lang w:val="en-GB"/>
        </w:rPr>
      </w:pPr>
    </w:p>
    <w:p w14:paraId="0B467874" w14:textId="77777777" w:rsidR="00034646" w:rsidRPr="00342D61" w:rsidRDefault="00034646" w:rsidP="00034646">
      <w:pPr>
        <w:pStyle w:val="Titre3"/>
        <w:jc w:val="both"/>
        <w:rPr>
          <w:lang w:val="en-GB"/>
        </w:rPr>
      </w:pPr>
      <w:bookmarkStart w:id="612" w:name="_Toc8602829"/>
      <w:r w:rsidRPr="00342D61">
        <w:rPr>
          <w:lang w:val="en-GB"/>
        </w:rPr>
        <w:t>Main Advantages</w:t>
      </w:r>
      <w:bookmarkEnd w:id="612"/>
    </w:p>
    <w:p w14:paraId="2987A959" w14:textId="65B3A8B7" w:rsidR="009E0AB9" w:rsidRPr="00342D61" w:rsidRDefault="00034646" w:rsidP="00BB65D8">
      <w:pPr>
        <w:rPr>
          <w:lang w:val="en-GB"/>
        </w:rPr>
      </w:pPr>
      <w:proofErr w:type="spellStart"/>
      <w:r w:rsidRPr="00342D61">
        <w:rPr>
          <w:lang w:val="en-GB"/>
        </w:rPr>
        <w:t>Misp</w:t>
      </w:r>
      <w:proofErr w:type="spellEnd"/>
      <w:r w:rsidRPr="00342D61">
        <w:rPr>
          <w:lang w:val="en-GB"/>
        </w:rPr>
        <w:t xml:space="preserve"> use</w:t>
      </w:r>
      <w:ins w:id="613" w:author="herrmannfrancine@gmail.com" w:date="2019-05-10T13:34:00Z">
        <w:r w:rsidR="008D2B41">
          <w:rPr>
            <w:lang w:val="en-GB"/>
          </w:rPr>
          <w:t>s</w:t>
        </w:r>
      </w:ins>
      <w:r w:rsidRPr="00342D61">
        <w:rPr>
          <w:lang w:val="en-GB"/>
        </w:rPr>
        <w:t xml:space="preserve"> taxonomies engine to create statistics, rate and classify events </w:t>
      </w:r>
    </w:p>
    <w:p w14:paraId="54787F71" w14:textId="77777777" w:rsidR="00034646" w:rsidRPr="00342D61" w:rsidRDefault="00034646" w:rsidP="00BB65D8">
      <w:pPr>
        <w:rPr>
          <w:lang w:val="en-GB"/>
        </w:rPr>
      </w:pPr>
    </w:p>
    <w:p w14:paraId="2DBDF02A" w14:textId="77777777" w:rsidR="00034646" w:rsidRPr="00342D61" w:rsidRDefault="00034646" w:rsidP="00034646">
      <w:pPr>
        <w:pStyle w:val="Titre3"/>
        <w:jc w:val="both"/>
        <w:rPr>
          <w:lang w:val="en-GB"/>
        </w:rPr>
      </w:pPr>
      <w:bookmarkStart w:id="614" w:name="_Toc8602830"/>
      <w:r w:rsidRPr="00342D61">
        <w:rPr>
          <w:lang w:val="en-GB"/>
        </w:rPr>
        <w:t>Main Drawback</w:t>
      </w:r>
      <w:r w:rsidR="00102A89" w:rsidRPr="00342D61">
        <w:rPr>
          <w:lang w:val="en-GB"/>
        </w:rPr>
        <w:t>s</w:t>
      </w:r>
      <w:bookmarkEnd w:id="614"/>
      <w:r w:rsidRPr="00342D61">
        <w:rPr>
          <w:lang w:val="en-GB"/>
        </w:rPr>
        <w:t xml:space="preserve"> </w:t>
      </w:r>
    </w:p>
    <w:p w14:paraId="6AB33420" w14:textId="48C48583" w:rsidR="009E0AB9" w:rsidRPr="00342D61" w:rsidRDefault="00034646" w:rsidP="00034646">
      <w:pPr>
        <w:pStyle w:val="Paragraphedeliste"/>
        <w:numPr>
          <w:ilvl w:val="0"/>
          <w:numId w:val="3"/>
        </w:numPr>
        <w:rPr>
          <w:lang w:val="en-GB"/>
        </w:rPr>
      </w:pPr>
      <w:r w:rsidRPr="00342D61">
        <w:rPr>
          <w:lang w:val="en-GB"/>
        </w:rPr>
        <w:t xml:space="preserve">Without </w:t>
      </w:r>
      <w:del w:id="615" w:author="herrmannfrancine@gmail.com" w:date="2019-05-10T13:34:00Z">
        <w:r w:rsidRPr="00342D61" w:rsidDel="008D2B41">
          <w:rPr>
            <w:lang w:val="en-GB"/>
          </w:rPr>
          <w:delText>predicat</w:delText>
        </w:r>
      </w:del>
      <w:ins w:id="616" w:author="herrmannfrancine@gmail.com" w:date="2019-05-10T13:34:00Z">
        <w:r w:rsidR="008D2B41" w:rsidRPr="00342D61">
          <w:rPr>
            <w:lang w:val="en-GB"/>
          </w:rPr>
          <w:t>predicate</w:t>
        </w:r>
      </w:ins>
      <w:r w:rsidRPr="00342D61">
        <w:rPr>
          <w:lang w:val="en-GB"/>
        </w:rPr>
        <w:t xml:space="preserve"> parsing</w:t>
      </w:r>
      <w:r w:rsidR="00054B8A" w:rsidRPr="00342D61">
        <w:rPr>
          <w:lang w:val="en-GB"/>
        </w:rPr>
        <w:t xml:space="preserve">, </w:t>
      </w:r>
      <w:r w:rsidRPr="00342D61">
        <w:rPr>
          <w:lang w:val="en-GB"/>
        </w:rPr>
        <w:t>the depth is limited to 1.</w:t>
      </w:r>
    </w:p>
    <w:p w14:paraId="77E3AAA7" w14:textId="0BA2E687" w:rsidR="008916D3" w:rsidRPr="00342D61" w:rsidRDefault="00034646" w:rsidP="008916D3">
      <w:pPr>
        <w:ind w:firstLine="360"/>
        <w:rPr>
          <w:lang w:val="en-GB"/>
        </w:rPr>
      </w:pPr>
      <w:r w:rsidRPr="00342D61">
        <w:rPr>
          <w:lang w:val="en-GB"/>
        </w:rPr>
        <w:t xml:space="preserve">To avoid these </w:t>
      </w:r>
      <w:del w:id="617" w:author="herrmannfrancine@gmail.com" w:date="2019-05-10T13:34:00Z">
        <w:r w:rsidRPr="00342D61" w:rsidDel="008D2B41">
          <w:rPr>
            <w:lang w:val="en-GB"/>
          </w:rPr>
          <w:delText>drawback</w:delText>
        </w:r>
        <w:r w:rsidR="008916D3" w:rsidRPr="00342D61" w:rsidDel="008D2B41">
          <w:rPr>
            <w:lang w:val="en-GB"/>
          </w:rPr>
          <w:delText> :</w:delText>
        </w:r>
      </w:del>
      <w:ins w:id="618" w:author="herrmannfrancine@gmail.com" w:date="2019-05-10T13:34:00Z">
        <w:r w:rsidR="008D2B41" w:rsidRPr="00342D61">
          <w:rPr>
            <w:lang w:val="en-GB"/>
          </w:rPr>
          <w:t>drawback:</w:t>
        </w:r>
      </w:ins>
    </w:p>
    <w:p w14:paraId="7416D29C" w14:textId="645FF9F9" w:rsidR="008916D3" w:rsidRPr="00342D61" w:rsidRDefault="008916D3" w:rsidP="008916D3">
      <w:pPr>
        <w:pStyle w:val="Paragraphedeliste"/>
        <w:numPr>
          <w:ilvl w:val="1"/>
          <w:numId w:val="3"/>
        </w:numPr>
        <w:rPr>
          <w:lang w:val="en-GB"/>
        </w:rPr>
      </w:pPr>
      <w:r w:rsidRPr="00342D61">
        <w:rPr>
          <w:lang w:val="en-GB"/>
        </w:rPr>
        <w:t>A</w:t>
      </w:r>
      <w:r w:rsidR="00034646" w:rsidRPr="00342D61">
        <w:rPr>
          <w:lang w:val="en-GB"/>
        </w:rPr>
        <w:t xml:space="preserve"> predicate could be parse to create multiple levels of tags and create a deeper taxonomy.</w:t>
      </w:r>
      <w:r w:rsidRPr="00342D61">
        <w:rPr>
          <w:lang w:val="en-GB"/>
        </w:rPr>
        <w:t xml:space="preserve"> Due to our need to depth, our</w:t>
      </w:r>
      <w:r w:rsidR="00034646" w:rsidRPr="00342D61">
        <w:rPr>
          <w:lang w:val="en-GB"/>
        </w:rPr>
        <w:t xml:space="preserve"> parser will be </w:t>
      </w:r>
      <w:del w:id="619" w:author="herrmannfrancine@gmail.com" w:date="2019-05-10T13:34:00Z">
        <w:r w:rsidR="00034646" w:rsidRPr="00342D61" w:rsidDel="008D2B41">
          <w:rPr>
            <w:lang w:val="en-GB"/>
          </w:rPr>
          <w:delText>the :</w:delText>
        </w:r>
      </w:del>
      <w:ins w:id="620" w:author="herrmannfrancine@gmail.com" w:date="2019-05-10T13:34:00Z">
        <w:r w:rsidR="008D2B41" w:rsidRPr="00342D61">
          <w:rPr>
            <w:lang w:val="en-GB"/>
          </w:rPr>
          <w:t>the</w:t>
        </w:r>
      </w:ins>
      <w:del w:id="621" w:author="herrmannfrancine@gmail.com" w:date="2019-05-10T13:37:00Z">
        <w:r w:rsidR="00034646" w:rsidRPr="00342D61" w:rsidDel="0090701B">
          <w:rPr>
            <w:lang w:val="en-GB"/>
          </w:rPr>
          <w:delText xml:space="preserve">  ‘</w:delText>
        </w:r>
      </w:del>
      <w:ins w:id="622" w:author="herrmannfrancine@gmail.com" w:date="2019-05-10T13:37:00Z">
        <w:r w:rsidR="0090701B" w:rsidRPr="00342D61">
          <w:rPr>
            <w:lang w:val="en-GB"/>
          </w:rPr>
          <w:t>: ‘</w:t>
        </w:r>
      </w:ins>
      <w:r w:rsidR="00034646" w:rsidRPr="00342D61">
        <w:rPr>
          <w:lang w:val="en-GB"/>
        </w:rPr>
        <w:t xml:space="preserve">’_ ‘’ </w:t>
      </w:r>
    </w:p>
    <w:p w14:paraId="2A9A93F3" w14:textId="198855F0" w:rsidR="00034646" w:rsidRPr="00342D61" w:rsidRDefault="0090701B" w:rsidP="008916D3">
      <w:pPr>
        <w:pStyle w:val="Paragraphedeliste"/>
        <w:numPr>
          <w:ilvl w:val="2"/>
          <w:numId w:val="3"/>
        </w:numPr>
        <w:rPr>
          <w:lang w:val="en-GB"/>
        </w:rPr>
      </w:pPr>
      <w:del w:id="623" w:author="herrmannfrancine@gmail.com" w:date="2019-05-10T13:38:00Z">
        <w:r w:rsidRPr="00342D61" w:rsidDel="0090701B">
          <w:rPr>
            <w:lang w:val="en-GB"/>
          </w:rPr>
          <w:delText>P</w:delText>
        </w:r>
        <w:r w:rsidR="00034646" w:rsidRPr="00342D61" w:rsidDel="0090701B">
          <w:rPr>
            <w:lang w:val="en-GB"/>
          </w:rPr>
          <w:delText>redicat</w:delText>
        </w:r>
      </w:del>
      <w:ins w:id="624" w:author="herrmannfrancine@gmail.com" w:date="2019-05-10T13:38:00Z">
        <w:r w:rsidRPr="00342D61">
          <w:rPr>
            <w:lang w:val="en-GB"/>
          </w:rPr>
          <w:t>Predicate</w:t>
        </w:r>
        <w:r>
          <w:rPr>
            <w:lang w:val="en-GB"/>
          </w:rPr>
          <w:t>:</w:t>
        </w:r>
      </w:ins>
      <w:ins w:id="625" w:author="herrmannfrancine@gmail.com" w:date="2019-05-10T13:37:00Z">
        <w:r>
          <w:rPr>
            <w:lang w:val="en-GB"/>
          </w:rPr>
          <w:t xml:space="preserve"> </w:t>
        </w:r>
      </w:ins>
      <w:del w:id="626" w:author="herrmannfrancine@gmail.com" w:date="2019-05-10T13:37:00Z">
        <w:r w:rsidR="00034646" w:rsidRPr="00342D61" w:rsidDel="0090701B">
          <w:rPr>
            <w:lang w:val="en-GB"/>
          </w:rPr>
          <w:delText>_</w:delText>
        </w:r>
      </w:del>
      <w:del w:id="627" w:author="herrmannfrancine@gmail.com" w:date="2019-05-10T13:38:00Z">
        <w:r w:rsidR="00034646" w:rsidRPr="00342D61" w:rsidDel="0090701B">
          <w:rPr>
            <w:lang w:val="en-GB"/>
          </w:rPr>
          <w:delText>predicat</w:delText>
        </w:r>
      </w:del>
      <w:ins w:id="628" w:author="herrmannfrancine@gmail.com" w:date="2019-05-10T13:38:00Z">
        <w:r w:rsidRPr="00342D61">
          <w:rPr>
            <w:lang w:val="en-GB"/>
          </w:rPr>
          <w:t>predicate</w:t>
        </w:r>
      </w:ins>
      <w:r w:rsidR="00034646" w:rsidRPr="00342D61">
        <w:rPr>
          <w:lang w:val="en-GB"/>
        </w:rPr>
        <w:t xml:space="preserve"> = ‘’value’’ </w:t>
      </w:r>
    </w:p>
    <w:p w14:paraId="072A8CB3" w14:textId="77777777" w:rsidR="008916D3" w:rsidRPr="00342D61" w:rsidRDefault="008916D3" w:rsidP="008916D3">
      <w:pPr>
        <w:pStyle w:val="Paragraphedeliste"/>
        <w:ind w:left="2160"/>
        <w:rPr>
          <w:lang w:val="en-GB"/>
        </w:rPr>
      </w:pPr>
    </w:p>
    <w:p w14:paraId="06646415" w14:textId="77777777" w:rsidR="008916D3" w:rsidRPr="00342D61" w:rsidRDefault="008916D3" w:rsidP="008916D3">
      <w:pPr>
        <w:pStyle w:val="Paragraphedeliste"/>
        <w:numPr>
          <w:ilvl w:val="0"/>
          <w:numId w:val="3"/>
        </w:numPr>
        <w:rPr>
          <w:lang w:val="en-GB"/>
        </w:rPr>
      </w:pPr>
      <w:r w:rsidRPr="00342D61">
        <w:rPr>
          <w:lang w:val="en-GB"/>
        </w:rPr>
        <w:t>Long taxonomy can be problematic to use</w:t>
      </w:r>
    </w:p>
    <w:p w14:paraId="54601DD1" w14:textId="77777777" w:rsidR="008916D3" w:rsidRPr="00342D61" w:rsidRDefault="008916D3" w:rsidP="008916D3">
      <w:pPr>
        <w:pStyle w:val="Paragraphedeliste"/>
        <w:rPr>
          <w:lang w:val="en-GB"/>
        </w:rPr>
      </w:pPr>
    </w:p>
    <w:p w14:paraId="0664D0DE" w14:textId="533AB1AA" w:rsidR="008916D3" w:rsidRPr="00342D61" w:rsidRDefault="008916D3" w:rsidP="008916D3">
      <w:pPr>
        <w:ind w:firstLine="360"/>
        <w:rPr>
          <w:lang w:val="en-GB"/>
        </w:rPr>
      </w:pPr>
      <w:r w:rsidRPr="00342D61">
        <w:rPr>
          <w:lang w:val="en-GB"/>
        </w:rPr>
        <w:t xml:space="preserve">To avoid these </w:t>
      </w:r>
      <w:del w:id="629" w:author="herrmannfrancine@gmail.com" w:date="2019-05-10T13:38:00Z">
        <w:r w:rsidRPr="00342D61" w:rsidDel="0090701B">
          <w:rPr>
            <w:lang w:val="en-GB"/>
          </w:rPr>
          <w:delText>drawback :</w:delText>
        </w:r>
      </w:del>
      <w:ins w:id="630" w:author="herrmannfrancine@gmail.com" w:date="2019-05-10T13:38:00Z">
        <w:r w:rsidR="0090701B" w:rsidRPr="00342D61">
          <w:rPr>
            <w:lang w:val="en-GB"/>
          </w:rPr>
          <w:t>drawback:</w:t>
        </w:r>
      </w:ins>
    </w:p>
    <w:p w14:paraId="64AD8460" w14:textId="77777777" w:rsidR="008916D3" w:rsidRPr="00342D61" w:rsidRDefault="008916D3" w:rsidP="008916D3">
      <w:pPr>
        <w:pStyle w:val="Paragraphedeliste"/>
        <w:numPr>
          <w:ilvl w:val="1"/>
          <w:numId w:val="3"/>
        </w:numPr>
        <w:rPr>
          <w:lang w:val="en-GB"/>
        </w:rPr>
      </w:pPr>
      <w:r w:rsidRPr="00342D61">
        <w:rPr>
          <w:lang w:val="en-GB"/>
        </w:rPr>
        <w:t>A long taxonomy should have an interface for proper use</w:t>
      </w:r>
    </w:p>
    <w:p w14:paraId="6FBC4BC3" w14:textId="157897C9" w:rsidR="008916D3" w:rsidRPr="00342D61" w:rsidRDefault="008916D3" w:rsidP="008916D3">
      <w:pPr>
        <w:pStyle w:val="Paragraphedeliste"/>
        <w:numPr>
          <w:ilvl w:val="1"/>
          <w:numId w:val="3"/>
        </w:numPr>
        <w:rPr>
          <w:lang w:val="en-GB"/>
        </w:rPr>
      </w:pPr>
      <w:r w:rsidRPr="00342D61">
        <w:rPr>
          <w:lang w:val="en-GB"/>
        </w:rPr>
        <w:t xml:space="preserve">A </w:t>
      </w:r>
      <w:del w:id="631" w:author="herrmannfrancine@gmail.com" w:date="2019-05-10T13:38:00Z">
        <w:r w:rsidRPr="00342D61" w:rsidDel="0090701B">
          <w:rPr>
            <w:lang w:val="en-GB"/>
          </w:rPr>
          <w:delText>complexe</w:delText>
        </w:r>
      </w:del>
      <w:ins w:id="632" w:author="herrmannfrancine@gmail.com" w:date="2019-05-10T13:38:00Z">
        <w:r w:rsidR="0090701B" w:rsidRPr="00342D61">
          <w:rPr>
            <w:lang w:val="en-GB"/>
          </w:rPr>
          <w:t>complex</w:t>
        </w:r>
      </w:ins>
      <w:r w:rsidRPr="00342D61">
        <w:rPr>
          <w:lang w:val="en-GB"/>
        </w:rPr>
        <w:t xml:space="preserve"> need </w:t>
      </w:r>
      <w:del w:id="633" w:author="herrmannfrancine@gmail.com" w:date="2019-05-10T13:38:00Z">
        <w:r w:rsidRPr="00342D61" w:rsidDel="0090701B">
          <w:rPr>
            <w:lang w:val="en-GB"/>
          </w:rPr>
          <w:delText>taxinomy</w:delText>
        </w:r>
      </w:del>
      <w:ins w:id="634" w:author="herrmannfrancine@gmail.com" w:date="2019-05-10T13:38:00Z">
        <w:r w:rsidR="0090701B" w:rsidRPr="00342D61">
          <w:rPr>
            <w:lang w:val="en-GB"/>
          </w:rPr>
          <w:t>taxonomy</w:t>
        </w:r>
      </w:ins>
      <w:r w:rsidRPr="00342D61">
        <w:rPr>
          <w:lang w:val="en-GB"/>
        </w:rPr>
        <w:t xml:space="preserve"> need structuration to be used properly that why we will </w:t>
      </w:r>
      <w:del w:id="635" w:author="herrmannfrancine@gmail.com" w:date="2019-05-10T13:38:00Z">
        <w:r w:rsidRPr="00342D61" w:rsidDel="0090701B">
          <w:rPr>
            <w:lang w:val="en-GB"/>
          </w:rPr>
          <w:delText>inspired</w:delText>
        </w:r>
      </w:del>
      <w:ins w:id="636" w:author="herrmannfrancine@gmail.com" w:date="2019-05-10T13:38:00Z">
        <w:r w:rsidR="0090701B" w:rsidRPr="00342D61">
          <w:rPr>
            <w:lang w:val="en-GB"/>
          </w:rPr>
          <w:t>be inspired</w:t>
        </w:r>
      </w:ins>
      <w:r w:rsidRPr="00342D61">
        <w:rPr>
          <w:lang w:val="en-GB"/>
        </w:rPr>
        <w:t xml:space="preserve"> by other taxonomy in order to achieve that goal.</w:t>
      </w:r>
    </w:p>
    <w:p w14:paraId="25B35F78" w14:textId="77777777" w:rsidR="00102A89" w:rsidRPr="00342D61" w:rsidRDefault="00102A89" w:rsidP="00102A89">
      <w:pPr>
        <w:pStyle w:val="Paragraphedeliste"/>
        <w:jc w:val="both"/>
        <w:rPr>
          <w:lang w:val="en-GB"/>
        </w:rPr>
      </w:pPr>
    </w:p>
    <w:p w14:paraId="6D623A29" w14:textId="77777777" w:rsidR="00102A89" w:rsidRPr="00342D61" w:rsidRDefault="00102A89" w:rsidP="00102A89">
      <w:pPr>
        <w:pStyle w:val="Paragraphedeliste"/>
        <w:jc w:val="both"/>
        <w:rPr>
          <w:lang w:val="en-GB"/>
        </w:rPr>
      </w:pPr>
    </w:p>
    <w:p w14:paraId="6C5E203E" w14:textId="77777777" w:rsidR="00102A89" w:rsidRPr="001266F8" w:rsidRDefault="00102A89" w:rsidP="00102A89">
      <w:pPr>
        <w:pStyle w:val="Paragraphedeliste"/>
        <w:ind w:left="0"/>
        <w:jc w:val="both"/>
      </w:pPr>
      <w:r w:rsidRPr="001266F8">
        <w:t xml:space="preserve">Source : </w:t>
      </w:r>
      <w:r w:rsidR="00C905A1">
        <w:fldChar w:fldCharType="begin"/>
      </w:r>
      <w:r w:rsidR="00C905A1">
        <w:instrText xml:space="preserve"> HYPERLINK "https://www.misp-project.org" </w:instrText>
      </w:r>
      <w:r w:rsidR="00C905A1">
        <w:fldChar w:fldCharType="separate"/>
      </w:r>
      <w:r w:rsidRPr="001266F8">
        <w:rPr>
          <w:rStyle w:val="Lienhypertexte"/>
        </w:rPr>
        <w:t>https://www.misp-project.org</w:t>
      </w:r>
      <w:r w:rsidR="00C905A1">
        <w:rPr>
          <w:rStyle w:val="Lienhypertexte"/>
        </w:rPr>
        <w:fldChar w:fldCharType="end"/>
      </w:r>
    </w:p>
    <w:p w14:paraId="7207D358" w14:textId="77777777" w:rsidR="00864161" w:rsidRPr="00342D61" w:rsidDel="004F6F43" w:rsidRDefault="00864161" w:rsidP="00864161">
      <w:pPr>
        <w:pStyle w:val="Titre2"/>
        <w:jc w:val="both"/>
        <w:rPr>
          <w:del w:id="637" w:author="Ned Johnson" w:date="2019-05-12T20:21:00Z"/>
          <w:lang w:val="en-GB"/>
        </w:rPr>
      </w:pPr>
      <w:bookmarkStart w:id="638" w:name="_Toc8602831"/>
      <w:r w:rsidRPr="00342D61">
        <w:rPr>
          <w:noProof/>
          <w:lang w:eastAsia="fr-FR"/>
        </w:rPr>
        <w:lastRenderedPageBreak/>
        <w:drawing>
          <wp:anchor distT="0" distB="0" distL="114300" distR="114300" simplePos="0" relativeHeight="251667456" behindDoc="1" locked="0" layoutInCell="1" allowOverlap="1" wp14:anchorId="02D48DDC" wp14:editId="2F52D138">
            <wp:simplePos x="0" y="0"/>
            <wp:positionH relativeFrom="margin">
              <wp:posOffset>2804690</wp:posOffset>
            </wp:positionH>
            <wp:positionV relativeFrom="paragraph">
              <wp:posOffset>55</wp:posOffset>
            </wp:positionV>
            <wp:extent cx="3237865" cy="3336290"/>
            <wp:effectExtent l="0" t="0" r="635" b="0"/>
            <wp:wrapTight wrapText="bothSides">
              <wp:wrapPolygon edited="0">
                <wp:start x="0" y="0"/>
                <wp:lineTo x="0" y="21460"/>
                <wp:lineTo x="21477" y="21460"/>
                <wp:lineTo x="2147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7865" cy="3336290"/>
                    </a:xfrm>
                    <a:prstGeom prst="rect">
                      <a:avLst/>
                    </a:prstGeom>
                    <a:noFill/>
                  </pic:spPr>
                </pic:pic>
              </a:graphicData>
            </a:graphic>
            <wp14:sizeRelH relativeFrom="page">
              <wp14:pctWidth>0</wp14:pctWidth>
            </wp14:sizeRelH>
            <wp14:sizeRelV relativeFrom="page">
              <wp14:pctHeight>0</wp14:pctHeight>
            </wp14:sizeRelV>
          </wp:anchor>
        </w:drawing>
      </w:r>
      <w:bookmarkStart w:id="639" w:name="_Toc3580927"/>
      <w:proofErr w:type="spellStart"/>
      <w:r w:rsidRPr="00342D61">
        <w:rPr>
          <w:lang w:val="en-GB"/>
        </w:rPr>
        <w:t>Bugyuo</w:t>
      </w:r>
      <w:proofErr w:type="spellEnd"/>
      <w:r w:rsidRPr="00342D61">
        <w:rPr>
          <w:lang w:val="en-GB"/>
        </w:rPr>
        <w:t xml:space="preserve"> Methodology</w:t>
      </w:r>
      <w:bookmarkEnd w:id="638"/>
      <w:bookmarkEnd w:id="639"/>
    </w:p>
    <w:p w14:paraId="3143DBAB" w14:textId="77777777" w:rsidR="00102A89" w:rsidRPr="00342D61" w:rsidRDefault="00102A89" w:rsidP="004F6F43">
      <w:pPr>
        <w:pStyle w:val="Titre2"/>
        <w:jc w:val="both"/>
        <w:rPr>
          <w:lang w:val="en-GB"/>
        </w:rPr>
        <w:pPrChange w:id="640" w:author="Ned Johnson" w:date="2019-05-12T20:21:00Z">
          <w:pPr>
            <w:pStyle w:val="Titre3"/>
            <w:jc w:val="both"/>
          </w:pPr>
        </w:pPrChange>
      </w:pPr>
    </w:p>
    <w:p w14:paraId="134EFCFA" w14:textId="77777777" w:rsidR="00864161" w:rsidRPr="00342D61" w:rsidRDefault="00102A89" w:rsidP="00864161">
      <w:pPr>
        <w:pStyle w:val="Titre3"/>
        <w:jc w:val="both"/>
        <w:rPr>
          <w:lang w:val="en-GB"/>
        </w:rPr>
      </w:pPr>
      <w:bookmarkStart w:id="641" w:name="_Toc8602832"/>
      <w:r w:rsidRPr="00342D61">
        <w:rPr>
          <w:lang w:val="en-GB"/>
        </w:rPr>
        <w:t>Presentation</w:t>
      </w:r>
      <w:bookmarkEnd w:id="641"/>
    </w:p>
    <w:p w14:paraId="584BABBB" w14:textId="77777777" w:rsidR="00864161" w:rsidRPr="00342D61" w:rsidDel="004F6F43" w:rsidRDefault="00102A89" w:rsidP="00864161">
      <w:pPr>
        <w:jc w:val="both"/>
        <w:rPr>
          <w:del w:id="642" w:author="Ned Johnson" w:date="2019-05-12T20:21:00Z"/>
          <w:lang w:val="en-GB"/>
        </w:rPr>
      </w:pPr>
      <w:r w:rsidRPr="00342D61">
        <w:rPr>
          <w:lang w:val="en-GB"/>
        </w:rPr>
        <w:t>Security Methodology Project for Telecom Operators</w:t>
      </w:r>
    </w:p>
    <w:p w14:paraId="6A080584" w14:textId="77777777" w:rsidR="00864161" w:rsidRPr="00342D61" w:rsidRDefault="00864161" w:rsidP="00864161">
      <w:pPr>
        <w:jc w:val="both"/>
        <w:rPr>
          <w:lang w:val="en-GB"/>
        </w:rPr>
      </w:pPr>
    </w:p>
    <w:p w14:paraId="50C877F6" w14:textId="77777777" w:rsidR="00864161" w:rsidRPr="00342D61" w:rsidRDefault="00102A89" w:rsidP="00864161">
      <w:pPr>
        <w:jc w:val="both"/>
        <w:rPr>
          <w:lang w:val="en-GB"/>
        </w:rPr>
      </w:pPr>
      <w:r w:rsidRPr="00342D61">
        <w:rPr>
          <w:lang w:val="en-GB"/>
        </w:rPr>
        <w:t>The infrastructure is generated by metrics that generate evidence that serves to minimize the risks that give a level of confidence on countermeasures that minimize risk.</w:t>
      </w:r>
    </w:p>
    <w:p w14:paraId="35AEFE7F" w14:textId="77777777" w:rsidR="00864161" w:rsidRPr="00342D61" w:rsidRDefault="00864161" w:rsidP="00864161">
      <w:pPr>
        <w:jc w:val="both"/>
        <w:rPr>
          <w:lang w:val="en-GB"/>
        </w:rPr>
      </w:pPr>
    </w:p>
    <w:p w14:paraId="156617B8" w14:textId="6E212335" w:rsidR="00A80472" w:rsidRPr="00342D61" w:rsidDel="004F6F43" w:rsidRDefault="00A80472" w:rsidP="00864161">
      <w:pPr>
        <w:jc w:val="both"/>
        <w:rPr>
          <w:del w:id="643" w:author="Ned Johnson" w:date="2019-05-12T20:21:00Z"/>
          <w:lang w:val="en-GB"/>
        </w:rPr>
      </w:pPr>
      <w:r w:rsidRPr="00342D61">
        <w:rPr>
          <w:lang w:val="en-GB"/>
        </w:rPr>
        <w:t xml:space="preserve">See the modification annexe to see the </w:t>
      </w:r>
      <w:proofErr w:type="spellStart"/>
      <w:r w:rsidRPr="00342D61">
        <w:rPr>
          <w:lang w:val="en-GB"/>
        </w:rPr>
        <w:t>bugyo</w:t>
      </w:r>
      <w:proofErr w:type="spellEnd"/>
      <w:r w:rsidRPr="00342D61">
        <w:rPr>
          <w:lang w:val="en-GB"/>
        </w:rPr>
        <w:t xml:space="preserve"> </w:t>
      </w:r>
      <w:del w:id="644" w:author="herrmannfrancine@gmail.com" w:date="2019-05-10T13:39:00Z">
        <w:r w:rsidRPr="00342D61" w:rsidDel="0090701B">
          <w:rPr>
            <w:lang w:val="en-GB"/>
          </w:rPr>
          <w:delText>dendogramm</w:delText>
        </w:r>
      </w:del>
      <w:ins w:id="645" w:author="herrmannfrancine@gmail.com" w:date="2019-05-10T13:39:00Z">
        <w:r w:rsidR="0090701B" w:rsidRPr="00342D61">
          <w:rPr>
            <w:lang w:val="en-GB"/>
          </w:rPr>
          <w:t>dendrogram</w:t>
        </w:r>
      </w:ins>
      <w:r w:rsidRPr="00342D61">
        <w:rPr>
          <w:lang w:val="en-GB"/>
        </w:rPr>
        <w:t xml:space="preserve"> </w:t>
      </w:r>
      <w:r w:rsidR="00754E9E" w:rsidRPr="00342D61">
        <w:rPr>
          <w:lang w:val="en-GB"/>
        </w:rPr>
        <w:t xml:space="preserve">use for this </w:t>
      </w:r>
      <w:del w:id="646" w:author="herrmannfrancine@gmail.com" w:date="2019-05-10T13:39:00Z">
        <w:r w:rsidR="00754E9E" w:rsidRPr="00342D61" w:rsidDel="0090701B">
          <w:rPr>
            <w:lang w:val="en-GB"/>
          </w:rPr>
          <w:delText>taxinomy</w:delText>
        </w:r>
      </w:del>
      <w:ins w:id="647" w:author="herrmannfrancine@gmail.com" w:date="2019-05-10T13:39:00Z">
        <w:r w:rsidR="0090701B" w:rsidRPr="00342D61">
          <w:rPr>
            <w:lang w:val="en-GB"/>
          </w:rPr>
          <w:t>taxonomy</w:t>
        </w:r>
      </w:ins>
      <w:r w:rsidR="00754E9E" w:rsidRPr="00342D61">
        <w:rPr>
          <w:lang w:val="en-GB"/>
        </w:rPr>
        <w:t>.</w:t>
      </w:r>
    </w:p>
    <w:p w14:paraId="08A8AF8F" w14:textId="77777777" w:rsidR="00102A89" w:rsidRPr="00342D61" w:rsidRDefault="00102A89" w:rsidP="00864161">
      <w:pPr>
        <w:jc w:val="both"/>
        <w:rPr>
          <w:lang w:val="en-GB"/>
        </w:rPr>
      </w:pPr>
    </w:p>
    <w:p w14:paraId="4A63BFE4" w14:textId="77777777" w:rsidR="00102A89" w:rsidRPr="00342D61" w:rsidRDefault="00102A89" w:rsidP="00102A89">
      <w:pPr>
        <w:pStyle w:val="Titre3"/>
        <w:jc w:val="both"/>
        <w:rPr>
          <w:lang w:val="en-GB"/>
        </w:rPr>
      </w:pPr>
      <w:bookmarkStart w:id="648" w:name="_Toc8602833"/>
      <w:r w:rsidRPr="00342D61">
        <w:rPr>
          <w:lang w:val="en-GB"/>
        </w:rPr>
        <w:t>Main Advantages</w:t>
      </w:r>
      <w:bookmarkEnd w:id="648"/>
      <w:r w:rsidRPr="00342D61">
        <w:rPr>
          <w:lang w:val="en-GB"/>
        </w:rPr>
        <w:t xml:space="preserve"> </w:t>
      </w:r>
    </w:p>
    <w:p w14:paraId="6FC5577B" w14:textId="77777777" w:rsidR="00102A89" w:rsidRPr="00342D61" w:rsidRDefault="00102A89" w:rsidP="00102A89">
      <w:pPr>
        <w:pStyle w:val="Paragraphedeliste"/>
        <w:numPr>
          <w:ilvl w:val="0"/>
          <w:numId w:val="10"/>
        </w:numPr>
        <w:rPr>
          <w:lang w:val="en-GB"/>
        </w:rPr>
      </w:pPr>
      <w:r w:rsidRPr="00342D61">
        <w:rPr>
          <w:lang w:val="en-GB"/>
        </w:rPr>
        <w:t>Gives an interesting approach on the methodology of a security policy, security assurance and their different implementation and operation.</w:t>
      </w:r>
    </w:p>
    <w:p w14:paraId="00B9F8BB" w14:textId="77777777" w:rsidR="00102A89" w:rsidRPr="00342D61" w:rsidRDefault="00102A89" w:rsidP="00102A89">
      <w:pPr>
        <w:pStyle w:val="Paragraphedeliste"/>
        <w:numPr>
          <w:ilvl w:val="0"/>
          <w:numId w:val="7"/>
        </w:numPr>
        <w:spacing w:line="256" w:lineRule="auto"/>
        <w:jc w:val="both"/>
        <w:rPr>
          <w:lang w:val="en-GB"/>
        </w:rPr>
      </w:pPr>
      <w:r w:rsidRPr="00342D61">
        <w:rPr>
          <w:lang w:val="en-GB"/>
        </w:rPr>
        <w:t xml:space="preserve">Created with the collaboration of one of our security teachers who come from Luxembourg. </w:t>
      </w:r>
    </w:p>
    <w:p w14:paraId="7987D8E6" w14:textId="09927A63" w:rsidR="00864161" w:rsidRPr="00342D61" w:rsidRDefault="00102A89" w:rsidP="00102A89">
      <w:pPr>
        <w:pStyle w:val="Paragraphedeliste"/>
        <w:numPr>
          <w:ilvl w:val="0"/>
          <w:numId w:val="7"/>
        </w:numPr>
        <w:spacing w:line="256" w:lineRule="auto"/>
        <w:jc w:val="both"/>
        <w:rPr>
          <w:lang w:val="en-GB"/>
        </w:rPr>
      </w:pPr>
      <w:r w:rsidRPr="00342D61">
        <w:rPr>
          <w:lang w:val="en-GB"/>
        </w:rPr>
        <w:t>Parallel approach to common criteria and</w:t>
      </w:r>
      <w:r w:rsidR="00A80472" w:rsidRPr="00342D61">
        <w:rPr>
          <w:lang w:val="en-GB"/>
        </w:rPr>
        <w:t xml:space="preserve"> </w:t>
      </w:r>
      <w:del w:id="649" w:author="herrmannfrancine@gmail.com" w:date="2019-05-10T13:39:00Z">
        <w:r w:rsidR="00A80472" w:rsidRPr="00342D61" w:rsidDel="0090701B">
          <w:rPr>
            <w:lang w:val="en-GB"/>
          </w:rPr>
          <w:delText>deploy</w:delText>
        </w:r>
      </w:del>
      <w:ins w:id="650" w:author="herrmannfrancine@gmail.com" w:date="2019-05-10T13:39:00Z">
        <w:r w:rsidR="0090701B" w:rsidRPr="00342D61">
          <w:rPr>
            <w:lang w:val="en-GB"/>
          </w:rPr>
          <w:t>deploys</w:t>
        </w:r>
      </w:ins>
      <w:r w:rsidR="00A80472" w:rsidRPr="00342D61">
        <w:rPr>
          <w:lang w:val="en-GB"/>
        </w:rPr>
        <w:t xml:space="preserve"> an</w:t>
      </w:r>
      <w:r w:rsidRPr="00342D61">
        <w:rPr>
          <w:lang w:val="en-GB"/>
        </w:rPr>
        <w:t xml:space="preserve"> </w:t>
      </w:r>
      <w:r w:rsidR="00A80472" w:rsidRPr="00342D61">
        <w:rPr>
          <w:lang w:val="en-GB"/>
        </w:rPr>
        <w:t>interesting risks approach.</w:t>
      </w:r>
    </w:p>
    <w:p w14:paraId="6B98EDE2" w14:textId="77777777" w:rsidR="00102A89" w:rsidRPr="00342D61" w:rsidRDefault="00102A89" w:rsidP="00102A89">
      <w:pPr>
        <w:pStyle w:val="Paragraphedeliste"/>
        <w:spacing w:line="256" w:lineRule="auto"/>
        <w:jc w:val="both"/>
        <w:rPr>
          <w:lang w:val="en-GB"/>
        </w:rPr>
      </w:pPr>
    </w:p>
    <w:p w14:paraId="64EAE5EB" w14:textId="77777777" w:rsidR="00102A89" w:rsidRPr="00342D61" w:rsidRDefault="00102A89" w:rsidP="00102A89">
      <w:pPr>
        <w:pStyle w:val="Titre3"/>
        <w:jc w:val="both"/>
        <w:rPr>
          <w:lang w:val="en-GB"/>
        </w:rPr>
      </w:pPr>
      <w:bookmarkStart w:id="651" w:name="_Toc8602834"/>
      <w:r w:rsidRPr="00342D61">
        <w:rPr>
          <w:lang w:val="en-GB"/>
        </w:rPr>
        <w:t>Main Drawbacks</w:t>
      </w:r>
      <w:bookmarkEnd w:id="651"/>
      <w:r w:rsidRPr="00342D61">
        <w:rPr>
          <w:lang w:val="en-GB"/>
        </w:rPr>
        <w:t xml:space="preserve"> </w:t>
      </w:r>
    </w:p>
    <w:p w14:paraId="22835B17" w14:textId="77777777" w:rsidR="00102A89" w:rsidRPr="00342D61" w:rsidRDefault="00102A89" w:rsidP="00102A89">
      <w:pPr>
        <w:pStyle w:val="Paragraphedeliste"/>
        <w:numPr>
          <w:ilvl w:val="0"/>
          <w:numId w:val="8"/>
        </w:numPr>
        <w:spacing w:line="256" w:lineRule="auto"/>
        <w:jc w:val="both"/>
        <w:rPr>
          <w:lang w:val="en-GB"/>
        </w:rPr>
      </w:pPr>
      <w:r w:rsidRPr="00342D61">
        <w:rPr>
          <w:lang w:val="en-GB"/>
        </w:rPr>
        <w:t>Abstract concept which only give indications on how to proceed an engineer to securing a system</w:t>
      </w:r>
    </w:p>
    <w:p w14:paraId="244A385B" w14:textId="77777777" w:rsidR="00864161" w:rsidRPr="00342D61" w:rsidRDefault="00102A89" w:rsidP="00102A89">
      <w:pPr>
        <w:pStyle w:val="Paragraphedeliste"/>
        <w:numPr>
          <w:ilvl w:val="0"/>
          <w:numId w:val="8"/>
        </w:numPr>
        <w:spacing w:line="256" w:lineRule="auto"/>
        <w:jc w:val="both"/>
        <w:rPr>
          <w:lang w:val="en-GB"/>
        </w:rPr>
      </w:pPr>
      <w:r w:rsidRPr="00342D61">
        <w:rPr>
          <w:lang w:val="en-GB"/>
        </w:rPr>
        <w:t>The notions are very high in the methodological approach.</w:t>
      </w:r>
    </w:p>
    <w:p w14:paraId="4E60BAF9" w14:textId="37016150" w:rsidR="00A80472" w:rsidRPr="00342D61" w:rsidRDefault="00A80472" w:rsidP="00C91770">
      <w:pPr>
        <w:pStyle w:val="Paragraphedeliste"/>
        <w:numPr>
          <w:ilvl w:val="0"/>
          <w:numId w:val="8"/>
        </w:numPr>
        <w:spacing w:line="256" w:lineRule="auto"/>
        <w:jc w:val="both"/>
        <w:rPr>
          <w:lang w:val="en-GB"/>
        </w:rPr>
      </w:pPr>
      <w:bookmarkStart w:id="652" w:name="_Toc3580931"/>
      <w:r w:rsidRPr="00342D61">
        <w:rPr>
          <w:lang w:val="en-GB"/>
        </w:rPr>
        <w:t>Even though t</w:t>
      </w:r>
      <w:r w:rsidR="00C91770" w:rsidRPr="00342D61">
        <w:rPr>
          <w:lang w:val="en-GB"/>
        </w:rPr>
        <w:t>his representation is</w:t>
      </w:r>
      <w:r w:rsidRPr="00342D61">
        <w:rPr>
          <w:lang w:val="en-GB"/>
        </w:rPr>
        <w:t xml:space="preserve"> </w:t>
      </w:r>
      <w:del w:id="653" w:author="herrmannfrancine@gmail.com" w:date="2019-05-10T13:39:00Z">
        <w:r w:rsidRPr="00342D61" w:rsidDel="0090701B">
          <w:rPr>
            <w:lang w:val="en-GB"/>
          </w:rPr>
          <w:delText>powerfull</w:delText>
        </w:r>
      </w:del>
      <w:ins w:id="654" w:author="herrmannfrancine@gmail.com" w:date="2019-05-10T13:39:00Z">
        <w:r w:rsidR="0090701B" w:rsidRPr="00342D61">
          <w:rPr>
            <w:lang w:val="en-GB"/>
          </w:rPr>
          <w:t>powerful</w:t>
        </w:r>
      </w:ins>
      <w:r w:rsidRPr="00342D61">
        <w:rPr>
          <w:lang w:val="en-GB"/>
        </w:rPr>
        <w:t>, it is</w:t>
      </w:r>
      <w:r w:rsidR="00C91770" w:rsidRPr="00342D61">
        <w:rPr>
          <w:lang w:val="en-GB"/>
        </w:rPr>
        <w:t xml:space="preserve"> unknown to the general public</w:t>
      </w:r>
    </w:p>
    <w:p w14:paraId="6FF1B9F8" w14:textId="77777777" w:rsidR="00A80472" w:rsidRPr="00342D61" w:rsidRDefault="00A80472" w:rsidP="00A80472">
      <w:pPr>
        <w:pStyle w:val="Paragraphedeliste"/>
        <w:spacing w:line="256" w:lineRule="auto"/>
        <w:jc w:val="both"/>
        <w:rPr>
          <w:lang w:val="en-GB"/>
        </w:rPr>
      </w:pPr>
    </w:p>
    <w:p w14:paraId="2778654B" w14:textId="77777777" w:rsidR="00864161" w:rsidRPr="00342D61" w:rsidRDefault="00864161" w:rsidP="00A80472">
      <w:pPr>
        <w:pStyle w:val="Titre3"/>
        <w:rPr>
          <w:lang w:val="en-GB"/>
        </w:rPr>
      </w:pPr>
      <w:bookmarkStart w:id="655" w:name="_Toc8602835"/>
      <w:r w:rsidRPr="00342D61">
        <w:rPr>
          <w:lang w:val="en-GB"/>
        </w:rPr>
        <w:t>Conclusion</w:t>
      </w:r>
      <w:bookmarkEnd w:id="652"/>
      <w:bookmarkEnd w:id="655"/>
      <w:r w:rsidRPr="00342D61">
        <w:rPr>
          <w:lang w:val="en-GB"/>
        </w:rPr>
        <w:t> </w:t>
      </w:r>
    </w:p>
    <w:p w14:paraId="50D2AE02" w14:textId="345B313B" w:rsidR="00102A89" w:rsidRPr="00342D61" w:rsidRDefault="00102A89" w:rsidP="00864161">
      <w:pPr>
        <w:jc w:val="both"/>
        <w:rPr>
          <w:lang w:val="en-GB"/>
        </w:rPr>
      </w:pPr>
      <w:r w:rsidRPr="00342D61">
        <w:rPr>
          <w:lang w:val="en-GB"/>
        </w:rPr>
        <w:t xml:space="preserve">To better understand the needs of an ISS, this methodology can help us to see if an event </w:t>
      </w:r>
      <w:del w:id="656" w:author="herrmannfrancine@gmail.com" w:date="2019-05-10T13:39:00Z">
        <w:r w:rsidRPr="00342D61" w:rsidDel="0090701B">
          <w:rPr>
            <w:lang w:val="en-GB"/>
          </w:rPr>
          <w:delText>are</w:delText>
        </w:r>
      </w:del>
      <w:ins w:id="657" w:author="herrmannfrancine@gmail.com" w:date="2019-05-10T13:39:00Z">
        <w:r w:rsidR="0090701B" w:rsidRPr="00342D61">
          <w:rPr>
            <w:lang w:val="en-GB"/>
          </w:rPr>
          <w:t>is</w:t>
        </w:r>
      </w:ins>
      <w:r w:rsidRPr="00342D61">
        <w:rPr>
          <w:lang w:val="en-GB"/>
        </w:rPr>
        <w:t xml:space="preserve"> responding to its needs.</w:t>
      </w:r>
    </w:p>
    <w:p w14:paraId="3D6A72AB" w14:textId="1F3809FD" w:rsidR="00102A89" w:rsidRPr="00342D61" w:rsidRDefault="00102A89" w:rsidP="00864161">
      <w:pPr>
        <w:jc w:val="both"/>
        <w:rPr>
          <w:lang w:val="en-GB"/>
        </w:rPr>
      </w:pPr>
      <w:r w:rsidRPr="00342D61">
        <w:rPr>
          <w:lang w:val="en-GB"/>
        </w:rPr>
        <w:t xml:space="preserve">These is a </w:t>
      </w:r>
      <w:del w:id="658" w:author="herrmannfrancine@gmail.com" w:date="2019-05-10T13:39:00Z">
        <w:r w:rsidRPr="00342D61" w:rsidDel="0090701B">
          <w:rPr>
            <w:lang w:val="en-GB"/>
          </w:rPr>
          <w:delText>common criteria</w:delText>
        </w:r>
      </w:del>
      <w:ins w:id="659" w:author="herrmannfrancine@gmail.com" w:date="2019-05-10T13:39:00Z">
        <w:r w:rsidR="0090701B" w:rsidRPr="00342D61">
          <w:rPr>
            <w:lang w:val="en-GB"/>
          </w:rPr>
          <w:t>common criterion</w:t>
        </w:r>
      </w:ins>
      <w:r w:rsidRPr="00342D61">
        <w:rPr>
          <w:lang w:val="en-GB"/>
        </w:rPr>
        <w:t xml:space="preserve"> </w:t>
      </w:r>
      <w:del w:id="660" w:author="herrmannfrancine@gmail.com" w:date="2019-05-10T13:39:00Z">
        <w:r w:rsidRPr="00342D61" w:rsidDel="0090701B">
          <w:rPr>
            <w:lang w:val="en-GB"/>
          </w:rPr>
          <w:delText>approach,</w:delText>
        </w:r>
      </w:del>
      <w:ins w:id="661" w:author="herrmannfrancine@gmail.com" w:date="2019-05-10T13:39:00Z">
        <w:r w:rsidR="0090701B" w:rsidRPr="00342D61">
          <w:rPr>
            <w:lang w:val="en-GB"/>
          </w:rPr>
          <w:t>approach;</w:t>
        </w:r>
      </w:ins>
      <w:r w:rsidRPr="00342D61">
        <w:rPr>
          <w:lang w:val="en-GB"/>
        </w:rPr>
        <w:t xml:space="preserve"> these criteria have none really main methodology or program to applied them. </w:t>
      </w:r>
    </w:p>
    <w:p w14:paraId="37BDF233" w14:textId="28ECB32D" w:rsidR="00C91770" w:rsidRPr="00342D61" w:rsidRDefault="00102A89" w:rsidP="00864161">
      <w:pPr>
        <w:jc w:val="both"/>
        <w:rPr>
          <w:lang w:val="en-GB"/>
        </w:rPr>
      </w:pPr>
      <w:r w:rsidRPr="00342D61">
        <w:rPr>
          <w:lang w:val="en-GB"/>
        </w:rPr>
        <w:t xml:space="preserve">In that goal, a methodology like </w:t>
      </w:r>
      <w:proofErr w:type="spellStart"/>
      <w:r w:rsidRPr="00342D61">
        <w:rPr>
          <w:lang w:val="en-GB"/>
        </w:rPr>
        <w:t>bugyo</w:t>
      </w:r>
      <w:proofErr w:type="spellEnd"/>
      <w:r w:rsidRPr="00342D61">
        <w:rPr>
          <w:lang w:val="en-GB"/>
        </w:rPr>
        <w:t xml:space="preserve"> could be </w:t>
      </w:r>
      <w:del w:id="662" w:author="herrmannfrancine@gmail.com" w:date="2019-05-10T13:39:00Z">
        <w:r w:rsidRPr="00342D61" w:rsidDel="0090701B">
          <w:rPr>
            <w:lang w:val="en-GB"/>
          </w:rPr>
          <w:delText>usefull</w:delText>
        </w:r>
      </w:del>
      <w:ins w:id="663" w:author="herrmannfrancine@gmail.com" w:date="2019-05-10T13:39:00Z">
        <w:r w:rsidR="0090701B" w:rsidRPr="00342D61">
          <w:rPr>
            <w:lang w:val="en-GB"/>
          </w:rPr>
          <w:t>useful</w:t>
        </w:r>
      </w:ins>
      <w:r w:rsidRPr="00342D61">
        <w:rPr>
          <w:lang w:val="en-GB"/>
        </w:rPr>
        <w:t xml:space="preserve"> to check the advanced of these methodology in their enterprise</w:t>
      </w:r>
      <w:r w:rsidR="00C91770" w:rsidRPr="00342D61">
        <w:rPr>
          <w:lang w:val="en-GB"/>
        </w:rPr>
        <w:t xml:space="preserve">. Many security events could be marked to follow the proper application of these stuff, furthermore a sharing </w:t>
      </w:r>
      <w:del w:id="664" w:author="herrmannfrancine@gmail.com" w:date="2019-05-10T13:39:00Z">
        <w:r w:rsidR="00C91770" w:rsidRPr="00342D61" w:rsidDel="0090701B">
          <w:rPr>
            <w:lang w:val="en-GB"/>
          </w:rPr>
          <w:delText>plateform</w:delText>
        </w:r>
      </w:del>
      <w:ins w:id="665" w:author="herrmannfrancine@gmail.com" w:date="2019-05-10T13:39:00Z">
        <w:r w:rsidR="0090701B" w:rsidRPr="00342D61">
          <w:rPr>
            <w:lang w:val="en-GB"/>
          </w:rPr>
          <w:t>platform</w:t>
        </w:r>
      </w:ins>
      <w:r w:rsidR="00C91770" w:rsidRPr="00342D61">
        <w:rPr>
          <w:lang w:val="en-GB"/>
        </w:rPr>
        <w:t xml:space="preserve"> could be </w:t>
      </w:r>
      <w:del w:id="666" w:author="herrmannfrancine@gmail.com" w:date="2019-05-10T13:39:00Z">
        <w:r w:rsidR="00C91770" w:rsidRPr="00342D61" w:rsidDel="0090701B">
          <w:rPr>
            <w:lang w:val="en-GB"/>
          </w:rPr>
          <w:delText>usefull</w:delText>
        </w:r>
      </w:del>
      <w:ins w:id="667" w:author="herrmannfrancine@gmail.com" w:date="2019-05-10T13:39:00Z">
        <w:r w:rsidR="0090701B" w:rsidRPr="00342D61">
          <w:rPr>
            <w:lang w:val="en-GB"/>
          </w:rPr>
          <w:t>useful</w:t>
        </w:r>
      </w:ins>
      <w:r w:rsidR="00C91770" w:rsidRPr="00342D61">
        <w:rPr>
          <w:lang w:val="en-GB"/>
        </w:rPr>
        <w:t xml:space="preserve"> to see how properly manage it.</w:t>
      </w:r>
    </w:p>
    <w:p w14:paraId="0D014D78" w14:textId="77777777" w:rsidR="00102A89" w:rsidRPr="00342D61" w:rsidRDefault="00C91770" w:rsidP="00864161">
      <w:pPr>
        <w:jc w:val="both"/>
        <w:rPr>
          <w:lang w:val="en-GB"/>
        </w:rPr>
      </w:pPr>
      <w:r w:rsidRPr="00342D61">
        <w:rPr>
          <w:lang w:val="en-GB"/>
        </w:rPr>
        <w:t>The more the number of companies using it and sharing their ways of proceeding will increase,</w:t>
      </w:r>
      <w:r w:rsidRPr="00342D61">
        <w:rPr>
          <w:lang w:val="en-GB"/>
        </w:rPr>
        <w:br/>
        <w:t>the more it will be applied properly and understandable.</w:t>
      </w:r>
    </w:p>
    <w:p w14:paraId="0605BE41" w14:textId="77777777" w:rsidR="00A80472" w:rsidRPr="00342D61" w:rsidRDefault="00A80472" w:rsidP="00864161">
      <w:pPr>
        <w:jc w:val="both"/>
        <w:rPr>
          <w:lang w:val="en-GB"/>
        </w:rPr>
      </w:pPr>
    </w:p>
    <w:p w14:paraId="256065EF" w14:textId="77777777" w:rsidR="00201D52" w:rsidRPr="00342D61" w:rsidRDefault="00864161" w:rsidP="00A80472">
      <w:pPr>
        <w:jc w:val="both"/>
        <w:rPr>
          <w:lang w:val="en-GB"/>
        </w:rPr>
      </w:pPr>
      <w:r w:rsidRPr="00342D61">
        <w:rPr>
          <w:lang w:val="en-GB"/>
        </w:rPr>
        <w:t xml:space="preserve">Source : Mr </w:t>
      </w:r>
      <w:proofErr w:type="spellStart"/>
      <w:r w:rsidRPr="00342D61">
        <w:rPr>
          <w:lang w:val="en-GB"/>
        </w:rPr>
        <w:t>Djamel</w:t>
      </w:r>
      <w:proofErr w:type="spellEnd"/>
      <w:r w:rsidRPr="00342D61">
        <w:rPr>
          <w:lang w:val="en-GB"/>
        </w:rPr>
        <w:t xml:space="preserve"> KHADRAOUI</w:t>
      </w:r>
      <w:r w:rsidR="00A80472" w:rsidRPr="00342D61">
        <w:rPr>
          <w:lang w:val="en-GB"/>
        </w:rPr>
        <w:t xml:space="preserve"> </w:t>
      </w:r>
      <w:r w:rsidR="00A80472" w:rsidRPr="00342D61">
        <w:rPr>
          <w:lang w:val="en-GB"/>
        </w:rPr>
        <w:br w:type="page"/>
      </w:r>
    </w:p>
    <w:p w14:paraId="7E333CA4" w14:textId="0ABA521C" w:rsidR="00BB65D8" w:rsidRPr="00342D61" w:rsidRDefault="00BB65D8" w:rsidP="008422A1">
      <w:pPr>
        <w:pStyle w:val="Titre2"/>
        <w:rPr>
          <w:lang w:val="en-GB"/>
        </w:rPr>
      </w:pPr>
      <w:bookmarkStart w:id="668" w:name="_Toc8602836"/>
      <w:r w:rsidRPr="00342D61">
        <w:rPr>
          <w:lang w:val="en-GB"/>
        </w:rPr>
        <w:lastRenderedPageBreak/>
        <w:t xml:space="preserve">ERCOT Faceted </w:t>
      </w:r>
      <w:del w:id="669" w:author="herrmannfrancine@gmail.com" w:date="2019-05-10T13:40:00Z">
        <w:r w:rsidRPr="00342D61" w:rsidDel="0090701B">
          <w:rPr>
            <w:lang w:val="en-GB"/>
          </w:rPr>
          <w:delText>Classifaction</w:delText>
        </w:r>
      </w:del>
      <w:ins w:id="670" w:author="herrmannfrancine@gmail.com" w:date="2019-05-10T13:40:00Z">
        <w:r w:rsidR="0090701B" w:rsidRPr="00342D61">
          <w:rPr>
            <w:lang w:val="en-GB"/>
          </w:rPr>
          <w:t>Classification</w:t>
        </w:r>
      </w:ins>
      <w:bookmarkEnd w:id="668"/>
      <w:r w:rsidRPr="00342D61">
        <w:rPr>
          <w:lang w:val="en-GB"/>
        </w:rPr>
        <w:t xml:space="preserve"> </w:t>
      </w:r>
    </w:p>
    <w:tbl>
      <w:tblPr>
        <w:tblpPr w:leftFromText="141" w:rightFromText="141" w:horzAnchor="page" w:tblpX="1" w:tblpY="804"/>
        <w:tblW w:w="13135" w:type="dxa"/>
        <w:tblCellMar>
          <w:left w:w="70" w:type="dxa"/>
          <w:right w:w="70" w:type="dxa"/>
        </w:tblCellMar>
        <w:tblLook w:val="04A0" w:firstRow="1" w:lastRow="0" w:firstColumn="1" w:lastColumn="0" w:noHBand="0" w:noVBand="1"/>
        <w:tblPrChange w:id="671" w:author="Ned Johnson" w:date="2019-05-12T21:02:00Z">
          <w:tblPr>
            <w:tblW w:w="10845" w:type="dxa"/>
            <w:jc w:val="center"/>
            <w:tblCellMar>
              <w:left w:w="70" w:type="dxa"/>
              <w:right w:w="70" w:type="dxa"/>
            </w:tblCellMar>
            <w:tblLook w:val="04A0" w:firstRow="1" w:lastRow="0" w:firstColumn="1" w:lastColumn="0" w:noHBand="0" w:noVBand="1"/>
          </w:tblPr>
        </w:tblPrChange>
      </w:tblPr>
      <w:tblGrid>
        <w:gridCol w:w="1540"/>
        <w:gridCol w:w="2208"/>
        <w:gridCol w:w="2555"/>
        <w:gridCol w:w="1540"/>
        <w:gridCol w:w="2351"/>
        <w:gridCol w:w="1540"/>
        <w:gridCol w:w="1605"/>
        <w:tblGridChange w:id="672">
          <w:tblGrid>
            <w:gridCol w:w="1540"/>
            <w:gridCol w:w="2208"/>
            <w:gridCol w:w="2351"/>
            <w:gridCol w:w="1540"/>
            <w:gridCol w:w="2351"/>
            <w:gridCol w:w="1540"/>
            <w:gridCol w:w="1605"/>
          </w:tblGrid>
        </w:tblGridChange>
      </w:tblGrid>
      <w:tr w:rsidR="00567DF4" w:rsidRPr="001266F8" w14:paraId="57F859DD" w14:textId="77777777" w:rsidTr="00AE179A">
        <w:trPr>
          <w:trHeight w:val="675"/>
          <w:trPrChange w:id="673" w:author="Ned Johnson" w:date="2019-05-12T21:02:00Z">
            <w:trPr>
              <w:trHeight w:val="675"/>
              <w:jc w:val="center"/>
            </w:trPr>
          </w:trPrChange>
        </w:trPr>
        <w:tc>
          <w:tcPr>
            <w:tcW w:w="1540" w:type="dxa"/>
            <w:tcBorders>
              <w:top w:val="nil"/>
              <w:left w:val="nil"/>
              <w:bottom w:val="nil"/>
              <w:right w:val="nil"/>
            </w:tcBorders>
            <w:shd w:val="clear" w:color="auto" w:fill="auto"/>
            <w:noWrap/>
            <w:vAlign w:val="center"/>
            <w:tcPrChange w:id="674" w:author="Ned Johnson" w:date="2019-05-12T21:02:00Z">
              <w:tcPr>
                <w:tcW w:w="1540" w:type="dxa"/>
                <w:tcBorders>
                  <w:top w:val="nil"/>
                  <w:left w:val="nil"/>
                  <w:bottom w:val="nil"/>
                  <w:right w:val="nil"/>
                </w:tcBorders>
                <w:shd w:val="clear" w:color="auto" w:fill="auto"/>
                <w:noWrap/>
                <w:vAlign w:val="center"/>
              </w:tcPr>
            </w:tcPrChange>
          </w:tcPr>
          <w:p w14:paraId="0EAA4FF9" w14:textId="04166CAA" w:rsidR="00567DF4" w:rsidRPr="004F6F43" w:rsidDel="00AE179A" w:rsidRDefault="00567DF4" w:rsidP="004F6F43">
            <w:pPr>
              <w:spacing w:after="0" w:line="240" w:lineRule="auto"/>
              <w:jc w:val="center"/>
              <w:rPr>
                <w:del w:id="675" w:author="Ned Johnson" w:date="2019-05-12T21:02:00Z"/>
                <w:rFonts w:ascii="Times New Roman" w:eastAsia="Times New Roman" w:hAnsi="Times New Roman" w:cs="Times New Roman"/>
                <w:sz w:val="20"/>
                <w:szCs w:val="24"/>
                <w:lang w:val="en-GB" w:eastAsia="fr-FR"/>
                <w:rPrChange w:id="676" w:author="Ned Johnson" w:date="2019-05-12T20:20:00Z">
                  <w:rPr>
                    <w:del w:id="677" w:author="Ned Johnson" w:date="2019-05-12T21:02:00Z"/>
                    <w:rFonts w:ascii="Times New Roman" w:eastAsia="Times New Roman" w:hAnsi="Times New Roman" w:cs="Times New Roman"/>
                    <w:sz w:val="24"/>
                    <w:szCs w:val="24"/>
                    <w:lang w:val="en-GB" w:eastAsia="fr-FR"/>
                  </w:rPr>
                </w:rPrChange>
              </w:rPr>
            </w:pPr>
          </w:p>
          <w:p w14:paraId="36CAC89E" w14:textId="77777777" w:rsidR="00034646" w:rsidRPr="004F6F43" w:rsidRDefault="00034646" w:rsidP="004F6F43">
            <w:pPr>
              <w:spacing w:after="0" w:line="240" w:lineRule="auto"/>
              <w:jc w:val="center"/>
              <w:rPr>
                <w:rFonts w:ascii="Times New Roman" w:eastAsia="Times New Roman" w:hAnsi="Times New Roman" w:cs="Times New Roman"/>
                <w:sz w:val="20"/>
                <w:szCs w:val="24"/>
                <w:lang w:val="en-GB" w:eastAsia="fr-FR"/>
                <w:rPrChange w:id="678" w:author="Ned Johnson" w:date="2019-05-12T20:20:00Z">
                  <w:rPr>
                    <w:rFonts w:ascii="Times New Roman" w:eastAsia="Times New Roman" w:hAnsi="Times New Roman" w:cs="Times New Roman"/>
                    <w:sz w:val="24"/>
                    <w:szCs w:val="24"/>
                    <w:lang w:val="en-GB" w:eastAsia="fr-FR"/>
                  </w:rPr>
                </w:rPrChange>
              </w:rPr>
            </w:pPr>
          </w:p>
        </w:tc>
        <w:tc>
          <w:tcPr>
            <w:tcW w:w="2004" w:type="dxa"/>
            <w:tcBorders>
              <w:top w:val="nil"/>
              <w:left w:val="nil"/>
              <w:bottom w:val="nil"/>
              <w:right w:val="nil"/>
            </w:tcBorders>
            <w:shd w:val="clear" w:color="auto" w:fill="auto"/>
            <w:noWrap/>
            <w:vAlign w:val="center"/>
            <w:tcPrChange w:id="679" w:author="Ned Johnson" w:date="2019-05-12T21:02:00Z">
              <w:tcPr>
                <w:tcW w:w="1540" w:type="dxa"/>
                <w:tcBorders>
                  <w:top w:val="nil"/>
                  <w:left w:val="nil"/>
                  <w:bottom w:val="nil"/>
                  <w:right w:val="nil"/>
                </w:tcBorders>
                <w:shd w:val="clear" w:color="auto" w:fill="auto"/>
                <w:noWrap/>
                <w:vAlign w:val="center"/>
              </w:tcPr>
            </w:tcPrChange>
          </w:tcPr>
          <w:p w14:paraId="1C7F21FA" w14:textId="10AF774F" w:rsidR="00567DF4" w:rsidRPr="004F6F43" w:rsidRDefault="00567DF4" w:rsidP="00AE179A">
            <w:pPr>
              <w:spacing w:after="0" w:line="240" w:lineRule="auto"/>
              <w:jc w:val="center"/>
              <w:rPr>
                <w:rFonts w:ascii="Times New Roman" w:eastAsia="Times New Roman" w:hAnsi="Times New Roman" w:cs="Times New Roman"/>
                <w:sz w:val="20"/>
                <w:szCs w:val="20"/>
                <w:lang w:val="en-GB" w:eastAsia="fr-FR"/>
                <w:rPrChange w:id="680" w:author="Ned Johnson" w:date="2019-05-12T20:20:00Z">
                  <w:rPr>
                    <w:rFonts w:ascii="Times New Roman" w:eastAsia="Times New Roman" w:hAnsi="Times New Roman" w:cs="Times New Roman"/>
                    <w:sz w:val="20"/>
                    <w:szCs w:val="20"/>
                    <w:lang w:val="en-GB" w:eastAsia="fr-FR"/>
                  </w:rPr>
                </w:rPrChange>
              </w:rPr>
              <w:pPrChange w:id="681" w:author="Ned Johnson" w:date="2019-05-12T21:01:00Z">
                <w:pPr>
                  <w:framePr w:hSpace="141" w:wrap="around" w:hAnchor="page" w:x="1" w:y="804"/>
                  <w:spacing w:after="0" w:line="240" w:lineRule="auto"/>
                  <w:jc w:val="center"/>
                </w:pPr>
              </w:pPrChange>
            </w:pPr>
          </w:p>
        </w:tc>
        <w:tc>
          <w:tcPr>
            <w:tcW w:w="2555" w:type="dxa"/>
            <w:tcBorders>
              <w:top w:val="nil"/>
              <w:left w:val="nil"/>
              <w:bottom w:val="nil"/>
              <w:right w:val="nil"/>
            </w:tcBorders>
            <w:shd w:val="clear" w:color="auto" w:fill="auto"/>
            <w:noWrap/>
            <w:vAlign w:val="center"/>
            <w:tcPrChange w:id="682" w:author="Ned Johnson" w:date="2019-05-12T21:02:00Z">
              <w:tcPr>
                <w:tcW w:w="1540" w:type="dxa"/>
                <w:tcBorders>
                  <w:top w:val="nil"/>
                  <w:left w:val="nil"/>
                  <w:bottom w:val="nil"/>
                  <w:right w:val="nil"/>
                </w:tcBorders>
                <w:shd w:val="clear" w:color="auto" w:fill="auto"/>
                <w:noWrap/>
                <w:vAlign w:val="center"/>
              </w:tcPr>
            </w:tcPrChange>
          </w:tcPr>
          <w:p w14:paraId="54473FB9" w14:textId="7AB244DF"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683" w:author="Ned Johnson" w:date="2019-05-12T20:20:00Z">
                  <w:rPr>
                    <w:rFonts w:ascii="Times New Roman" w:eastAsia="Times New Roman" w:hAnsi="Times New Roman" w:cs="Times New Roman"/>
                    <w:sz w:val="20"/>
                    <w:szCs w:val="20"/>
                    <w:lang w:val="en-GB" w:eastAsia="fr-FR"/>
                  </w:rPr>
                </w:rPrChange>
              </w:rPr>
            </w:pPr>
          </w:p>
        </w:tc>
        <w:tc>
          <w:tcPr>
            <w:tcW w:w="1540" w:type="dxa"/>
            <w:tcBorders>
              <w:top w:val="nil"/>
              <w:left w:val="nil"/>
              <w:bottom w:val="nil"/>
              <w:right w:val="nil"/>
            </w:tcBorders>
            <w:shd w:val="clear" w:color="auto" w:fill="auto"/>
            <w:noWrap/>
            <w:vAlign w:val="center"/>
            <w:tcPrChange w:id="684" w:author="Ned Johnson" w:date="2019-05-12T21:02:00Z">
              <w:tcPr>
                <w:tcW w:w="1540" w:type="dxa"/>
                <w:tcBorders>
                  <w:top w:val="nil"/>
                  <w:left w:val="nil"/>
                  <w:bottom w:val="nil"/>
                  <w:right w:val="nil"/>
                </w:tcBorders>
                <w:shd w:val="clear" w:color="auto" w:fill="auto"/>
                <w:noWrap/>
                <w:vAlign w:val="center"/>
              </w:tcPr>
            </w:tcPrChange>
          </w:tcPr>
          <w:p w14:paraId="4C64761F"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685" w:author="Ned Johnson" w:date="2019-05-12T20:20:00Z">
                  <w:rPr>
                    <w:rFonts w:ascii="Times New Roman" w:eastAsia="Times New Roman" w:hAnsi="Times New Roman" w:cs="Times New Roman"/>
                    <w:sz w:val="20"/>
                    <w:szCs w:val="20"/>
                    <w:lang w:val="en-GB" w:eastAsia="fr-FR"/>
                  </w:rPr>
                </w:rPrChange>
              </w:rPr>
            </w:pPr>
          </w:p>
        </w:tc>
        <w:tc>
          <w:tcPr>
            <w:tcW w:w="2351" w:type="dxa"/>
            <w:tcBorders>
              <w:top w:val="nil"/>
              <w:left w:val="nil"/>
              <w:bottom w:val="nil"/>
              <w:right w:val="nil"/>
            </w:tcBorders>
            <w:shd w:val="clear" w:color="auto" w:fill="auto"/>
            <w:noWrap/>
            <w:vAlign w:val="center"/>
            <w:hideMark/>
            <w:tcPrChange w:id="686" w:author="Ned Johnson" w:date="2019-05-12T21:02:00Z">
              <w:tcPr>
                <w:tcW w:w="1540" w:type="dxa"/>
                <w:tcBorders>
                  <w:top w:val="nil"/>
                  <w:left w:val="nil"/>
                  <w:bottom w:val="nil"/>
                  <w:right w:val="nil"/>
                </w:tcBorders>
                <w:shd w:val="clear" w:color="auto" w:fill="auto"/>
                <w:noWrap/>
                <w:vAlign w:val="center"/>
                <w:hideMark/>
              </w:tcPr>
            </w:tcPrChange>
          </w:tcPr>
          <w:p w14:paraId="45145BE7"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687" w:author="Ned Johnson" w:date="2019-05-12T20:20:00Z">
                  <w:rPr>
                    <w:rFonts w:ascii="Times New Roman" w:eastAsia="Times New Roman" w:hAnsi="Times New Roman" w:cs="Times New Roman"/>
                    <w:sz w:val="20"/>
                    <w:szCs w:val="20"/>
                    <w:lang w:val="en-GB" w:eastAsia="fr-FR"/>
                  </w:rPr>
                </w:rPrChange>
              </w:rPr>
            </w:pPr>
          </w:p>
        </w:tc>
        <w:tc>
          <w:tcPr>
            <w:tcW w:w="1540" w:type="dxa"/>
            <w:tcBorders>
              <w:top w:val="nil"/>
              <w:left w:val="nil"/>
              <w:bottom w:val="nil"/>
              <w:right w:val="nil"/>
            </w:tcBorders>
            <w:shd w:val="clear" w:color="auto" w:fill="auto"/>
            <w:noWrap/>
            <w:vAlign w:val="center"/>
            <w:hideMark/>
            <w:tcPrChange w:id="688" w:author="Ned Johnson" w:date="2019-05-12T21:02:00Z">
              <w:tcPr>
                <w:tcW w:w="1540" w:type="dxa"/>
                <w:tcBorders>
                  <w:top w:val="nil"/>
                  <w:left w:val="nil"/>
                  <w:bottom w:val="nil"/>
                  <w:right w:val="nil"/>
                </w:tcBorders>
                <w:shd w:val="clear" w:color="auto" w:fill="auto"/>
                <w:noWrap/>
                <w:vAlign w:val="center"/>
                <w:hideMark/>
              </w:tcPr>
            </w:tcPrChange>
          </w:tcPr>
          <w:p w14:paraId="39168230"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689" w:author="Ned Johnson" w:date="2019-05-12T20:20:00Z">
                  <w:rPr>
                    <w:rFonts w:ascii="Times New Roman" w:eastAsia="Times New Roman" w:hAnsi="Times New Roman" w:cs="Times New Roman"/>
                    <w:sz w:val="20"/>
                    <w:szCs w:val="20"/>
                    <w:lang w:val="en-GB" w:eastAsia="fr-FR"/>
                  </w:rPr>
                </w:rPrChange>
              </w:rPr>
            </w:pPr>
          </w:p>
        </w:tc>
        <w:tc>
          <w:tcPr>
            <w:tcW w:w="1605" w:type="dxa"/>
            <w:tcBorders>
              <w:top w:val="nil"/>
              <w:left w:val="nil"/>
              <w:bottom w:val="nil"/>
              <w:right w:val="nil"/>
            </w:tcBorders>
            <w:shd w:val="clear" w:color="auto" w:fill="auto"/>
            <w:noWrap/>
            <w:vAlign w:val="center"/>
            <w:hideMark/>
            <w:tcPrChange w:id="690" w:author="Ned Johnson" w:date="2019-05-12T21:02:00Z">
              <w:tcPr>
                <w:tcW w:w="1605" w:type="dxa"/>
                <w:tcBorders>
                  <w:top w:val="nil"/>
                  <w:left w:val="nil"/>
                  <w:bottom w:val="nil"/>
                  <w:right w:val="nil"/>
                </w:tcBorders>
                <w:shd w:val="clear" w:color="auto" w:fill="auto"/>
                <w:noWrap/>
                <w:vAlign w:val="center"/>
                <w:hideMark/>
              </w:tcPr>
            </w:tcPrChange>
          </w:tcPr>
          <w:p w14:paraId="2F8D3A0A"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r>
      <w:tr w:rsidR="00567DF4" w:rsidRPr="00342D61" w14:paraId="138B06D9" w14:textId="77777777" w:rsidTr="00AE179A">
        <w:trPr>
          <w:trHeight w:val="675"/>
          <w:trPrChange w:id="691" w:author="Ned Johnson" w:date="2019-05-12T21:01:00Z">
            <w:trPr>
              <w:trHeight w:val="675"/>
              <w:jc w:val="center"/>
            </w:trPr>
          </w:trPrChange>
        </w:trPr>
        <w:tc>
          <w:tcPr>
            <w:tcW w:w="15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Change w:id="692" w:author="Ned Johnson" w:date="2019-05-12T21:01:00Z">
              <w:tcPr>
                <w:tcW w:w="15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tcPrChange>
          </w:tcPr>
          <w:p w14:paraId="6D9C5105" w14:textId="77777777" w:rsidR="00567DF4" w:rsidRPr="004F6F43" w:rsidRDefault="00567DF4" w:rsidP="004F6F43">
            <w:pPr>
              <w:spacing w:after="0" w:line="240" w:lineRule="auto"/>
              <w:jc w:val="center"/>
              <w:rPr>
                <w:rFonts w:ascii="Arial" w:eastAsia="Times New Roman" w:hAnsi="Arial" w:cs="Arial"/>
                <w:b/>
                <w:bCs/>
                <w:sz w:val="20"/>
                <w:szCs w:val="24"/>
                <w:lang w:val="en-GB" w:eastAsia="fr-FR"/>
                <w:rPrChange w:id="693" w:author="Ned Johnson" w:date="2019-05-12T20:20:00Z">
                  <w:rPr>
                    <w:rFonts w:ascii="Arial" w:eastAsia="Times New Roman" w:hAnsi="Arial" w:cs="Arial"/>
                    <w:b/>
                    <w:bCs/>
                    <w:sz w:val="24"/>
                    <w:szCs w:val="24"/>
                    <w:lang w:val="en-GB" w:eastAsia="fr-FR"/>
                  </w:rPr>
                </w:rPrChange>
              </w:rPr>
            </w:pPr>
            <w:r w:rsidRPr="004F6F43">
              <w:rPr>
                <w:rFonts w:ascii="Arial" w:eastAsia="Times New Roman" w:hAnsi="Arial" w:cs="Arial"/>
                <w:b/>
                <w:bCs/>
                <w:sz w:val="20"/>
                <w:szCs w:val="24"/>
                <w:lang w:val="en-GB" w:eastAsia="fr-FR"/>
                <w:rPrChange w:id="694" w:author="Ned Johnson" w:date="2019-05-12T20:20:00Z">
                  <w:rPr>
                    <w:rFonts w:ascii="Arial" w:eastAsia="Times New Roman" w:hAnsi="Arial" w:cs="Arial"/>
                    <w:b/>
                    <w:bCs/>
                    <w:sz w:val="24"/>
                    <w:szCs w:val="24"/>
                    <w:lang w:val="en-GB" w:eastAsia="fr-FR"/>
                  </w:rPr>
                </w:rPrChange>
              </w:rPr>
              <w:t>Function</w:t>
            </w:r>
          </w:p>
        </w:tc>
        <w:tc>
          <w:tcPr>
            <w:tcW w:w="2004" w:type="dxa"/>
            <w:tcBorders>
              <w:top w:val="single" w:sz="4" w:space="0" w:color="000000"/>
              <w:left w:val="nil"/>
              <w:bottom w:val="single" w:sz="4" w:space="0" w:color="000000"/>
              <w:right w:val="single" w:sz="4" w:space="0" w:color="000000"/>
            </w:tcBorders>
            <w:shd w:val="clear" w:color="auto" w:fill="auto"/>
            <w:noWrap/>
            <w:vAlign w:val="center"/>
            <w:hideMark/>
            <w:tcPrChange w:id="695" w:author="Ned Johnson" w:date="2019-05-12T21:01: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20DD0F93" w14:textId="77777777" w:rsidR="00567DF4" w:rsidRPr="004F6F43" w:rsidRDefault="00567DF4" w:rsidP="004F6F43">
            <w:pPr>
              <w:spacing w:after="0" w:line="240" w:lineRule="auto"/>
              <w:jc w:val="center"/>
              <w:rPr>
                <w:rFonts w:ascii="Arial" w:eastAsia="Times New Roman" w:hAnsi="Arial" w:cs="Arial"/>
                <w:b/>
                <w:bCs/>
                <w:sz w:val="20"/>
                <w:szCs w:val="24"/>
                <w:lang w:val="en-GB" w:eastAsia="fr-FR"/>
                <w:rPrChange w:id="696" w:author="Ned Johnson" w:date="2019-05-12T20:20:00Z">
                  <w:rPr>
                    <w:rFonts w:ascii="Arial" w:eastAsia="Times New Roman" w:hAnsi="Arial" w:cs="Arial"/>
                    <w:b/>
                    <w:bCs/>
                    <w:sz w:val="24"/>
                    <w:szCs w:val="24"/>
                    <w:lang w:val="en-GB" w:eastAsia="fr-FR"/>
                  </w:rPr>
                </w:rPrChange>
              </w:rPr>
            </w:pPr>
            <w:r w:rsidRPr="004F6F43">
              <w:rPr>
                <w:rFonts w:ascii="Arial" w:eastAsia="Times New Roman" w:hAnsi="Arial" w:cs="Arial"/>
                <w:b/>
                <w:bCs/>
                <w:sz w:val="20"/>
                <w:szCs w:val="24"/>
                <w:lang w:val="en-GB" w:eastAsia="fr-FR"/>
                <w:rPrChange w:id="697" w:author="Ned Johnson" w:date="2019-05-12T20:20:00Z">
                  <w:rPr>
                    <w:rFonts w:ascii="Arial" w:eastAsia="Times New Roman" w:hAnsi="Arial" w:cs="Arial"/>
                    <w:b/>
                    <w:bCs/>
                    <w:sz w:val="24"/>
                    <w:szCs w:val="24"/>
                    <w:lang w:val="en-GB" w:eastAsia="fr-FR"/>
                  </w:rPr>
                </w:rPrChange>
              </w:rPr>
              <w:t>Activity</w:t>
            </w:r>
          </w:p>
        </w:tc>
        <w:tc>
          <w:tcPr>
            <w:tcW w:w="2555" w:type="dxa"/>
            <w:tcBorders>
              <w:top w:val="single" w:sz="4" w:space="0" w:color="000000"/>
              <w:left w:val="nil"/>
              <w:bottom w:val="single" w:sz="4" w:space="0" w:color="000000"/>
              <w:right w:val="single" w:sz="4" w:space="0" w:color="000000"/>
            </w:tcBorders>
            <w:shd w:val="clear" w:color="auto" w:fill="auto"/>
            <w:noWrap/>
            <w:vAlign w:val="center"/>
            <w:hideMark/>
            <w:tcPrChange w:id="698" w:author="Ned Johnson" w:date="2019-05-12T21:01: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5BAB3D76" w14:textId="77777777" w:rsidR="00567DF4" w:rsidRPr="004F6F43" w:rsidRDefault="00567DF4" w:rsidP="004F6F43">
            <w:pPr>
              <w:spacing w:after="0" w:line="240" w:lineRule="auto"/>
              <w:jc w:val="center"/>
              <w:rPr>
                <w:rFonts w:ascii="Arial" w:eastAsia="Times New Roman" w:hAnsi="Arial" w:cs="Arial"/>
                <w:b/>
                <w:bCs/>
                <w:sz w:val="20"/>
                <w:szCs w:val="24"/>
                <w:lang w:val="en-GB" w:eastAsia="fr-FR"/>
                <w:rPrChange w:id="699" w:author="Ned Johnson" w:date="2019-05-12T20:20:00Z">
                  <w:rPr>
                    <w:rFonts w:ascii="Arial" w:eastAsia="Times New Roman" w:hAnsi="Arial" w:cs="Arial"/>
                    <w:b/>
                    <w:bCs/>
                    <w:sz w:val="24"/>
                    <w:szCs w:val="24"/>
                    <w:lang w:val="en-GB" w:eastAsia="fr-FR"/>
                  </w:rPr>
                </w:rPrChange>
              </w:rPr>
            </w:pPr>
            <w:r w:rsidRPr="004F6F43">
              <w:rPr>
                <w:rFonts w:ascii="Arial" w:eastAsia="Times New Roman" w:hAnsi="Arial" w:cs="Arial"/>
                <w:b/>
                <w:bCs/>
                <w:sz w:val="20"/>
                <w:szCs w:val="24"/>
                <w:lang w:val="en-GB" w:eastAsia="fr-FR"/>
                <w:rPrChange w:id="700" w:author="Ned Johnson" w:date="2019-05-12T20:20:00Z">
                  <w:rPr>
                    <w:rFonts w:ascii="Arial" w:eastAsia="Times New Roman" w:hAnsi="Arial" w:cs="Arial"/>
                    <w:b/>
                    <w:bCs/>
                    <w:sz w:val="24"/>
                    <w:szCs w:val="24"/>
                    <w:lang w:val="en-GB" w:eastAsia="fr-FR"/>
                  </w:rPr>
                </w:rPrChange>
              </w:rPr>
              <w:t>Type</w:t>
            </w:r>
          </w:p>
        </w:tc>
        <w:tc>
          <w:tcPr>
            <w:tcW w:w="1540" w:type="dxa"/>
            <w:tcBorders>
              <w:top w:val="single" w:sz="4" w:space="0" w:color="000000"/>
              <w:left w:val="nil"/>
              <w:bottom w:val="single" w:sz="4" w:space="0" w:color="000000"/>
              <w:right w:val="single" w:sz="4" w:space="0" w:color="000000"/>
            </w:tcBorders>
            <w:shd w:val="clear" w:color="auto" w:fill="auto"/>
            <w:noWrap/>
            <w:vAlign w:val="center"/>
            <w:hideMark/>
            <w:tcPrChange w:id="701" w:author="Ned Johnson" w:date="2019-05-12T21:01: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5361C782" w14:textId="77777777" w:rsidR="00567DF4" w:rsidRPr="004F6F43" w:rsidRDefault="00567DF4" w:rsidP="004F6F43">
            <w:pPr>
              <w:spacing w:after="0" w:line="240" w:lineRule="auto"/>
              <w:jc w:val="center"/>
              <w:rPr>
                <w:rFonts w:ascii="Arial" w:eastAsia="Times New Roman" w:hAnsi="Arial" w:cs="Arial"/>
                <w:b/>
                <w:bCs/>
                <w:sz w:val="20"/>
                <w:szCs w:val="24"/>
                <w:lang w:val="en-GB" w:eastAsia="fr-FR"/>
                <w:rPrChange w:id="702" w:author="Ned Johnson" w:date="2019-05-12T20:20:00Z">
                  <w:rPr>
                    <w:rFonts w:ascii="Arial" w:eastAsia="Times New Roman" w:hAnsi="Arial" w:cs="Arial"/>
                    <w:b/>
                    <w:bCs/>
                    <w:sz w:val="24"/>
                    <w:szCs w:val="24"/>
                    <w:lang w:val="en-GB" w:eastAsia="fr-FR"/>
                  </w:rPr>
                </w:rPrChange>
              </w:rPr>
            </w:pPr>
            <w:r w:rsidRPr="004F6F43">
              <w:rPr>
                <w:rFonts w:ascii="Arial" w:eastAsia="Times New Roman" w:hAnsi="Arial" w:cs="Arial"/>
                <w:b/>
                <w:bCs/>
                <w:sz w:val="20"/>
                <w:szCs w:val="24"/>
                <w:lang w:val="en-GB" w:eastAsia="fr-FR"/>
                <w:rPrChange w:id="703" w:author="Ned Johnson" w:date="2019-05-12T20:20:00Z">
                  <w:rPr>
                    <w:rFonts w:ascii="Arial" w:eastAsia="Times New Roman" w:hAnsi="Arial" w:cs="Arial"/>
                    <w:b/>
                    <w:bCs/>
                    <w:sz w:val="24"/>
                    <w:szCs w:val="24"/>
                    <w:lang w:val="en-GB" w:eastAsia="fr-FR"/>
                  </w:rPr>
                </w:rPrChange>
              </w:rPr>
              <w:t>Entity Type</w:t>
            </w:r>
          </w:p>
        </w:tc>
        <w:tc>
          <w:tcPr>
            <w:tcW w:w="2351" w:type="dxa"/>
            <w:tcBorders>
              <w:top w:val="single" w:sz="4" w:space="0" w:color="000000"/>
              <w:left w:val="nil"/>
              <w:bottom w:val="single" w:sz="4" w:space="0" w:color="000000"/>
              <w:right w:val="single" w:sz="4" w:space="0" w:color="000000"/>
            </w:tcBorders>
            <w:shd w:val="clear" w:color="auto" w:fill="auto"/>
            <w:noWrap/>
            <w:vAlign w:val="center"/>
            <w:hideMark/>
            <w:tcPrChange w:id="704" w:author="Ned Johnson" w:date="2019-05-12T21:01: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692FB8CA" w14:textId="77777777" w:rsidR="00567DF4" w:rsidRPr="004F6F43" w:rsidRDefault="00567DF4" w:rsidP="004F6F43">
            <w:pPr>
              <w:spacing w:after="0" w:line="240" w:lineRule="auto"/>
              <w:jc w:val="center"/>
              <w:rPr>
                <w:rFonts w:ascii="Arial" w:eastAsia="Times New Roman" w:hAnsi="Arial" w:cs="Arial"/>
                <w:b/>
                <w:bCs/>
                <w:sz w:val="20"/>
                <w:szCs w:val="24"/>
                <w:lang w:val="en-GB" w:eastAsia="fr-FR"/>
                <w:rPrChange w:id="705" w:author="Ned Johnson" w:date="2019-05-12T20:20:00Z">
                  <w:rPr>
                    <w:rFonts w:ascii="Arial" w:eastAsia="Times New Roman" w:hAnsi="Arial" w:cs="Arial"/>
                    <w:b/>
                    <w:bCs/>
                    <w:sz w:val="24"/>
                    <w:szCs w:val="24"/>
                    <w:lang w:val="en-GB" w:eastAsia="fr-FR"/>
                  </w:rPr>
                </w:rPrChange>
              </w:rPr>
            </w:pPr>
            <w:r w:rsidRPr="004F6F43">
              <w:rPr>
                <w:rFonts w:ascii="Arial" w:eastAsia="Times New Roman" w:hAnsi="Arial" w:cs="Arial"/>
                <w:b/>
                <w:bCs/>
                <w:sz w:val="20"/>
                <w:szCs w:val="24"/>
                <w:lang w:val="en-GB" w:eastAsia="fr-FR"/>
                <w:rPrChange w:id="706" w:author="Ned Johnson" w:date="2019-05-12T20:20:00Z">
                  <w:rPr>
                    <w:rFonts w:ascii="Arial" w:eastAsia="Times New Roman" w:hAnsi="Arial" w:cs="Arial"/>
                    <w:b/>
                    <w:bCs/>
                    <w:sz w:val="24"/>
                    <w:szCs w:val="24"/>
                    <w:lang w:val="en-GB" w:eastAsia="fr-FR"/>
                  </w:rPr>
                </w:rPrChange>
              </w:rPr>
              <w:t>Entity</w:t>
            </w:r>
          </w:p>
        </w:tc>
        <w:tc>
          <w:tcPr>
            <w:tcW w:w="1540" w:type="dxa"/>
            <w:tcBorders>
              <w:top w:val="single" w:sz="4" w:space="0" w:color="000000"/>
              <w:left w:val="nil"/>
              <w:bottom w:val="single" w:sz="4" w:space="0" w:color="000000"/>
              <w:right w:val="single" w:sz="4" w:space="0" w:color="000000"/>
            </w:tcBorders>
            <w:shd w:val="clear" w:color="auto" w:fill="auto"/>
            <w:noWrap/>
            <w:vAlign w:val="center"/>
            <w:hideMark/>
            <w:tcPrChange w:id="707" w:author="Ned Johnson" w:date="2019-05-12T21:01: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66D1132B" w14:textId="77777777" w:rsidR="00567DF4" w:rsidRPr="004F6F43" w:rsidRDefault="00567DF4" w:rsidP="004F6F43">
            <w:pPr>
              <w:spacing w:after="0" w:line="240" w:lineRule="auto"/>
              <w:jc w:val="center"/>
              <w:rPr>
                <w:rFonts w:ascii="Arial" w:eastAsia="Times New Roman" w:hAnsi="Arial" w:cs="Arial"/>
                <w:b/>
                <w:bCs/>
                <w:sz w:val="20"/>
                <w:szCs w:val="24"/>
                <w:lang w:val="en-GB" w:eastAsia="fr-FR"/>
                <w:rPrChange w:id="708" w:author="Ned Johnson" w:date="2019-05-12T20:20:00Z">
                  <w:rPr>
                    <w:rFonts w:ascii="Arial" w:eastAsia="Times New Roman" w:hAnsi="Arial" w:cs="Arial"/>
                    <w:b/>
                    <w:bCs/>
                    <w:sz w:val="24"/>
                    <w:szCs w:val="24"/>
                    <w:lang w:val="en-GB" w:eastAsia="fr-FR"/>
                  </w:rPr>
                </w:rPrChange>
              </w:rPr>
            </w:pPr>
            <w:r w:rsidRPr="004F6F43">
              <w:rPr>
                <w:rFonts w:ascii="Arial" w:eastAsia="Times New Roman" w:hAnsi="Arial" w:cs="Arial"/>
                <w:b/>
                <w:bCs/>
                <w:sz w:val="20"/>
                <w:szCs w:val="24"/>
                <w:lang w:val="en-GB" w:eastAsia="fr-FR"/>
                <w:rPrChange w:id="709" w:author="Ned Johnson" w:date="2019-05-12T20:20:00Z">
                  <w:rPr>
                    <w:rFonts w:ascii="Arial" w:eastAsia="Times New Roman" w:hAnsi="Arial" w:cs="Arial"/>
                    <w:b/>
                    <w:bCs/>
                    <w:sz w:val="24"/>
                    <w:szCs w:val="24"/>
                    <w:lang w:val="en-GB" w:eastAsia="fr-FR"/>
                  </w:rPr>
                </w:rPrChange>
              </w:rPr>
              <w:t>Rule Type</w:t>
            </w:r>
          </w:p>
        </w:tc>
        <w:tc>
          <w:tcPr>
            <w:tcW w:w="1605" w:type="dxa"/>
            <w:tcBorders>
              <w:top w:val="single" w:sz="4" w:space="0" w:color="000000"/>
              <w:left w:val="nil"/>
              <w:bottom w:val="single" w:sz="4" w:space="0" w:color="000000"/>
              <w:right w:val="single" w:sz="4" w:space="0" w:color="000000"/>
            </w:tcBorders>
            <w:shd w:val="clear" w:color="auto" w:fill="auto"/>
            <w:noWrap/>
            <w:vAlign w:val="center"/>
            <w:hideMark/>
            <w:tcPrChange w:id="710" w:author="Ned Johnson" w:date="2019-05-12T21:01:00Z">
              <w:tcPr>
                <w:tcW w:w="1605"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7DD94723" w14:textId="77777777" w:rsidR="00567DF4" w:rsidRPr="00342D61" w:rsidRDefault="00567DF4" w:rsidP="004F6F43">
            <w:pPr>
              <w:spacing w:after="0" w:line="240" w:lineRule="auto"/>
              <w:jc w:val="center"/>
              <w:rPr>
                <w:rFonts w:ascii="Arial" w:eastAsia="Times New Roman" w:hAnsi="Arial" w:cs="Arial"/>
                <w:b/>
                <w:bCs/>
                <w:sz w:val="24"/>
                <w:szCs w:val="24"/>
                <w:lang w:val="en-GB" w:eastAsia="fr-FR"/>
              </w:rPr>
            </w:pPr>
            <w:r w:rsidRPr="00342D61">
              <w:rPr>
                <w:rFonts w:ascii="Arial" w:eastAsia="Times New Roman" w:hAnsi="Arial" w:cs="Arial"/>
                <w:b/>
                <w:bCs/>
                <w:sz w:val="24"/>
                <w:szCs w:val="24"/>
                <w:lang w:val="en-GB" w:eastAsia="fr-FR"/>
              </w:rPr>
              <w:t>System Name</w:t>
            </w:r>
          </w:p>
        </w:tc>
      </w:tr>
      <w:tr w:rsidR="00567DF4" w:rsidRPr="00342D61" w14:paraId="1FD19519" w14:textId="77777777" w:rsidTr="00AE179A">
        <w:trPr>
          <w:trHeight w:val="750"/>
          <w:trPrChange w:id="711" w:author="Ned Johnson" w:date="2019-05-12T21:01:00Z">
            <w:trPr>
              <w:trHeight w:val="750"/>
              <w:jc w:val="center"/>
            </w:trPr>
          </w:trPrChange>
        </w:trPr>
        <w:tc>
          <w:tcPr>
            <w:tcW w:w="1540" w:type="dxa"/>
            <w:tcBorders>
              <w:top w:val="nil"/>
              <w:left w:val="single" w:sz="4" w:space="0" w:color="000000"/>
              <w:bottom w:val="single" w:sz="4" w:space="0" w:color="000000"/>
              <w:right w:val="single" w:sz="4" w:space="0" w:color="000000"/>
            </w:tcBorders>
            <w:shd w:val="clear" w:color="auto" w:fill="auto"/>
            <w:vAlign w:val="center"/>
            <w:hideMark/>
            <w:tcPrChange w:id="712" w:author="Ned Johnson" w:date="2019-05-12T21:01:00Z">
              <w:tcPr>
                <w:tcW w:w="1540" w:type="dxa"/>
                <w:tcBorders>
                  <w:top w:val="nil"/>
                  <w:left w:val="single" w:sz="4" w:space="0" w:color="000000"/>
                  <w:bottom w:val="single" w:sz="4" w:space="0" w:color="000000"/>
                  <w:right w:val="single" w:sz="4" w:space="0" w:color="000000"/>
                </w:tcBorders>
                <w:shd w:val="clear" w:color="auto" w:fill="auto"/>
                <w:vAlign w:val="center"/>
                <w:hideMark/>
              </w:tcPr>
            </w:tcPrChange>
          </w:tcPr>
          <w:p w14:paraId="5792737E"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13" w:author="Ned Johnson" w:date="2019-05-12T20:20:00Z">
                  <w:rPr>
                    <w:rFonts w:ascii="Arial" w:eastAsia="Times New Roman" w:hAnsi="Arial" w:cs="Arial"/>
                    <w:sz w:val="20"/>
                    <w:szCs w:val="20"/>
                    <w:lang w:val="en-GB" w:eastAsia="fr-FR"/>
                  </w:rPr>
                </w:rPrChange>
              </w:rPr>
            </w:pPr>
            <w:r w:rsidRPr="004F6F43">
              <w:rPr>
                <w:rFonts w:ascii="Arial" w:eastAsia="Times New Roman" w:hAnsi="Arial" w:cs="Arial"/>
                <w:sz w:val="20"/>
                <w:szCs w:val="20"/>
                <w:lang w:val="en-GB" w:eastAsia="fr-FR"/>
                <w:rPrChange w:id="714" w:author="Ned Johnson" w:date="2019-05-12T20:20:00Z">
                  <w:rPr>
                    <w:rFonts w:ascii="Arial" w:eastAsia="Times New Roman" w:hAnsi="Arial" w:cs="Arial"/>
                    <w:sz w:val="20"/>
                    <w:szCs w:val="20"/>
                    <w:lang w:val="en-GB" w:eastAsia="fr-FR"/>
                  </w:rPr>
                </w:rPrChange>
              </w:rPr>
              <w:t>Market Participation</w:t>
            </w:r>
          </w:p>
        </w:tc>
        <w:tc>
          <w:tcPr>
            <w:tcW w:w="2004" w:type="dxa"/>
            <w:tcBorders>
              <w:top w:val="nil"/>
              <w:left w:val="nil"/>
              <w:bottom w:val="single" w:sz="4" w:space="0" w:color="000000"/>
              <w:right w:val="single" w:sz="4" w:space="0" w:color="000000"/>
            </w:tcBorders>
            <w:shd w:val="clear" w:color="auto" w:fill="auto"/>
            <w:vAlign w:val="center"/>
            <w:hideMark/>
            <w:tcPrChange w:id="715"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28659F9D" w14:textId="311489FC" w:rsidR="00567DF4" w:rsidRPr="004F6F43" w:rsidRDefault="00567DF4" w:rsidP="004F6F43">
            <w:pPr>
              <w:spacing w:after="0" w:line="240" w:lineRule="auto"/>
              <w:jc w:val="center"/>
              <w:rPr>
                <w:rFonts w:ascii="Arial" w:eastAsia="Times New Roman" w:hAnsi="Arial" w:cs="Arial"/>
                <w:sz w:val="20"/>
                <w:szCs w:val="20"/>
                <w:lang w:val="en-GB" w:eastAsia="fr-FR"/>
                <w:rPrChange w:id="716" w:author="Ned Johnson" w:date="2019-05-12T20:20:00Z">
                  <w:rPr>
                    <w:rFonts w:ascii="Arial" w:eastAsia="Times New Roman" w:hAnsi="Arial" w:cs="Arial"/>
                    <w:sz w:val="20"/>
                    <w:szCs w:val="20"/>
                    <w:lang w:val="en-GB" w:eastAsia="fr-FR"/>
                  </w:rPr>
                </w:rPrChange>
              </w:rPr>
            </w:pPr>
            <w:del w:id="717" w:author="herrmannfrancine@gmail.com" w:date="2019-05-10T13:40:00Z">
              <w:r w:rsidRPr="004F6F43" w:rsidDel="0090701B">
                <w:rPr>
                  <w:rFonts w:ascii="Arial" w:eastAsia="Times New Roman" w:hAnsi="Arial" w:cs="Arial"/>
                  <w:sz w:val="20"/>
                  <w:szCs w:val="20"/>
                  <w:lang w:val="en-GB" w:eastAsia="fr-FR"/>
                  <w:rPrChange w:id="718" w:author="Ned Johnson" w:date="2019-05-12T20:20:00Z">
                    <w:rPr>
                      <w:rFonts w:ascii="Arial" w:eastAsia="Times New Roman" w:hAnsi="Arial" w:cs="Arial"/>
                      <w:sz w:val="20"/>
                      <w:szCs w:val="20"/>
                      <w:lang w:val="en-GB" w:eastAsia="fr-FR"/>
                    </w:rPr>
                  </w:rPrChange>
                </w:rPr>
                <w:delText>Registation</w:delText>
              </w:r>
            </w:del>
            <w:ins w:id="719" w:author="herrmannfrancine@gmail.com" w:date="2019-05-10T13:40:00Z">
              <w:r w:rsidR="0090701B" w:rsidRPr="004F6F43">
                <w:rPr>
                  <w:rFonts w:ascii="Arial" w:eastAsia="Times New Roman" w:hAnsi="Arial" w:cs="Arial"/>
                  <w:sz w:val="20"/>
                  <w:szCs w:val="20"/>
                  <w:lang w:val="en-GB" w:eastAsia="fr-FR"/>
                  <w:rPrChange w:id="720" w:author="Ned Johnson" w:date="2019-05-12T20:20:00Z">
                    <w:rPr>
                      <w:rFonts w:ascii="Arial" w:eastAsia="Times New Roman" w:hAnsi="Arial" w:cs="Arial"/>
                      <w:sz w:val="20"/>
                      <w:szCs w:val="20"/>
                      <w:lang w:val="en-GB" w:eastAsia="fr-FR"/>
                    </w:rPr>
                  </w:rPrChange>
                </w:rPr>
                <w:t>Registration</w:t>
              </w:r>
            </w:ins>
            <w:r w:rsidRPr="004F6F43">
              <w:rPr>
                <w:rFonts w:ascii="Arial" w:eastAsia="Times New Roman" w:hAnsi="Arial" w:cs="Arial"/>
                <w:sz w:val="20"/>
                <w:szCs w:val="20"/>
                <w:lang w:val="en-GB" w:eastAsia="fr-FR"/>
                <w:rPrChange w:id="721" w:author="Ned Johnson" w:date="2019-05-12T20:20:00Z">
                  <w:rPr>
                    <w:rFonts w:ascii="Arial" w:eastAsia="Times New Roman" w:hAnsi="Arial" w:cs="Arial"/>
                    <w:sz w:val="20"/>
                    <w:szCs w:val="20"/>
                    <w:lang w:val="en-GB" w:eastAsia="fr-FR"/>
                  </w:rPr>
                </w:rPrChange>
              </w:rPr>
              <w:t xml:space="preserve"> and Qualification</w:t>
            </w:r>
          </w:p>
        </w:tc>
        <w:tc>
          <w:tcPr>
            <w:tcW w:w="2555" w:type="dxa"/>
            <w:tcBorders>
              <w:top w:val="nil"/>
              <w:left w:val="nil"/>
              <w:bottom w:val="single" w:sz="4" w:space="0" w:color="000000"/>
              <w:right w:val="single" w:sz="4" w:space="0" w:color="000000"/>
            </w:tcBorders>
            <w:shd w:val="clear" w:color="auto" w:fill="auto"/>
            <w:vAlign w:val="center"/>
            <w:hideMark/>
            <w:tcPrChange w:id="722"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5DA900A8"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23" w:author="Ned Johnson" w:date="2019-05-12T20:20:00Z">
                  <w:rPr>
                    <w:rFonts w:ascii="Arial" w:eastAsia="Times New Roman" w:hAnsi="Arial" w:cs="Arial"/>
                    <w:sz w:val="20"/>
                    <w:szCs w:val="20"/>
                    <w:lang w:val="en-GB" w:eastAsia="fr-FR"/>
                  </w:rPr>
                </w:rPrChange>
              </w:rPr>
            </w:pPr>
            <w:r w:rsidRPr="004F6F43">
              <w:rPr>
                <w:rFonts w:ascii="Arial" w:eastAsia="Times New Roman" w:hAnsi="Arial" w:cs="Arial"/>
                <w:sz w:val="20"/>
                <w:szCs w:val="20"/>
                <w:lang w:val="en-GB" w:eastAsia="fr-FR"/>
                <w:rPrChange w:id="724" w:author="Ned Johnson" w:date="2019-05-12T20:20:00Z">
                  <w:rPr>
                    <w:rFonts w:ascii="Arial" w:eastAsia="Times New Roman" w:hAnsi="Arial" w:cs="Arial"/>
                    <w:sz w:val="20"/>
                    <w:szCs w:val="20"/>
                    <w:lang w:val="en-GB" w:eastAsia="fr-FR"/>
                  </w:rPr>
                </w:rPrChange>
              </w:rPr>
              <w:t>Registration Documents</w:t>
            </w:r>
          </w:p>
        </w:tc>
        <w:tc>
          <w:tcPr>
            <w:tcW w:w="1540" w:type="dxa"/>
            <w:tcBorders>
              <w:top w:val="nil"/>
              <w:left w:val="nil"/>
              <w:bottom w:val="single" w:sz="4" w:space="0" w:color="000000"/>
              <w:right w:val="single" w:sz="4" w:space="0" w:color="000000"/>
            </w:tcBorders>
            <w:shd w:val="clear" w:color="auto" w:fill="auto"/>
            <w:vAlign w:val="center"/>
            <w:hideMark/>
            <w:tcPrChange w:id="725"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378B16D5"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26" w:author="Ned Johnson" w:date="2019-05-12T20:20:00Z">
                  <w:rPr>
                    <w:rFonts w:ascii="Arial" w:eastAsia="Times New Roman" w:hAnsi="Arial" w:cs="Arial"/>
                    <w:sz w:val="20"/>
                    <w:szCs w:val="20"/>
                    <w:lang w:val="en-GB" w:eastAsia="fr-FR"/>
                  </w:rPr>
                </w:rPrChange>
              </w:rPr>
            </w:pPr>
            <w:r w:rsidRPr="004F6F43">
              <w:rPr>
                <w:rFonts w:ascii="Arial" w:eastAsia="Times New Roman" w:hAnsi="Arial" w:cs="Arial"/>
                <w:sz w:val="20"/>
                <w:szCs w:val="20"/>
                <w:lang w:val="en-GB" w:eastAsia="fr-FR"/>
                <w:rPrChange w:id="727" w:author="Ned Johnson" w:date="2019-05-12T20:20:00Z">
                  <w:rPr>
                    <w:rFonts w:ascii="Arial" w:eastAsia="Times New Roman" w:hAnsi="Arial" w:cs="Arial"/>
                    <w:sz w:val="20"/>
                    <w:szCs w:val="20"/>
                    <w:lang w:val="en-GB" w:eastAsia="fr-FR"/>
                  </w:rPr>
                </w:rPrChange>
              </w:rPr>
              <w:t>Market Participant</w:t>
            </w:r>
          </w:p>
        </w:tc>
        <w:tc>
          <w:tcPr>
            <w:tcW w:w="2351" w:type="dxa"/>
            <w:tcBorders>
              <w:top w:val="nil"/>
              <w:left w:val="nil"/>
              <w:bottom w:val="single" w:sz="4" w:space="0" w:color="000000"/>
              <w:right w:val="single" w:sz="4" w:space="0" w:color="000000"/>
            </w:tcBorders>
            <w:shd w:val="clear" w:color="auto" w:fill="auto"/>
            <w:vAlign w:val="center"/>
            <w:hideMark/>
            <w:tcPrChange w:id="728"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6DF7AF22"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29" w:author="Ned Johnson" w:date="2019-05-12T20:20:00Z">
                  <w:rPr>
                    <w:rFonts w:ascii="Arial" w:eastAsia="Times New Roman" w:hAnsi="Arial" w:cs="Arial"/>
                    <w:sz w:val="20"/>
                    <w:szCs w:val="20"/>
                    <w:lang w:val="en-GB" w:eastAsia="fr-FR"/>
                  </w:rPr>
                </w:rPrChange>
              </w:rPr>
            </w:pPr>
          </w:p>
        </w:tc>
        <w:tc>
          <w:tcPr>
            <w:tcW w:w="1540" w:type="dxa"/>
            <w:tcBorders>
              <w:top w:val="nil"/>
              <w:left w:val="nil"/>
              <w:bottom w:val="single" w:sz="4" w:space="0" w:color="000000"/>
              <w:right w:val="single" w:sz="4" w:space="0" w:color="000000"/>
            </w:tcBorders>
            <w:shd w:val="clear" w:color="auto" w:fill="auto"/>
            <w:vAlign w:val="center"/>
            <w:hideMark/>
            <w:tcPrChange w:id="730"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5206AFAD"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31" w:author="Ned Johnson" w:date="2019-05-12T20:20:00Z">
                  <w:rPr>
                    <w:rFonts w:ascii="Arial" w:eastAsia="Times New Roman" w:hAnsi="Arial" w:cs="Arial"/>
                    <w:sz w:val="20"/>
                    <w:szCs w:val="20"/>
                    <w:lang w:val="en-GB" w:eastAsia="fr-FR"/>
                  </w:rPr>
                </w:rPrChange>
              </w:rPr>
            </w:pPr>
            <w:r w:rsidRPr="004F6F43">
              <w:rPr>
                <w:rFonts w:ascii="Arial" w:eastAsia="Times New Roman" w:hAnsi="Arial" w:cs="Arial"/>
                <w:sz w:val="20"/>
                <w:szCs w:val="20"/>
                <w:lang w:val="en-GB" w:eastAsia="fr-FR"/>
                <w:rPrChange w:id="732" w:author="Ned Johnson" w:date="2019-05-12T20:20:00Z">
                  <w:rPr>
                    <w:rFonts w:ascii="Arial" w:eastAsia="Times New Roman" w:hAnsi="Arial" w:cs="Arial"/>
                    <w:sz w:val="20"/>
                    <w:szCs w:val="20"/>
                    <w:lang w:val="en-GB" w:eastAsia="fr-FR"/>
                  </w:rPr>
                </w:rPrChange>
              </w:rPr>
              <w:t>Protocol</w:t>
            </w:r>
          </w:p>
        </w:tc>
        <w:tc>
          <w:tcPr>
            <w:tcW w:w="1605" w:type="dxa"/>
            <w:tcBorders>
              <w:top w:val="nil"/>
              <w:left w:val="nil"/>
              <w:bottom w:val="single" w:sz="4" w:space="0" w:color="000000"/>
              <w:right w:val="single" w:sz="4" w:space="0" w:color="000000"/>
            </w:tcBorders>
            <w:shd w:val="clear" w:color="auto" w:fill="auto"/>
            <w:vAlign w:val="center"/>
            <w:hideMark/>
            <w:tcPrChange w:id="733" w:author="Ned Johnson" w:date="2019-05-12T21:01:00Z">
              <w:tcPr>
                <w:tcW w:w="1605" w:type="dxa"/>
                <w:tcBorders>
                  <w:top w:val="nil"/>
                  <w:left w:val="nil"/>
                  <w:bottom w:val="single" w:sz="4" w:space="0" w:color="000000"/>
                  <w:right w:val="single" w:sz="4" w:space="0" w:color="000000"/>
                </w:tcBorders>
                <w:shd w:val="clear" w:color="auto" w:fill="auto"/>
                <w:vAlign w:val="center"/>
                <w:hideMark/>
              </w:tcPr>
            </w:tcPrChange>
          </w:tcPr>
          <w:p w14:paraId="658E514B" w14:textId="77777777" w:rsidR="00567DF4" w:rsidRPr="00342D61" w:rsidRDefault="00567DF4" w:rsidP="004F6F43">
            <w:pPr>
              <w:spacing w:after="0" w:line="240" w:lineRule="auto"/>
              <w:jc w:val="center"/>
              <w:rPr>
                <w:rFonts w:ascii="Arial" w:eastAsia="Times New Roman" w:hAnsi="Arial" w:cs="Arial"/>
                <w:sz w:val="20"/>
                <w:szCs w:val="20"/>
                <w:lang w:val="en-GB" w:eastAsia="fr-FR"/>
              </w:rPr>
            </w:pPr>
          </w:p>
        </w:tc>
      </w:tr>
      <w:tr w:rsidR="00567DF4" w:rsidRPr="00342D61" w14:paraId="6EDFCAC5" w14:textId="77777777" w:rsidTr="00AE179A">
        <w:trPr>
          <w:trHeight w:val="780"/>
          <w:trPrChange w:id="734" w:author="Ned Johnson" w:date="2019-05-12T21:01:00Z">
            <w:trPr>
              <w:trHeight w:val="780"/>
              <w:jc w:val="center"/>
            </w:trPr>
          </w:trPrChange>
        </w:trPr>
        <w:tc>
          <w:tcPr>
            <w:tcW w:w="1540" w:type="dxa"/>
            <w:tcBorders>
              <w:top w:val="nil"/>
              <w:left w:val="single" w:sz="4" w:space="0" w:color="000000"/>
              <w:bottom w:val="single" w:sz="4" w:space="0" w:color="000000"/>
              <w:right w:val="single" w:sz="4" w:space="0" w:color="000000"/>
            </w:tcBorders>
            <w:shd w:val="clear" w:color="auto" w:fill="auto"/>
            <w:vAlign w:val="center"/>
            <w:hideMark/>
            <w:tcPrChange w:id="735" w:author="Ned Johnson" w:date="2019-05-12T21:01:00Z">
              <w:tcPr>
                <w:tcW w:w="1540" w:type="dxa"/>
                <w:tcBorders>
                  <w:top w:val="nil"/>
                  <w:left w:val="single" w:sz="4" w:space="0" w:color="000000"/>
                  <w:bottom w:val="single" w:sz="4" w:space="0" w:color="000000"/>
                  <w:right w:val="single" w:sz="4" w:space="0" w:color="000000"/>
                </w:tcBorders>
                <w:shd w:val="clear" w:color="auto" w:fill="auto"/>
                <w:vAlign w:val="center"/>
                <w:hideMark/>
              </w:tcPr>
            </w:tcPrChange>
          </w:tcPr>
          <w:p w14:paraId="4651944F"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36" w:author="Ned Johnson" w:date="2019-05-12T20:20:00Z">
                  <w:rPr>
                    <w:rFonts w:ascii="Arial" w:eastAsia="Times New Roman" w:hAnsi="Arial" w:cs="Arial"/>
                    <w:sz w:val="20"/>
                    <w:szCs w:val="20"/>
                    <w:lang w:val="en-GB" w:eastAsia="fr-FR"/>
                  </w:rPr>
                </w:rPrChange>
              </w:rPr>
            </w:pPr>
            <w:r w:rsidRPr="004F6F43">
              <w:rPr>
                <w:rFonts w:ascii="Arial" w:eastAsia="Times New Roman" w:hAnsi="Arial" w:cs="Arial"/>
                <w:sz w:val="20"/>
                <w:szCs w:val="20"/>
                <w:lang w:val="en-GB" w:eastAsia="fr-FR"/>
                <w:rPrChange w:id="737" w:author="Ned Johnson" w:date="2019-05-12T20:20:00Z">
                  <w:rPr>
                    <w:rFonts w:ascii="Arial" w:eastAsia="Times New Roman" w:hAnsi="Arial" w:cs="Arial"/>
                    <w:sz w:val="20"/>
                    <w:szCs w:val="20"/>
                    <w:lang w:val="en-GB" w:eastAsia="fr-FR"/>
                  </w:rPr>
                </w:rPrChange>
              </w:rPr>
              <w:t>Information Technology</w:t>
            </w:r>
          </w:p>
        </w:tc>
        <w:tc>
          <w:tcPr>
            <w:tcW w:w="2004" w:type="dxa"/>
            <w:tcBorders>
              <w:top w:val="nil"/>
              <w:left w:val="nil"/>
              <w:bottom w:val="single" w:sz="4" w:space="0" w:color="000000"/>
              <w:right w:val="single" w:sz="4" w:space="0" w:color="000000"/>
            </w:tcBorders>
            <w:shd w:val="clear" w:color="auto" w:fill="auto"/>
            <w:vAlign w:val="center"/>
            <w:hideMark/>
            <w:tcPrChange w:id="738"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42B36554"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39" w:author="Ned Johnson" w:date="2019-05-12T20:20:00Z">
                  <w:rPr>
                    <w:rFonts w:ascii="Arial" w:eastAsia="Times New Roman" w:hAnsi="Arial" w:cs="Arial"/>
                    <w:sz w:val="20"/>
                    <w:szCs w:val="20"/>
                    <w:lang w:val="en-GB" w:eastAsia="fr-FR"/>
                  </w:rPr>
                </w:rPrChange>
              </w:rPr>
            </w:pPr>
            <w:r w:rsidRPr="004F6F43">
              <w:rPr>
                <w:rFonts w:ascii="Arial" w:eastAsia="Times New Roman" w:hAnsi="Arial" w:cs="Arial"/>
                <w:sz w:val="20"/>
                <w:szCs w:val="20"/>
                <w:lang w:val="en-GB" w:eastAsia="fr-FR"/>
                <w:rPrChange w:id="740" w:author="Ned Johnson" w:date="2019-05-12T20:20:00Z">
                  <w:rPr>
                    <w:rFonts w:ascii="Arial" w:eastAsia="Times New Roman" w:hAnsi="Arial" w:cs="Arial"/>
                    <w:sz w:val="20"/>
                    <w:szCs w:val="20"/>
                    <w:lang w:val="en-GB" w:eastAsia="fr-FR"/>
                  </w:rPr>
                </w:rPrChange>
              </w:rPr>
              <w:t>System and Application Development</w:t>
            </w:r>
          </w:p>
        </w:tc>
        <w:tc>
          <w:tcPr>
            <w:tcW w:w="2555" w:type="dxa"/>
            <w:tcBorders>
              <w:top w:val="nil"/>
              <w:left w:val="nil"/>
              <w:bottom w:val="single" w:sz="4" w:space="0" w:color="000000"/>
              <w:right w:val="single" w:sz="4" w:space="0" w:color="000000"/>
            </w:tcBorders>
            <w:shd w:val="clear" w:color="auto" w:fill="auto"/>
            <w:vAlign w:val="center"/>
            <w:hideMark/>
            <w:tcPrChange w:id="741"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77431E0E"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42" w:author="Ned Johnson" w:date="2019-05-12T20:20:00Z">
                  <w:rPr>
                    <w:rFonts w:ascii="Arial" w:eastAsia="Times New Roman" w:hAnsi="Arial" w:cs="Arial"/>
                    <w:sz w:val="20"/>
                    <w:szCs w:val="20"/>
                    <w:lang w:val="en-GB" w:eastAsia="fr-FR"/>
                  </w:rPr>
                </w:rPrChange>
              </w:rPr>
            </w:pPr>
            <w:r w:rsidRPr="004F6F43">
              <w:rPr>
                <w:rFonts w:ascii="Arial" w:eastAsia="Times New Roman" w:hAnsi="Arial" w:cs="Arial"/>
                <w:sz w:val="20"/>
                <w:szCs w:val="20"/>
                <w:lang w:val="en-GB" w:eastAsia="fr-FR"/>
                <w:rPrChange w:id="743" w:author="Ned Johnson" w:date="2019-05-12T20:20:00Z">
                  <w:rPr>
                    <w:rFonts w:ascii="Arial" w:eastAsia="Times New Roman" w:hAnsi="Arial" w:cs="Arial"/>
                    <w:sz w:val="20"/>
                    <w:szCs w:val="20"/>
                    <w:lang w:val="en-GB" w:eastAsia="fr-FR"/>
                  </w:rPr>
                </w:rPrChange>
              </w:rPr>
              <w:t>Revision and Change Request</w:t>
            </w:r>
          </w:p>
        </w:tc>
        <w:tc>
          <w:tcPr>
            <w:tcW w:w="1540" w:type="dxa"/>
            <w:tcBorders>
              <w:top w:val="nil"/>
              <w:left w:val="nil"/>
              <w:bottom w:val="single" w:sz="4" w:space="0" w:color="000000"/>
              <w:right w:val="single" w:sz="4" w:space="0" w:color="000000"/>
            </w:tcBorders>
            <w:shd w:val="clear" w:color="auto" w:fill="auto"/>
            <w:vAlign w:val="center"/>
            <w:hideMark/>
            <w:tcPrChange w:id="744"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64E4F76B"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45" w:author="Ned Johnson" w:date="2019-05-12T20:20:00Z">
                  <w:rPr>
                    <w:rFonts w:ascii="Arial" w:eastAsia="Times New Roman" w:hAnsi="Arial" w:cs="Arial"/>
                    <w:sz w:val="20"/>
                    <w:szCs w:val="20"/>
                    <w:lang w:val="en-GB" w:eastAsia="fr-FR"/>
                  </w:rPr>
                </w:rPrChange>
              </w:rPr>
            </w:pPr>
            <w:r w:rsidRPr="004F6F43">
              <w:rPr>
                <w:rFonts w:ascii="Arial" w:eastAsia="Times New Roman" w:hAnsi="Arial" w:cs="Arial"/>
                <w:sz w:val="20"/>
                <w:szCs w:val="20"/>
                <w:lang w:val="en-GB" w:eastAsia="fr-FR"/>
                <w:rPrChange w:id="746" w:author="Ned Johnson" w:date="2019-05-12T20:20:00Z">
                  <w:rPr>
                    <w:rFonts w:ascii="Arial" w:eastAsia="Times New Roman" w:hAnsi="Arial" w:cs="Arial"/>
                    <w:sz w:val="20"/>
                    <w:szCs w:val="20"/>
                    <w:lang w:val="en-GB" w:eastAsia="fr-FR"/>
                  </w:rPr>
                </w:rPrChange>
              </w:rPr>
              <w:t>Market Participant</w:t>
            </w:r>
          </w:p>
        </w:tc>
        <w:tc>
          <w:tcPr>
            <w:tcW w:w="2351" w:type="dxa"/>
            <w:tcBorders>
              <w:top w:val="nil"/>
              <w:left w:val="nil"/>
              <w:bottom w:val="single" w:sz="4" w:space="0" w:color="000000"/>
              <w:right w:val="single" w:sz="4" w:space="0" w:color="000000"/>
            </w:tcBorders>
            <w:shd w:val="clear" w:color="auto" w:fill="auto"/>
            <w:vAlign w:val="center"/>
            <w:hideMark/>
            <w:tcPrChange w:id="747"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3EF4B949"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48" w:author="Ned Johnson" w:date="2019-05-12T20:20:00Z">
                  <w:rPr>
                    <w:rFonts w:ascii="Arial" w:eastAsia="Times New Roman" w:hAnsi="Arial" w:cs="Arial"/>
                    <w:sz w:val="20"/>
                    <w:szCs w:val="20"/>
                    <w:lang w:val="en-GB" w:eastAsia="fr-FR"/>
                  </w:rPr>
                </w:rPrChange>
              </w:rPr>
            </w:pPr>
            <w:r w:rsidRPr="004F6F43">
              <w:rPr>
                <w:rFonts w:ascii="Arial" w:eastAsia="Times New Roman" w:hAnsi="Arial" w:cs="Arial"/>
                <w:sz w:val="20"/>
                <w:szCs w:val="20"/>
                <w:lang w:val="en-GB" w:eastAsia="fr-FR"/>
                <w:rPrChange w:id="749" w:author="Ned Johnson" w:date="2019-05-12T20:20:00Z">
                  <w:rPr>
                    <w:rFonts w:ascii="Arial" w:eastAsia="Times New Roman" w:hAnsi="Arial" w:cs="Arial"/>
                    <w:sz w:val="20"/>
                    <w:szCs w:val="20"/>
                    <w:lang w:val="en-GB" w:eastAsia="fr-FR"/>
                  </w:rPr>
                </w:rPrChange>
              </w:rPr>
              <w:t>TDSP</w:t>
            </w:r>
          </w:p>
        </w:tc>
        <w:tc>
          <w:tcPr>
            <w:tcW w:w="1540" w:type="dxa"/>
            <w:tcBorders>
              <w:top w:val="nil"/>
              <w:left w:val="nil"/>
              <w:bottom w:val="single" w:sz="4" w:space="0" w:color="000000"/>
              <w:right w:val="single" w:sz="4" w:space="0" w:color="000000"/>
            </w:tcBorders>
            <w:shd w:val="clear" w:color="auto" w:fill="auto"/>
            <w:vAlign w:val="center"/>
            <w:hideMark/>
            <w:tcPrChange w:id="750"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4D74F132" w14:textId="77777777" w:rsidR="00567DF4" w:rsidRPr="004F6F43" w:rsidRDefault="00567DF4" w:rsidP="004F6F43">
            <w:pPr>
              <w:spacing w:after="0" w:line="240" w:lineRule="auto"/>
              <w:jc w:val="center"/>
              <w:rPr>
                <w:rFonts w:ascii="Arial" w:eastAsia="Times New Roman" w:hAnsi="Arial" w:cs="Arial"/>
                <w:sz w:val="20"/>
                <w:szCs w:val="20"/>
                <w:lang w:val="en-GB" w:eastAsia="fr-FR"/>
                <w:rPrChange w:id="751" w:author="Ned Johnson" w:date="2019-05-12T20:20:00Z">
                  <w:rPr>
                    <w:rFonts w:ascii="Arial" w:eastAsia="Times New Roman" w:hAnsi="Arial" w:cs="Arial"/>
                    <w:sz w:val="20"/>
                    <w:szCs w:val="20"/>
                    <w:lang w:val="en-GB" w:eastAsia="fr-FR"/>
                  </w:rPr>
                </w:rPrChange>
              </w:rPr>
            </w:pPr>
          </w:p>
        </w:tc>
        <w:tc>
          <w:tcPr>
            <w:tcW w:w="1605" w:type="dxa"/>
            <w:tcBorders>
              <w:top w:val="nil"/>
              <w:left w:val="nil"/>
              <w:bottom w:val="single" w:sz="4" w:space="0" w:color="000000"/>
              <w:right w:val="single" w:sz="4" w:space="0" w:color="000000"/>
            </w:tcBorders>
            <w:shd w:val="clear" w:color="auto" w:fill="auto"/>
            <w:vAlign w:val="center"/>
            <w:hideMark/>
            <w:tcPrChange w:id="752" w:author="Ned Johnson" w:date="2019-05-12T21:01:00Z">
              <w:tcPr>
                <w:tcW w:w="1605" w:type="dxa"/>
                <w:tcBorders>
                  <w:top w:val="nil"/>
                  <w:left w:val="nil"/>
                  <w:bottom w:val="single" w:sz="4" w:space="0" w:color="000000"/>
                  <w:right w:val="single" w:sz="4" w:space="0" w:color="000000"/>
                </w:tcBorders>
                <w:shd w:val="clear" w:color="auto" w:fill="auto"/>
                <w:vAlign w:val="center"/>
                <w:hideMark/>
              </w:tcPr>
            </w:tcPrChange>
          </w:tcPr>
          <w:p w14:paraId="1A55F68A" w14:textId="77777777" w:rsidR="00567DF4" w:rsidRPr="00342D61" w:rsidRDefault="00567DF4" w:rsidP="004F6F43">
            <w:pPr>
              <w:spacing w:after="0" w:line="240" w:lineRule="auto"/>
              <w:jc w:val="center"/>
              <w:rPr>
                <w:rFonts w:ascii="Arial" w:eastAsia="Times New Roman" w:hAnsi="Arial" w:cs="Arial"/>
                <w:sz w:val="20"/>
                <w:szCs w:val="20"/>
                <w:lang w:val="en-GB" w:eastAsia="fr-FR"/>
              </w:rPr>
            </w:pPr>
            <w:proofErr w:type="spellStart"/>
            <w:r w:rsidRPr="00342D61">
              <w:rPr>
                <w:rFonts w:ascii="Arial" w:eastAsia="Times New Roman" w:hAnsi="Arial" w:cs="Arial"/>
                <w:sz w:val="20"/>
                <w:szCs w:val="20"/>
                <w:lang w:val="en-GB" w:eastAsia="fr-FR"/>
              </w:rPr>
              <w:t>MarkeTrak</w:t>
            </w:r>
            <w:proofErr w:type="spellEnd"/>
          </w:p>
        </w:tc>
      </w:tr>
      <w:tr w:rsidR="00567DF4" w:rsidRPr="00342D61" w14:paraId="201CB5C5" w14:textId="77777777" w:rsidTr="00AE179A">
        <w:trPr>
          <w:trHeight w:val="315"/>
          <w:trPrChange w:id="753" w:author="Ned Johnson" w:date="2019-05-12T21:01:00Z">
            <w:trPr>
              <w:trHeight w:val="315"/>
              <w:jc w:val="center"/>
            </w:trPr>
          </w:trPrChange>
        </w:trPr>
        <w:tc>
          <w:tcPr>
            <w:tcW w:w="1540" w:type="dxa"/>
            <w:tcBorders>
              <w:top w:val="nil"/>
              <w:left w:val="nil"/>
              <w:bottom w:val="nil"/>
              <w:right w:val="nil"/>
            </w:tcBorders>
            <w:shd w:val="clear" w:color="auto" w:fill="auto"/>
            <w:noWrap/>
            <w:vAlign w:val="bottom"/>
            <w:hideMark/>
            <w:tcPrChange w:id="754" w:author="Ned Johnson" w:date="2019-05-12T21:01:00Z">
              <w:tcPr>
                <w:tcW w:w="1540" w:type="dxa"/>
                <w:tcBorders>
                  <w:top w:val="nil"/>
                  <w:left w:val="nil"/>
                  <w:bottom w:val="nil"/>
                  <w:right w:val="nil"/>
                </w:tcBorders>
                <w:shd w:val="clear" w:color="auto" w:fill="auto"/>
                <w:noWrap/>
                <w:vAlign w:val="bottom"/>
                <w:hideMark/>
              </w:tcPr>
            </w:tcPrChange>
          </w:tcPr>
          <w:p w14:paraId="1A72E214" w14:textId="77777777" w:rsidR="00567DF4" w:rsidRPr="004F6F43" w:rsidRDefault="00567DF4" w:rsidP="00F66015">
            <w:pPr>
              <w:spacing w:after="0" w:line="240" w:lineRule="auto"/>
              <w:rPr>
                <w:rFonts w:ascii="Times New Roman" w:eastAsia="Times New Roman" w:hAnsi="Times New Roman" w:cs="Times New Roman"/>
                <w:sz w:val="20"/>
                <w:szCs w:val="20"/>
                <w:lang w:val="en-GB" w:eastAsia="fr-FR"/>
                <w:rPrChange w:id="755" w:author="Ned Johnson" w:date="2019-05-12T20:20:00Z">
                  <w:rPr>
                    <w:rFonts w:ascii="Times New Roman" w:eastAsia="Times New Roman" w:hAnsi="Times New Roman" w:cs="Times New Roman"/>
                    <w:sz w:val="20"/>
                    <w:szCs w:val="20"/>
                    <w:lang w:val="en-GB" w:eastAsia="fr-FR"/>
                  </w:rPr>
                </w:rPrChange>
              </w:rPr>
              <w:pPrChange w:id="756" w:author="Ned Johnson" w:date="2019-05-13T00:45:00Z">
                <w:pPr>
                  <w:framePr w:hSpace="141" w:wrap="around" w:hAnchor="page" w:x="1" w:y="804"/>
                  <w:spacing w:after="0" w:line="240" w:lineRule="auto"/>
                  <w:jc w:val="center"/>
                </w:pPr>
              </w:pPrChange>
            </w:pPr>
          </w:p>
        </w:tc>
        <w:tc>
          <w:tcPr>
            <w:tcW w:w="2004" w:type="dxa"/>
            <w:tcBorders>
              <w:top w:val="nil"/>
              <w:left w:val="nil"/>
              <w:bottom w:val="nil"/>
              <w:right w:val="nil"/>
            </w:tcBorders>
            <w:shd w:val="clear" w:color="auto" w:fill="auto"/>
            <w:noWrap/>
            <w:vAlign w:val="bottom"/>
            <w:hideMark/>
            <w:tcPrChange w:id="757" w:author="Ned Johnson" w:date="2019-05-12T21:01:00Z">
              <w:tcPr>
                <w:tcW w:w="1540" w:type="dxa"/>
                <w:tcBorders>
                  <w:top w:val="nil"/>
                  <w:left w:val="nil"/>
                  <w:bottom w:val="nil"/>
                  <w:right w:val="nil"/>
                </w:tcBorders>
                <w:shd w:val="clear" w:color="auto" w:fill="auto"/>
                <w:noWrap/>
                <w:vAlign w:val="bottom"/>
                <w:hideMark/>
              </w:tcPr>
            </w:tcPrChange>
          </w:tcPr>
          <w:p w14:paraId="4457CC24" w14:textId="77777777" w:rsidR="00567DF4" w:rsidRPr="004F6F43" w:rsidRDefault="00567DF4" w:rsidP="00F66015">
            <w:pPr>
              <w:spacing w:after="0" w:line="240" w:lineRule="auto"/>
              <w:rPr>
                <w:rFonts w:ascii="Times New Roman" w:eastAsia="Times New Roman" w:hAnsi="Times New Roman" w:cs="Times New Roman"/>
                <w:sz w:val="20"/>
                <w:szCs w:val="20"/>
                <w:lang w:val="en-GB" w:eastAsia="fr-FR"/>
                <w:rPrChange w:id="758" w:author="Ned Johnson" w:date="2019-05-12T20:20:00Z">
                  <w:rPr>
                    <w:rFonts w:ascii="Times New Roman" w:eastAsia="Times New Roman" w:hAnsi="Times New Roman" w:cs="Times New Roman"/>
                    <w:sz w:val="20"/>
                    <w:szCs w:val="20"/>
                    <w:lang w:val="en-GB" w:eastAsia="fr-FR"/>
                  </w:rPr>
                </w:rPrChange>
              </w:rPr>
              <w:pPrChange w:id="759" w:author="Ned Johnson" w:date="2019-05-13T00:45:00Z">
                <w:pPr>
                  <w:framePr w:hSpace="141" w:wrap="around" w:hAnchor="page" w:x="1" w:y="804"/>
                  <w:spacing w:after="0" w:line="240" w:lineRule="auto"/>
                  <w:jc w:val="center"/>
                </w:pPr>
              </w:pPrChange>
            </w:pPr>
          </w:p>
        </w:tc>
        <w:tc>
          <w:tcPr>
            <w:tcW w:w="2555" w:type="dxa"/>
            <w:tcBorders>
              <w:top w:val="nil"/>
              <w:left w:val="nil"/>
              <w:bottom w:val="nil"/>
              <w:right w:val="nil"/>
            </w:tcBorders>
            <w:shd w:val="clear" w:color="auto" w:fill="auto"/>
            <w:noWrap/>
            <w:vAlign w:val="bottom"/>
            <w:hideMark/>
            <w:tcPrChange w:id="760" w:author="Ned Johnson" w:date="2019-05-12T21:01:00Z">
              <w:tcPr>
                <w:tcW w:w="1540" w:type="dxa"/>
                <w:tcBorders>
                  <w:top w:val="nil"/>
                  <w:left w:val="nil"/>
                  <w:bottom w:val="nil"/>
                  <w:right w:val="nil"/>
                </w:tcBorders>
                <w:shd w:val="clear" w:color="auto" w:fill="auto"/>
                <w:noWrap/>
                <w:vAlign w:val="bottom"/>
                <w:hideMark/>
              </w:tcPr>
            </w:tcPrChange>
          </w:tcPr>
          <w:p w14:paraId="773F67BA" w14:textId="77777777" w:rsidR="00567DF4" w:rsidRPr="004F6F43" w:rsidRDefault="00567DF4" w:rsidP="00F66015">
            <w:pPr>
              <w:spacing w:after="0" w:line="240" w:lineRule="auto"/>
              <w:rPr>
                <w:rFonts w:ascii="Times New Roman" w:eastAsia="Times New Roman" w:hAnsi="Times New Roman" w:cs="Times New Roman"/>
                <w:sz w:val="20"/>
                <w:szCs w:val="20"/>
                <w:lang w:val="en-GB" w:eastAsia="fr-FR"/>
                <w:rPrChange w:id="761" w:author="Ned Johnson" w:date="2019-05-12T20:20:00Z">
                  <w:rPr>
                    <w:rFonts w:ascii="Times New Roman" w:eastAsia="Times New Roman" w:hAnsi="Times New Roman" w:cs="Times New Roman"/>
                    <w:sz w:val="20"/>
                    <w:szCs w:val="20"/>
                    <w:lang w:val="en-GB" w:eastAsia="fr-FR"/>
                  </w:rPr>
                </w:rPrChange>
              </w:rPr>
              <w:pPrChange w:id="762" w:author="Ned Johnson" w:date="2019-05-13T00:45:00Z">
                <w:pPr>
                  <w:framePr w:hSpace="141" w:wrap="around" w:hAnchor="page" w:x="1" w:y="804"/>
                  <w:spacing w:after="0" w:line="240" w:lineRule="auto"/>
                  <w:jc w:val="center"/>
                </w:pPr>
              </w:pPrChange>
            </w:pPr>
          </w:p>
        </w:tc>
        <w:tc>
          <w:tcPr>
            <w:tcW w:w="1540" w:type="dxa"/>
            <w:tcBorders>
              <w:top w:val="nil"/>
              <w:left w:val="nil"/>
              <w:bottom w:val="nil"/>
              <w:right w:val="nil"/>
            </w:tcBorders>
            <w:shd w:val="clear" w:color="auto" w:fill="auto"/>
            <w:noWrap/>
            <w:vAlign w:val="bottom"/>
            <w:hideMark/>
            <w:tcPrChange w:id="763" w:author="Ned Johnson" w:date="2019-05-12T21:01:00Z">
              <w:tcPr>
                <w:tcW w:w="1540" w:type="dxa"/>
                <w:tcBorders>
                  <w:top w:val="nil"/>
                  <w:left w:val="nil"/>
                  <w:bottom w:val="nil"/>
                  <w:right w:val="nil"/>
                </w:tcBorders>
                <w:shd w:val="clear" w:color="auto" w:fill="auto"/>
                <w:noWrap/>
                <w:vAlign w:val="bottom"/>
                <w:hideMark/>
              </w:tcPr>
            </w:tcPrChange>
          </w:tcPr>
          <w:p w14:paraId="567B44ED"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764" w:author="Ned Johnson" w:date="2019-05-12T20:20:00Z">
                  <w:rPr>
                    <w:rFonts w:ascii="Times New Roman" w:eastAsia="Times New Roman" w:hAnsi="Times New Roman" w:cs="Times New Roman"/>
                    <w:sz w:val="20"/>
                    <w:szCs w:val="20"/>
                    <w:lang w:val="en-GB" w:eastAsia="fr-FR"/>
                  </w:rPr>
                </w:rPrChange>
              </w:rPr>
            </w:pPr>
          </w:p>
        </w:tc>
        <w:tc>
          <w:tcPr>
            <w:tcW w:w="2351" w:type="dxa"/>
            <w:tcBorders>
              <w:top w:val="nil"/>
              <w:left w:val="nil"/>
              <w:bottom w:val="nil"/>
              <w:right w:val="nil"/>
            </w:tcBorders>
            <w:shd w:val="clear" w:color="auto" w:fill="auto"/>
            <w:noWrap/>
            <w:vAlign w:val="bottom"/>
            <w:hideMark/>
            <w:tcPrChange w:id="765" w:author="Ned Johnson" w:date="2019-05-12T21:01:00Z">
              <w:tcPr>
                <w:tcW w:w="1540" w:type="dxa"/>
                <w:tcBorders>
                  <w:top w:val="nil"/>
                  <w:left w:val="nil"/>
                  <w:bottom w:val="nil"/>
                  <w:right w:val="nil"/>
                </w:tcBorders>
                <w:shd w:val="clear" w:color="auto" w:fill="auto"/>
                <w:noWrap/>
                <w:vAlign w:val="bottom"/>
                <w:hideMark/>
              </w:tcPr>
            </w:tcPrChange>
          </w:tcPr>
          <w:p w14:paraId="521029C3"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766" w:author="Ned Johnson" w:date="2019-05-12T20:20:00Z">
                  <w:rPr>
                    <w:rFonts w:ascii="Times New Roman" w:eastAsia="Times New Roman" w:hAnsi="Times New Roman" w:cs="Times New Roman"/>
                    <w:sz w:val="20"/>
                    <w:szCs w:val="20"/>
                    <w:lang w:val="en-GB" w:eastAsia="fr-FR"/>
                  </w:rPr>
                </w:rPrChange>
              </w:rPr>
            </w:pPr>
          </w:p>
        </w:tc>
        <w:tc>
          <w:tcPr>
            <w:tcW w:w="1540" w:type="dxa"/>
            <w:tcBorders>
              <w:top w:val="nil"/>
              <w:left w:val="nil"/>
              <w:bottom w:val="nil"/>
              <w:right w:val="nil"/>
            </w:tcBorders>
            <w:shd w:val="clear" w:color="auto" w:fill="auto"/>
            <w:noWrap/>
            <w:vAlign w:val="bottom"/>
            <w:hideMark/>
            <w:tcPrChange w:id="767" w:author="Ned Johnson" w:date="2019-05-12T21:01:00Z">
              <w:tcPr>
                <w:tcW w:w="1540" w:type="dxa"/>
                <w:tcBorders>
                  <w:top w:val="nil"/>
                  <w:left w:val="nil"/>
                  <w:bottom w:val="nil"/>
                  <w:right w:val="nil"/>
                </w:tcBorders>
                <w:shd w:val="clear" w:color="auto" w:fill="auto"/>
                <w:noWrap/>
                <w:vAlign w:val="bottom"/>
                <w:hideMark/>
              </w:tcPr>
            </w:tcPrChange>
          </w:tcPr>
          <w:p w14:paraId="511F0CBC"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768" w:author="Ned Johnson" w:date="2019-05-12T20:20:00Z">
                  <w:rPr>
                    <w:rFonts w:ascii="Times New Roman" w:eastAsia="Times New Roman" w:hAnsi="Times New Roman" w:cs="Times New Roman"/>
                    <w:sz w:val="20"/>
                    <w:szCs w:val="20"/>
                    <w:lang w:val="en-GB" w:eastAsia="fr-FR"/>
                  </w:rPr>
                </w:rPrChange>
              </w:rPr>
            </w:pPr>
          </w:p>
        </w:tc>
        <w:tc>
          <w:tcPr>
            <w:tcW w:w="1605" w:type="dxa"/>
            <w:tcBorders>
              <w:top w:val="nil"/>
              <w:left w:val="nil"/>
              <w:bottom w:val="nil"/>
              <w:right w:val="nil"/>
            </w:tcBorders>
            <w:shd w:val="clear" w:color="auto" w:fill="auto"/>
            <w:noWrap/>
            <w:vAlign w:val="bottom"/>
            <w:hideMark/>
            <w:tcPrChange w:id="769" w:author="Ned Johnson" w:date="2019-05-12T21:01:00Z">
              <w:tcPr>
                <w:tcW w:w="1605" w:type="dxa"/>
                <w:tcBorders>
                  <w:top w:val="nil"/>
                  <w:left w:val="nil"/>
                  <w:bottom w:val="nil"/>
                  <w:right w:val="nil"/>
                </w:tcBorders>
                <w:shd w:val="clear" w:color="auto" w:fill="auto"/>
                <w:noWrap/>
                <w:vAlign w:val="bottom"/>
                <w:hideMark/>
              </w:tcPr>
            </w:tcPrChange>
          </w:tcPr>
          <w:p w14:paraId="2F385B8B"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r>
      <w:tr w:rsidR="00567DF4" w:rsidRPr="00342D61" w14:paraId="001DBE02" w14:textId="77777777" w:rsidTr="00AE179A">
        <w:trPr>
          <w:trHeight w:val="315"/>
          <w:trPrChange w:id="770" w:author="Ned Johnson" w:date="2019-05-12T21:01:00Z">
            <w:trPr>
              <w:trHeight w:val="315"/>
              <w:jc w:val="center"/>
            </w:trPr>
          </w:trPrChange>
        </w:trPr>
        <w:tc>
          <w:tcPr>
            <w:tcW w:w="1540" w:type="dxa"/>
            <w:tcBorders>
              <w:top w:val="nil"/>
              <w:left w:val="nil"/>
              <w:bottom w:val="nil"/>
              <w:right w:val="nil"/>
            </w:tcBorders>
            <w:shd w:val="clear" w:color="auto" w:fill="auto"/>
            <w:noWrap/>
            <w:vAlign w:val="bottom"/>
            <w:hideMark/>
            <w:tcPrChange w:id="771" w:author="Ned Johnson" w:date="2019-05-12T21:01:00Z">
              <w:tcPr>
                <w:tcW w:w="1540" w:type="dxa"/>
                <w:tcBorders>
                  <w:top w:val="nil"/>
                  <w:left w:val="nil"/>
                  <w:bottom w:val="nil"/>
                  <w:right w:val="nil"/>
                </w:tcBorders>
                <w:shd w:val="clear" w:color="auto" w:fill="auto"/>
                <w:noWrap/>
                <w:vAlign w:val="bottom"/>
                <w:hideMark/>
              </w:tcPr>
            </w:tcPrChange>
          </w:tcPr>
          <w:p w14:paraId="08760AFB"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772" w:author="Ned Johnson" w:date="2019-05-12T20:20:00Z">
                  <w:rPr>
                    <w:rFonts w:ascii="Times New Roman" w:eastAsia="Times New Roman" w:hAnsi="Times New Roman" w:cs="Times New Roman"/>
                    <w:sz w:val="20"/>
                    <w:szCs w:val="20"/>
                    <w:lang w:val="en-GB" w:eastAsia="fr-FR"/>
                  </w:rPr>
                </w:rPrChange>
              </w:rPr>
            </w:pPr>
          </w:p>
        </w:tc>
        <w:tc>
          <w:tcPr>
            <w:tcW w:w="2004" w:type="dxa"/>
            <w:tcBorders>
              <w:top w:val="nil"/>
              <w:left w:val="nil"/>
              <w:bottom w:val="nil"/>
              <w:right w:val="nil"/>
            </w:tcBorders>
            <w:shd w:val="clear" w:color="auto" w:fill="auto"/>
            <w:noWrap/>
            <w:vAlign w:val="bottom"/>
            <w:hideMark/>
            <w:tcPrChange w:id="773" w:author="Ned Johnson" w:date="2019-05-12T21:01:00Z">
              <w:tcPr>
                <w:tcW w:w="1540" w:type="dxa"/>
                <w:tcBorders>
                  <w:top w:val="nil"/>
                  <w:left w:val="nil"/>
                  <w:bottom w:val="nil"/>
                  <w:right w:val="nil"/>
                </w:tcBorders>
                <w:shd w:val="clear" w:color="auto" w:fill="auto"/>
                <w:noWrap/>
                <w:vAlign w:val="bottom"/>
                <w:hideMark/>
              </w:tcPr>
            </w:tcPrChange>
          </w:tcPr>
          <w:p w14:paraId="338FEC71" w14:textId="77777777" w:rsidR="00567DF4" w:rsidRPr="004F6F43" w:rsidRDefault="00567DF4" w:rsidP="00AE179A">
            <w:pPr>
              <w:spacing w:after="0" w:line="240" w:lineRule="auto"/>
              <w:rPr>
                <w:rFonts w:ascii="Times New Roman" w:eastAsia="Times New Roman" w:hAnsi="Times New Roman" w:cs="Times New Roman"/>
                <w:sz w:val="20"/>
                <w:szCs w:val="20"/>
                <w:lang w:val="en-GB" w:eastAsia="fr-FR"/>
                <w:rPrChange w:id="774" w:author="Ned Johnson" w:date="2019-05-12T20:20:00Z">
                  <w:rPr>
                    <w:rFonts w:ascii="Times New Roman" w:eastAsia="Times New Roman" w:hAnsi="Times New Roman" w:cs="Times New Roman"/>
                    <w:sz w:val="20"/>
                    <w:szCs w:val="20"/>
                    <w:lang w:val="en-GB" w:eastAsia="fr-FR"/>
                  </w:rPr>
                </w:rPrChange>
              </w:rPr>
              <w:pPrChange w:id="775" w:author="Ned Johnson" w:date="2019-05-12T21:03:00Z">
                <w:pPr>
                  <w:framePr w:hSpace="141" w:wrap="around" w:hAnchor="page" w:x="1" w:y="804"/>
                  <w:spacing w:after="0" w:line="240" w:lineRule="auto"/>
                  <w:jc w:val="center"/>
                </w:pPr>
              </w:pPrChange>
            </w:pPr>
          </w:p>
        </w:tc>
        <w:tc>
          <w:tcPr>
            <w:tcW w:w="2555" w:type="dxa"/>
            <w:tcBorders>
              <w:top w:val="nil"/>
              <w:left w:val="nil"/>
              <w:bottom w:val="nil"/>
              <w:right w:val="nil"/>
            </w:tcBorders>
            <w:shd w:val="clear" w:color="auto" w:fill="auto"/>
            <w:noWrap/>
            <w:vAlign w:val="bottom"/>
            <w:hideMark/>
            <w:tcPrChange w:id="776" w:author="Ned Johnson" w:date="2019-05-12T21:01:00Z">
              <w:tcPr>
                <w:tcW w:w="1540" w:type="dxa"/>
                <w:tcBorders>
                  <w:top w:val="nil"/>
                  <w:left w:val="nil"/>
                  <w:bottom w:val="nil"/>
                  <w:right w:val="nil"/>
                </w:tcBorders>
                <w:shd w:val="clear" w:color="auto" w:fill="auto"/>
                <w:noWrap/>
                <w:vAlign w:val="bottom"/>
                <w:hideMark/>
              </w:tcPr>
            </w:tcPrChange>
          </w:tcPr>
          <w:p w14:paraId="336E79CD" w14:textId="77777777" w:rsidR="00567DF4" w:rsidRPr="004F6F43" w:rsidRDefault="00567DF4" w:rsidP="00AE179A">
            <w:pPr>
              <w:spacing w:after="0" w:line="240" w:lineRule="auto"/>
              <w:rPr>
                <w:rFonts w:ascii="Times New Roman" w:eastAsia="Times New Roman" w:hAnsi="Times New Roman" w:cs="Times New Roman"/>
                <w:sz w:val="20"/>
                <w:szCs w:val="20"/>
                <w:lang w:val="en-GB" w:eastAsia="fr-FR"/>
                <w:rPrChange w:id="777" w:author="Ned Johnson" w:date="2019-05-12T20:20:00Z">
                  <w:rPr>
                    <w:rFonts w:ascii="Times New Roman" w:eastAsia="Times New Roman" w:hAnsi="Times New Roman" w:cs="Times New Roman"/>
                    <w:sz w:val="20"/>
                    <w:szCs w:val="20"/>
                    <w:lang w:val="en-GB" w:eastAsia="fr-FR"/>
                  </w:rPr>
                </w:rPrChange>
              </w:rPr>
              <w:pPrChange w:id="778" w:author="Ned Johnson" w:date="2019-05-12T21:03:00Z">
                <w:pPr>
                  <w:framePr w:hSpace="141" w:wrap="around" w:hAnchor="page" w:x="1" w:y="804"/>
                  <w:spacing w:after="0" w:line="240" w:lineRule="auto"/>
                  <w:jc w:val="center"/>
                </w:pPr>
              </w:pPrChange>
            </w:pPr>
          </w:p>
        </w:tc>
        <w:tc>
          <w:tcPr>
            <w:tcW w:w="1540" w:type="dxa"/>
            <w:tcBorders>
              <w:top w:val="nil"/>
              <w:left w:val="nil"/>
              <w:bottom w:val="nil"/>
              <w:right w:val="nil"/>
            </w:tcBorders>
            <w:shd w:val="clear" w:color="auto" w:fill="auto"/>
            <w:noWrap/>
            <w:vAlign w:val="bottom"/>
            <w:hideMark/>
            <w:tcPrChange w:id="779" w:author="Ned Johnson" w:date="2019-05-12T21:01:00Z">
              <w:tcPr>
                <w:tcW w:w="1540" w:type="dxa"/>
                <w:tcBorders>
                  <w:top w:val="nil"/>
                  <w:left w:val="nil"/>
                  <w:bottom w:val="nil"/>
                  <w:right w:val="nil"/>
                </w:tcBorders>
                <w:shd w:val="clear" w:color="auto" w:fill="auto"/>
                <w:noWrap/>
                <w:vAlign w:val="bottom"/>
                <w:hideMark/>
              </w:tcPr>
            </w:tcPrChange>
          </w:tcPr>
          <w:p w14:paraId="304383A4"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780" w:author="Ned Johnson" w:date="2019-05-12T20:20:00Z">
                  <w:rPr>
                    <w:rFonts w:ascii="Times New Roman" w:eastAsia="Times New Roman" w:hAnsi="Times New Roman" w:cs="Times New Roman"/>
                    <w:sz w:val="20"/>
                    <w:szCs w:val="20"/>
                    <w:lang w:val="en-GB" w:eastAsia="fr-FR"/>
                  </w:rPr>
                </w:rPrChange>
              </w:rPr>
            </w:pPr>
          </w:p>
        </w:tc>
        <w:tc>
          <w:tcPr>
            <w:tcW w:w="2351" w:type="dxa"/>
            <w:tcBorders>
              <w:top w:val="nil"/>
              <w:left w:val="nil"/>
              <w:bottom w:val="nil"/>
              <w:right w:val="nil"/>
            </w:tcBorders>
            <w:shd w:val="clear" w:color="auto" w:fill="auto"/>
            <w:noWrap/>
            <w:vAlign w:val="bottom"/>
            <w:hideMark/>
            <w:tcPrChange w:id="781" w:author="Ned Johnson" w:date="2019-05-12T21:01:00Z">
              <w:tcPr>
                <w:tcW w:w="1540" w:type="dxa"/>
                <w:tcBorders>
                  <w:top w:val="nil"/>
                  <w:left w:val="nil"/>
                  <w:bottom w:val="nil"/>
                  <w:right w:val="nil"/>
                </w:tcBorders>
                <w:shd w:val="clear" w:color="auto" w:fill="auto"/>
                <w:noWrap/>
                <w:vAlign w:val="bottom"/>
                <w:hideMark/>
              </w:tcPr>
            </w:tcPrChange>
          </w:tcPr>
          <w:p w14:paraId="291E0013"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782" w:author="Ned Johnson" w:date="2019-05-12T20:20:00Z">
                  <w:rPr>
                    <w:rFonts w:ascii="Times New Roman" w:eastAsia="Times New Roman" w:hAnsi="Times New Roman" w:cs="Times New Roman"/>
                    <w:sz w:val="20"/>
                    <w:szCs w:val="20"/>
                    <w:lang w:val="en-GB" w:eastAsia="fr-FR"/>
                  </w:rPr>
                </w:rPrChange>
              </w:rPr>
            </w:pPr>
          </w:p>
        </w:tc>
        <w:tc>
          <w:tcPr>
            <w:tcW w:w="1540" w:type="dxa"/>
            <w:tcBorders>
              <w:top w:val="nil"/>
              <w:left w:val="nil"/>
              <w:bottom w:val="nil"/>
              <w:right w:val="nil"/>
            </w:tcBorders>
            <w:shd w:val="clear" w:color="auto" w:fill="auto"/>
            <w:noWrap/>
            <w:vAlign w:val="bottom"/>
            <w:hideMark/>
            <w:tcPrChange w:id="783" w:author="Ned Johnson" w:date="2019-05-12T21:01:00Z">
              <w:tcPr>
                <w:tcW w:w="1540" w:type="dxa"/>
                <w:tcBorders>
                  <w:top w:val="nil"/>
                  <w:left w:val="nil"/>
                  <w:bottom w:val="nil"/>
                  <w:right w:val="nil"/>
                </w:tcBorders>
                <w:shd w:val="clear" w:color="auto" w:fill="auto"/>
                <w:noWrap/>
                <w:vAlign w:val="bottom"/>
                <w:hideMark/>
              </w:tcPr>
            </w:tcPrChange>
          </w:tcPr>
          <w:p w14:paraId="7EF5960A" w14:textId="77777777" w:rsidR="00567DF4" w:rsidRPr="004F6F43" w:rsidRDefault="00567DF4" w:rsidP="004F6F43">
            <w:pPr>
              <w:spacing w:after="0" w:line="240" w:lineRule="auto"/>
              <w:jc w:val="center"/>
              <w:rPr>
                <w:rFonts w:ascii="Times New Roman" w:eastAsia="Times New Roman" w:hAnsi="Times New Roman" w:cs="Times New Roman"/>
                <w:sz w:val="20"/>
                <w:szCs w:val="20"/>
                <w:lang w:val="en-GB" w:eastAsia="fr-FR"/>
                <w:rPrChange w:id="784" w:author="Ned Johnson" w:date="2019-05-12T20:20:00Z">
                  <w:rPr>
                    <w:rFonts w:ascii="Times New Roman" w:eastAsia="Times New Roman" w:hAnsi="Times New Roman" w:cs="Times New Roman"/>
                    <w:sz w:val="20"/>
                    <w:szCs w:val="20"/>
                    <w:lang w:val="en-GB" w:eastAsia="fr-FR"/>
                  </w:rPr>
                </w:rPrChange>
              </w:rPr>
            </w:pPr>
          </w:p>
        </w:tc>
        <w:tc>
          <w:tcPr>
            <w:tcW w:w="1605" w:type="dxa"/>
            <w:tcBorders>
              <w:top w:val="nil"/>
              <w:left w:val="nil"/>
              <w:bottom w:val="nil"/>
              <w:right w:val="nil"/>
            </w:tcBorders>
            <w:shd w:val="clear" w:color="auto" w:fill="auto"/>
            <w:noWrap/>
            <w:vAlign w:val="bottom"/>
            <w:hideMark/>
            <w:tcPrChange w:id="785" w:author="Ned Johnson" w:date="2019-05-12T21:01:00Z">
              <w:tcPr>
                <w:tcW w:w="1605" w:type="dxa"/>
                <w:tcBorders>
                  <w:top w:val="nil"/>
                  <w:left w:val="nil"/>
                  <w:bottom w:val="nil"/>
                  <w:right w:val="nil"/>
                </w:tcBorders>
                <w:shd w:val="clear" w:color="auto" w:fill="auto"/>
                <w:noWrap/>
                <w:vAlign w:val="bottom"/>
                <w:hideMark/>
              </w:tcPr>
            </w:tcPrChange>
          </w:tcPr>
          <w:p w14:paraId="2E8A063A"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r>
      <w:tr w:rsidR="00567DF4" w:rsidRPr="00342D61" w14:paraId="49B5441B" w14:textId="77777777" w:rsidTr="00AE179A">
        <w:trPr>
          <w:trHeight w:val="68"/>
          <w:trPrChange w:id="786" w:author="Ned Johnson" w:date="2019-05-12T21:03:00Z">
            <w:trPr>
              <w:trHeight w:val="315"/>
              <w:jc w:val="center"/>
            </w:trPr>
          </w:trPrChange>
        </w:trPr>
        <w:tc>
          <w:tcPr>
            <w:tcW w:w="1540" w:type="dxa"/>
            <w:tcBorders>
              <w:top w:val="nil"/>
              <w:left w:val="nil"/>
              <w:bottom w:val="nil"/>
              <w:right w:val="nil"/>
            </w:tcBorders>
            <w:shd w:val="clear" w:color="auto" w:fill="auto"/>
            <w:noWrap/>
            <w:vAlign w:val="bottom"/>
            <w:hideMark/>
            <w:tcPrChange w:id="787" w:author="Ned Johnson" w:date="2019-05-12T21:03:00Z">
              <w:tcPr>
                <w:tcW w:w="1540" w:type="dxa"/>
                <w:tcBorders>
                  <w:top w:val="nil"/>
                  <w:left w:val="nil"/>
                  <w:bottom w:val="nil"/>
                  <w:right w:val="nil"/>
                </w:tcBorders>
                <w:shd w:val="clear" w:color="auto" w:fill="auto"/>
                <w:noWrap/>
                <w:vAlign w:val="bottom"/>
                <w:hideMark/>
              </w:tcPr>
            </w:tcPrChange>
          </w:tcPr>
          <w:p w14:paraId="100F0B87"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2004" w:type="dxa"/>
            <w:tcBorders>
              <w:top w:val="nil"/>
              <w:left w:val="nil"/>
              <w:bottom w:val="nil"/>
              <w:right w:val="nil"/>
            </w:tcBorders>
            <w:shd w:val="clear" w:color="auto" w:fill="auto"/>
            <w:noWrap/>
            <w:vAlign w:val="bottom"/>
            <w:hideMark/>
            <w:tcPrChange w:id="788" w:author="Ned Johnson" w:date="2019-05-12T21:03:00Z">
              <w:tcPr>
                <w:tcW w:w="1540" w:type="dxa"/>
                <w:tcBorders>
                  <w:top w:val="nil"/>
                  <w:left w:val="nil"/>
                  <w:bottom w:val="nil"/>
                  <w:right w:val="nil"/>
                </w:tcBorders>
                <w:shd w:val="clear" w:color="auto" w:fill="auto"/>
                <w:noWrap/>
                <w:vAlign w:val="bottom"/>
                <w:hideMark/>
              </w:tcPr>
            </w:tcPrChange>
          </w:tcPr>
          <w:p w14:paraId="2C39E162" w14:textId="77777777" w:rsidR="00567DF4" w:rsidRPr="00342D61" w:rsidRDefault="00034646" w:rsidP="004F6F43">
            <w:pPr>
              <w:spacing w:after="0" w:line="240" w:lineRule="auto"/>
              <w:jc w:val="center"/>
              <w:rPr>
                <w:rFonts w:ascii="Times New Roman" w:eastAsia="Times New Roman" w:hAnsi="Times New Roman" w:cs="Times New Roman"/>
                <w:b/>
                <w:sz w:val="20"/>
                <w:szCs w:val="20"/>
                <w:lang w:val="en-GB" w:eastAsia="fr-FR"/>
              </w:rPr>
            </w:pPr>
            <w:proofErr w:type="spellStart"/>
            <w:r w:rsidRPr="00342D61">
              <w:rPr>
                <w:rFonts w:ascii="Times New Roman" w:eastAsia="Times New Roman" w:hAnsi="Times New Roman" w:cs="Times New Roman"/>
                <w:b/>
                <w:sz w:val="24"/>
                <w:szCs w:val="20"/>
                <w:lang w:val="en-GB" w:eastAsia="fr-FR"/>
              </w:rPr>
              <w:t>Generical</w:t>
            </w:r>
            <w:proofErr w:type="spellEnd"/>
            <w:r w:rsidRPr="00342D61">
              <w:rPr>
                <w:rFonts w:ascii="Times New Roman" w:eastAsia="Times New Roman" w:hAnsi="Times New Roman" w:cs="Times New Roman"/>
                <w:b/>
                <w:sz w:val="24"/>
                <w:szCs w:val="20"/>
                <w:lang w:val="en-GB" w:eastAsia="fr-FR"/>
              </w:rPr>
              <w:t xml:space="preserve"> description </w:t>
            </w:r>
          </w:p>
        </w:tc>
        <w:tc>
          <w:tcPr>
            <w:tcW w:w="2555" w:type="dxa"/>
            <w:tcBorders>
              <w:top w:val="nil"/>
              <w:left w:val="nil"/>
              <w:bottom w:val="nil"/>
              <w:right w:val="nil"/>
            </w:tcBorders>
            <w:shd w:val="clear" w:color="auto" w:fill="auto"/>
            <w:noWrap/>
            <w:vAlign w:val="bottom"/>
            <w:hideMark/>
            <w:tcPrChange w:id="789" w:author="Ned Johnson" w:date="2019-05-12T21:03:00Z">
              <w:tcPr>
                <w:tcW w:w="1540" w:type="dxa"/>
                <w:tcBorders>
                  <w:top w:val="nil"/>
                  <w:left w:val="nil"/>
                  <w:bottom w:val="nil"/>
                  <w:right w:val="nil"/>
                </w:tcBorders>
                <w:shd w:val="clear" w:color="auto" w:fill="auto"/>
                <w:noWrap/>
                <w:vAlign w:val="bottom"/>
                <w:hideMark/>
              </w:tcPr>
            </w:tcPrChange>
          </w:tcPr>
          <w:p w14:paraId="43883C4F"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790" w:author="Ned Johnson" w:date="2019-05-12T21:03:00Z">
              <w:tcPr>
                <w:tcW w:w="1540" w:type="dxa"/>
                <w:tcBorders>
                  <w:top w:val="nil"/>
                  <w:left w:val="nil"/>
                  <w:bottom w:val="nil"/>
                  <w:right w:val="nil"/>
                </w:tcBorders>
                <w:shd w:val="clear" w:color="auto" w:fill="auto"/>
                <w:noWrap/>
                <w:vAlign w:val="bottom"/>
                <w:hideMark/>
              </w:tcPr>
            </w:tcPrChange>
          </w:tcPr>
          <w:p w14:paraId="5C7E683B"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2351" w:type="dxa"/>
            <w:tcBorders>
              <w:top w:val="nil"/>
              <w:left w:val="nil"/>
              <w:bottom w:val="nil"/>
              <w:right w:val="nil"/>
            </w:tcBorders>
            <w:shd w:val="clear" w:color="auto" w:fill="auto"/>
            <w:noWrap/>
            <w:vAlign w:val="bottom"/>
            <w:hideMark/>
            <w:tcPrChange w:id="791" w:author="Ned Johnson" w:date="2019-05-12T21:03:00Z">
              <w:tcPr>
                <w:tcW w:w="1540" w:type="dxa"/>
                <w:tcBorders>
                  <w:top w:val="nil"/>
                  <w:left w:val="nil"/>
                  <w:bottom w:val="nil"/>
                  <w:right w:val="nil"/>
                </w:tcBorders>
                <w:shd w:val="clear" w:color="auto" w:fill="auto"/>
                <w:noWrap/>
                <w:vAlign w:val="bottom"/>
                <w:hideMark/>
              </w:tcPr>
            </w:tcPrChange>
          </w:tcPr>
          <w:p w14:paraId="78718ED9"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792" w:author="Ned Johnson" w:date="2019-05-12T21:03:00Z">
              <w:tcPr>
                <w:tcW w:w="1540" w:type="dxa"/>
                <w:tcBorders>
                  <w:top w:val="nil"/>
                  <w:left w:val="nil"/>
                  <w:bottom w:val="nil"/>
                  <w:right w:val="nil"/>
                </w:tcBorders>
                <w:shd w:val="clear" w:color="auto" w:fill="auto"/>
                <w:noWrap/>
                <w:vAlign w:val="bottom"/>
                <w:hideMark/>
              </w:tcPr>
            </w:tcPrChange>
          </w:tcPr>
          <w:p w14:paraId="37821EDB"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1605" w:type="dxa"/>
            <w:tcBorders>
              <w:top w:val="nil"/>
              <w:left w:val="nil"/>
              <w:bottom w:val="nil"/>
              <w:right w:val="nil"/>
            </w:tcBorders>
            <w:shd w:val="clear" w:color="auto" w:fill="auto"/>
            <w:noWrap/>
            <w:vAlign w:val="bottom"/>
            <w:hideMark/>
            <w:tcPrChange w:id="793" w:author="Ned Johnson" w:date="2019-05-12T21:03:00Z">
              <w:tcPr>
                <w:tcW w:w="1605" w:type="dxa"/>
                <w:tcBorders>
                  <w:top w:val="nil"/>
                  <w:left w:val="nil"/>
                  <w:bottom w:val="nil"/>
                  <w:right w:val="nil"/>
                </w:tcBorders>
                <w:shd w:val="clear" w:color="auto" w:fill="auto"/>
                <w:noWrap/>
                <w:vAlign w:val="bottom"/>
                <w:hideMark/>
              </w:tcPr>
            </w:tcPrChange>
          </w:tcPr>
          <w:p w14:paraId="15E69380"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r>
      <w:tr w:rsidR="00567DF4" w:rsidRPr="00342D61" w14:paraId="3A92A0F1" w14:textId="77777777" w:rsidTr="00AE179A">
        <w:trPr>
          <w:trHeight w:val="675"/>
          <w:trPrChange w:id="794" w:author="Ned Johnson" w:date="2019-05-12T21:01:00Z">
            <w:trPr>
              <w:trHeight w:val="675"/>
              <w:jc w:val="center"/>
            </w:trPr>
          </w:trPrChange>
        </w:trPr>
        <w:tc>
          <w:tcPr>
            <w:tcW w:w="1540" w:type="dxa"/>
            <w:tcBorders>
              <w:top w:val="nil"/>
              <w:left w:val="nil"/>
              <w:bottom w:val="nil"/>
              <w:right w:val="nil"/>
            </w:tcBorders>
            <w:shd w:val="clear" w:color="auto" w:fill="auto"/>
            <w:noWrap/>
            <w:vAlign w:val="center"/>
            <w:hideMark/>
            <w:tcPrChange w:id="795" w:author="Ned Johnson" w:date="2019-05-12T21:01:00Z">
              <w:tcPr>
                <w:tcW w:w="1540" w:type="dxa"/>
                <w:tcBorders>
                  <w:top w:val="nil"/>
                  <w:left w:val="nil"/>
                  <w:bottom w:val="nil"/>
                  <w:right w:val="nil"/>
                </w:tcBorders>
                <w:shd w:val="clear" w:color="auto" w:fill="auto"/>
                <w:noWrap/>
                <w:vAlign w:val="center"/>
                <w:hideMark/>
              </w:tcPr>
            </w:tcPrChange>
          </w:tcPr>
          <w:p w14:paraId="4A0298E6"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2004" w:type="dxa"/>
            <w:tcBorders>
              <w:top w:val="nil"/>
              <w:left w:val="nil"/>
              <w:bottom w:val="nil"/>
              <w:right w:val="nil"/>
            </w:tcBorders>
            <w:shd w:val="clear" w:color="auto" w:fill="auto"/>
            <w:noWrap/>
            <w:vAlign w:val="center"/>
            <w:hideMark/>
            <w:tcPrChange w:id="796" w:author="Ned Johnson" w:date="2019-05-12T21:01:00Z">
              <w:tcPr>
                <w:tcW w:w="1540" w:type="dxa"/>
                <w:tcBorders>
                  <w:top w:val="nil"/>
                  <w:left w:val="nil"/>
                  <w:bottom w:val="nil"/>
                  <w:right w:val="nil"/>
                </w:tcBorders>
                <w:shd w:val="clear" w:color="auto" w:fill="auto"/>
                <w:noWrap/>
                <w:vAlign w:val="center"/>
                <w:hideMark/>
              </w:tcPr>
            </w:tcPrChange>
          </w:tcPr>
          <w:p w14:paraId="60B08845"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255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Change w:id="797" w:author="Ned Johnson" w:date="2019-05-12T21:01:00Z">
              <w:tcPr>
                <w:tcW w:w="15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tcPrChange>
          </w:tcPr>
          <w:p w14:paraId="6F689B4D" w14:textId="6C32D360" w:rsidR="00567DF4" w:rsidRPr="00342D61" w:rsidRDefault="00567DF4" w:rsidP="004F6F43">
            <w:pPr>
              <w:spacing w:after="0" w:line="240" w:lineRule="auto"/>
              <w:jc w:val="center"/>
              <w:rPr>
                <w:rFonts w:ascii="Arial" w:eastAsia="Times New Roman" w:hAnsi="Arial" w:cs="Arial"/>
                <w:sz w:val="28"/>
                <w:szCs w:val="28"/>
                <w:lang w:val="en-GB" w:eastAsia="fr-FR"/>
              </w:rPr>
            </w:pPr>
            <w:del w:id="798" w:author="herrmannfrancine@gmail.com" w:date="2019-05-10T13:40:00Z">
              <w:r w:rsidRPr="00342D61" w:rsidDel="0090701B">
                <w:rPr>
                  <w:rFonts w:ascii="Arial" w:eastAsia="Times New Roman" w:hAnsi="Arial" w:cs="Arial"/>
                  <w:sz w:val="28"/>
                  <w:szCs w:val="28"/>
                  <w:lang w:val="en-GB" w:eastAsia="fr-FR"/>
                </w:rPr>
                <w:delText>Predicat</w:delText>
              </w:r>
            </w:del>
            <w:ins w:id="799" w:author="herrmannfrancine@gmail.com" w:date="2019-05-10T13:40:00Z">
              <w:r w:rsidR="0090701B" w:rsidRPr="00342D61">
                <w:rPr>
                  <w:rFonts w:ascii="Arial" w:eastAsia="Times New Roman" w:hAnsi="Arial" w:cs="Arial"/>
                  <w:sz w:val="28"/>
                  <w:szCs w:val="28"/>
                  <w:lang w:val="en-GB" w:eastAsia="fr-FR"/>
                </w:rPr>
                <w:t>Predicate</w:t>
              </w:r>
            </w:ins>
          </w:p>
        </w:tc>
        <w:tc>
          <w:tcPr>
            <w:tcW w:w="1540" w:type="dxa"/>
            <w:tcBorders>
              <w:top w:val="single" w:sz="4" w:space="0" w:color="000000"/>
              <w:left w:val="nil"/>
              <w:bottom w:val="single" w:sz="4" w:space="0" w:color="000000"/>
              <w:right w:val="single" w:sz="4" w:space="0" w:color="000000"/>
            </w:tcBorders>
            <w:shd w:val="clear" w:color="auto" w:fill="auto"/>
            <w:noWrap/>
            <w:vAlign w:val="center"/>
            <w:hideMark/>
            <w:tcPrChange w:id="800" w:author="Ned Johnson" w:date="2019-05-12T21:01: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1B1AC9D1"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r w:rsidRPr="00342D61">
              <w:rPr>
                <w:rFonts w:ascii="Cambria Math" w:eastAsia="Times New Roman" w:hAnsi="Cambria Math" w:cs="Cambria Math"/>
                <w:sz w:val="28"/>
                <w:szCs w:val="28"/>
                <w:lang w:val="en-GB" w:eastAsia="fr-FR"/>
              </w:rPr>
              <w:t>⊥</w:t>
            </w:r>
          </w:p>
        </w:tc>
        <w:tc>
          <w:tcPr>
            <w:tcW w:w="2351" w:type="dxa"/>
            <w:tcBorders>
              <w:top w:val="single" w:sz="4" w:space="0" w:color="000000"/>
              <w:left w:val="nil"/>
              <w:bottom w:val="single" w:sz="4" w:space="0" w:color="000000"/>
              <w:right w:val="single" w:sz="4" w:space="0" w:color="000000"/>
            </w:tcBorders>
            <w:shd w:val="clear" w:color="auto" w:fill="auto"/>
            <w:noWrap/>
            <w:vAlign w:val="center"/>
            <w:hideMark/>
            <w:tcPrChange w:id="801" w:author="Ned Johnson" w:date="2019-05-12T21:01: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6DBD1FAE" w14:textId="24F71C3D" w:rsidR="00567DF4" w:rsidRPr="00342D61" w:rsidRDefault="00567DF4" w:rsidP="004F6F43">
            <w:pPr>
              <w:spacing w:after="0" w:line="240" w:lineRule="auto"/>
              <w:jc w:val="center"/>
              <w:rPr>
                <w:rFonts w:ascii="Arial" w:eastAsia="Times New Roman" w:hAnsi="Arial" w:cs="Arial"/>
                <w:sz w:val="28"/>
                <w:szCs w:val="28"/>
                <w:lang w:val="en-GB" w:eastAsia="fr-FR"/>
              </w:rPr>
            </w:pPr>
            <w:del w:id="802" w:author="herrmannfrancine@gmail.com" w:date="2019-05-10T13:40:00Z">
              <w:r w:rsidRPr="00342D61" w:rsidDel="0090701B">
                <w:rPr>
                  <w:rFonts w:ascii="Arial" w:eastAsia="Times New Roman" w:hAnsi="Arial" w:cs="Arial"/>
                  <w:sz w:val="28"/>
                  <w:szCs w:val="28"/>
                  <w:lang w:val="en-GB" w:eastAsia="fr-FR"/>
                </w:rPr>
                <w:delText>Predicat</w:delText>
              </w:r>
            </w:del>
            <w:ins w:id="803" w:author="herrmannfrancine@gmail.com" w:date="2019-05-10T13:40:00Z">
              <w:r w:rsidR="0090701B" w:rsidRPr="00342D61">
                <w:rPr>
                  <w:rFonts w:ascii="Arial" w:eastAsia="Times New Roman" w:hAnsi="Arial" w:cs="Arial"/>
                  <w:sz w:val="28"/>
                  <w:szCs w:val="28"/>
                  <w:lang w:val="en-GB" w:eastAsia="fr-FR"/>
                </w:rPr>
                <w:t>Predicate</w:t>
              </w:r>
            </w:ins>
          </w:p>
        </w:tc>
        <w:tc>
          <w:tcPr>
            <w:tcW w:w="1540" w:type="dxa"/>
            <w:tcBorders>
              <w:top w:val="nil"/>
              <w:left w:val="nil"/>
              <w:bottom w:val="nil"/>
              <w:right w:val="nil"/>
            </w:tcBorders>
            <w:shd w:val="clear" w:color="auto" w:fill="auto"/>
            <w:noWrap/>
            <w:vAlign w:val="center"/>
            <w:hideMark/>
            <w:tcPrChange w:id="804" w:author="Ned Johnson" w:date="2019-05-12T21:01:00Z">
              <w:tcPr>
                <w:tcW w:w="1540" w:type="dxa"/>
                <w:tcBorders>
                  <w:top w:val="nil"/>
                  <w:left w:val="nil"/>
                  <w:bottom w:val="nil"/>
                  <w:right w:val="nil"/>
                </w:tcBorders>
                <w:shd w:val="clear" w:color="auto" w:fill="auto"/>
                <w:noWrap/>
                <w:vAlign w:val="center"/>
                <w:hideMark/>
              </w:tcPr>
            </w:tcPrChange>
          </w:tcPr>
          <w:p w14:paraId="0B753E5D"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p>
        </w:tc>
        <w:tc>
          <w:tcPr>
            <w:tcW w:w="1605" w:type="dxa"/>
            <w:tcBorders>
              <w:top w:val="nil"/>
              <w:left w:val="nil"/>
              <w:bottom w:val="nil"/>
              <w:right w:val="nil"/>
            </w:tcBorders>
            <w:shd w:val="clear" w:color="auto" w:fill="auto"/>
            <w:noWrap/>
            <w:vAlign w:val="bottom"/>
            <w:hideMark/>
            <w:tcPrChange w:id="805" w:author="Ned Johnson" w:date="2019-05-12T21:01:00Z">
              <w:tcPr>
                <w:tcW w:w="1605" w:type="dxa"/>
                <w:tcBorders>
                  <w:top w:val="nil"/>
                  <w:left w:val="nil"/>
                  <w:bottom w:val="nil"/>
                  <w:right w:val="nil"/>
                </w:tcBorders>
                <w:shd w:val="clear" w:color="auto" w:fill="auto"/>
                <w:noWrap/>
                <w:vAlign w:val="bottom"/>
                <w:hideMark/>
              </w:tcPr>
            </w:tcPrChange>
          </w:tcPr>
          <w:p w14:paraId="2BE63BD8"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r>
      <w:tr w:rsidR="00567DF4" w:rsidRPr="00342D61" w14:paraId="260F584B" w14:textId="77777777" w:rsidTr="00AE179A">
        <w:trPr>
          <w:trHeight w:val="675"/>
          <w:trPrChange w:id="806" w:author="Ned Johnson" w:date="2019-05-12T21:01:00Z">
            <w:trPr>
              <w:trHeight w:val="675"/>
              <w:jc w:val="center"/>
            </w:trPr>
          </w:trPrChange>
        </w:trPr>
        <w:tc>
          <w:tcPr>
            <w:tcW w:w="1540" w:type="dxa"/>
            <w:tcBorders>
              <w:top w:val="nil"/>
              <w:left w:val="nil"/>
              <w:bottom w:val="nil"/>
              <w:right w:val="nil"/>
            </w:tcBorders>
            <w:shd w:val="clear" w:color="auto" w:fill="auto"/>
            <w:vAlign w:val="center"/>
            <w:hideMark/>
            <w:tcPrChange w:id="807" w:author="Ned Johnson" w:date="2019-05-12T21:01:00Z">
              <w:tcPr>
                <w:tcW w:w="1540" w:type="dxa"/>
                <w:tcBorders>
                  <w:top w:val="nil"/>
                  <w:left w:val="nil"/>
                  <w:bottom w:val="nil"/>
                  <w:right w:val="nil"/>
                </w:tcBorders>
                <w:shd w:val="clear" w:color="auto" w:fill="auto"/>
                <w:vAlign w:val="center"/>
                <w:hideMark/>
              </w:tcPr>
            </w:tcPrChange>
          </w:tcPr>
          <w:p w14:paraId="2634FE5E"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2004" w:type="dxa"/>
            <w:tcBorders>
              <w:top w:val="nil"/>
              <w:left w:val="nil"/>
              <w:bottom w:val="nil"/>
              <w:right w:val="nil"/>
            </w:tcBorders>
            <w:shd w:val="clear" w:color="auto" w:fill="auto"/>
            <w:noWrap/>
            <w:vAlign w:val="center"/>
            <w:hideMark/>
            <w:tcPrChange w:id="808" w:author="Ned Johnson" w:date="2019-05-12T21:01:00Z">
              <w:tcPr>
                <w:tcW w:w="1540" w:type="dxa"/>
                <w:tcBorders>
                  <w:top w:val="nil"/>
                  <w:left w:val="nil"/>
                  <w:bottom w:val="nil"/>
                  <w:right w:val="nil"/>
                </w:tcBorders>
                <w:shd w:val="clear" w:color="auto" w:fill="auto"/>
                <w:noWrap/>
                <w:vAlign w:val="center"/>
                <w:hideMark/>
              </w:tcPr>
            </w:tcPrChange>
          </w:tcPr>
          <w:p w14:paraId="5A0F1432"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2555" w:type="dxa"/>
            <w:tcBorders>
              <w:top w:val="nil"/>
              <w:left w:val="single" w:sz="4" w:space="0" w:color="000000"/>
              <w:bottom w:val="single" w:sz="4" w:space="0" w:color="000000"/>
              <w:right w:val="single" w:sz="4" w:space="0" w:color="000000"/>
            </w:tcBorders>
            <w:shd w:val="clear" w:color="auto" w:fill="auto"/>
            <w:vAlign w:val="center"/>
            <w:hideMark/>
            <w:tcPrChange w:id="809" w:author="Ned Johnson" w:date="2019-05-12T21:01:00Z">
              <w:tcPr>
                <w:tcW w:w="1540" w:type="dxa"/>
                <w:tcBorders>
                  <w:top w:val="nil"/>
                  <w:left w:val="single" w:sz="4" w:space="0" w:color="000000"/>
                  <w:bottom w:val="single" w:sz="4" w:space="0" w:color="000000"/>
                  <w:right w:val="single" w:sz="4" w:space="0" w:color="000000"/>
                </w:tcBorders>
                <w:shd w:val="clear" w:color="auto" w:fill="auto"/>
                <w:vAlign w:val="center"/>
                <w:hideMark/>
              </w:tcPr>
            </w:tcPrChange>
          </w:tcPr>
          <w:p w14:paraId="0F8696E9"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r w:rsidRPr="00342D61">
              <w:rPr>
                <w:rFonts w:ascii="Arial" w:eastAsia="Times New Roman" w:hAnsi="Arial" w:cs="Arial"/>
                <w:sz w:val="28"/>
                <w:szCs w:val="28"/>
                <w:lang w:val="en-GB" w:eastAsia="fr-FR"/>
              </w:rPr>
              <w:t>Value</w:t>
            </w:r>
          </w:p>
        </w:tc>
        <w:tc>
          <w:tcPr>
            <w:tcW w:w="1540" w:type="dxa"/>
            <w:tcBorders>
              <w:top w:val="nil"/>
              <w:left w:val="nil"/>
              <w:bottom w:val="single" w:sz="4" w:space="0" w:color="000000"/>
              <w:right w:val="single" w:sz="4" w:space="0" w:color="000000"/>
            </w:tcBorders>
            <w:shd w:val="clear" w:color="auto" w:fill="auto"/>
            <w:noWrap/>
            <w:vAlign w:val="center"/>
            <w:hideMark/>
            <w:tcPrChange w:id="810" w:author="Ned Johnson" w:date="2019-05-12T21:01:00Z">
              <w:tcPr>
                <w:tcW w:w="1540" w:type="dxa"/>
                <w:tcBorders>
                  <w:top w:val="nil"/>
                  <w:left w:val="nil"/>
                  <w:bottom w:val="single" w:sz="4" w:space="0" w:color="000000"/>
                  <w:right w:val="single" w:sz="4" w:space="0" w:color="000000"/>
                </w:tcBorders>
                <w:shd w:val="clear" w:color="auto" w:fill="auto"/>
                <w:noWrap/>
                <w:vAlign w:val="center"/>
                <w:hideMark/>
              </w:tcPr>
            </w:tcPrChange>
          </w:tcPr>
          <w:p w14:paraId="39582CD4"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r w:rsidRPr="00342D61">
              <w:rPr>
                <w:rFonts w:ascii="Cambria Math" w:eastAsia="Times New Roman" w:hAnsi="Cambria Math" w:cs="Cambria Math"/>
                <w:sz w:val="28"/>
                <w:szCs w:val="28"/>
                <w:lang w:val="en-GB" w:eastAsia="fr-FR"/>
              </w:rPr>
              <w:t>⊥</w:t>
            </w:r>
          </w:p>
        </w:tc>
        <w:tc>
          <w:tcPr>
            <w:tcW w:w="2351" w:type="dxa"/>
            <w:tcBorders>
              <w:top w:val="nil"/>
              <w:left w:val="nil"/>
              <w:bottom w:val="single" w:sz="4" w:space="0" w:color="000000"/>
              <w:right w:val="single" w:sz="4" w:space="0" w:color="000000"/>
            </w:tcBorders>
            <w:shd w:val="clear" w:color="auto" w:fill="auto"/>
            <w:vAlign w:val="center"/>
            <w:hideMark/>
            <w:tcPrChange w:id="811"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06BCA619"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r w:rsidRPr="00342D61">
              <w:rPr>
                <w:rFonts w:ascii="Arial" w:eastAsia="Times New Roman" w:hAnsi="Arial" w:cs="Arial"/>
                <w:sz w:val="28"/>
                <w:szCs w:val="28"/>
                <w:lang w:val="en-GB" w:eastAsia="fr-FR"/>
              </w:rPr>
              <w:t>Value</w:t>
            </w:r>
          </w:p>
        </w:tc>
        <w:tc>
          <w:tcPr>
            <w:tcW w:w="1540" w:type="dxa"/>
            <w:tcBorders>
              <w:top w:val="nil"/>
              <w:left w:val="nil"/>
              <w:bottom w:val="nil"/>
              <w:right w:val="nil"/>
            </w:tcBorders>
            <w:shd w:val="clear" w:color="auto" w:fill="auto"/>
            <w:vAlign w:val="center"/>
            <w:hideMark/>
            <w:tcPrChange w:id="812" w:author="Ned Johnson" w:date="2019-05-12T21:01:00Z">
              <w:tcPr>
                <w:tcW w:w="1540" w:type="dxa"/>
                <w:tcBorders>
                  <w:top w:val="nil"/>
                  <w:left w:val="nil"/>
                  <w:bottom w:val="nil"/>
                  <w:right w:val="nil"/>
                </w:tcBorders>
                <w:shd w:val="clear" w:color="auto" w:fill="auto"/>
                <w:vAlign w:val="center"/>
                <w:hideMark/>
              </w:tcPr>
            </w:tcPrChange>
          </w:tcPr>
          <w:p w14:paraId="0E3CC1D6"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p>
        </w:tc>
        <w:tc>
          <w:tcPr>
            <w:tcW w:w="1605" w:type="dxa"/>
            <w:tcBorders>
              <w:top w:val="nil"/>
              <w:left w:val="nil"/>
              <w:bottom w:val="nil"/>
              <w:right w:val="nil"/>
            </w:tcBorders>
            <w:shd w:val="clear" w:color="auto" w:fill="auto"/>
            <w:noWrap/>
            <w:vAlign w:val="bottom"/>
            <w:hideMark/>
            <w:tcPrChange w:id="813" w:author="Ned Johnson" w:date="2019-05-12T21:01:00Z">
              <w:tcPr>
                <w:tcW w:w="1605" w:type="dxa"/>
                <w:tcBorders>
                  <w:top w:val="nil"/>
                  <w:left w:val="nil"/>
                  <w:bottom w:val="nil"/>
                  <w:right w:val="nil"/>
                </w:tcBorders>
                <w:shd w:val="clear" w:color="auto" w:fill="auto"/>
                <w:noWrap/>
                <w:vAlign w:val="bottom"/>
                <w:hideMark/>
              </w:tcPr>
            </w:tcPrChange>
          </w:tcPr>
          <w:p w14:paraId="4BE4DD6C"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r>
      <w:tr w:rsidR="00567DF4" w:rsidRPr="00342D61" w14:paraId="06A6EB99" w14:textId="77777777" w:rsidTr="00AE179A">
        <w:trPr>
          <w:trHeight w:val="675"/>
          <w:trPrChange w:id="814" w:author="Ned Johnson" w:date="2019-05-12T21:01:00Z">
            <w:trPr>
              <w:trHeight w:val="675"/>
              <w:jc w:val="center"/>
            </w:trPr>
          </w:trPrChange>
        </w:trPr>
        <w:tc>
          <w:tcPr>
            <w:tcW w:w="1540" w:type="dxa"/>
            <w:tcBorders>
              <w:top w:val="nil"/>
              <w:left w:val="nil"/>
              <w:bottom w:val="nil"/>
              <w:right w:val="nil"/>
            </w:tcBorders>
            <w:shd w:val="clear" w:color="auto" w:fill="auto"/>
            <w:vAlign w:val="center"/>
            <w:hideMark/>
            <w:tcPrChange w:id="815" w:author="Ned Johnson" w:date="2019-05-12T21:01:00Z">
              <w:tcPr>
                <w:tcW w:w="1540" w:type="dxa"/>
                <w:tcBorders>
                  <w:top w:val="nil"/>
                  <w:left w:val="nil"/>
                  <w:bottom w:val="nil"/>
                  <w:right w:val="nil"/>
                </w:tcBorders>
                <w:shd w:val="clear" w:color="auto" w:fill="auto"/>
                <w:vAlign w:val="center"/>
                <w:hideMark/>
              </w:tcPr>
            </w:tcPrChange>
          </w:tcPr>
          <w:p w14:paraId="35BB09D7"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2004" w:type="dxa"/>
            <w:tcBorders>
              <w:top w:val="nil"/>
              <w:left w:val="nil"/>
              <w:bottom w:val="nil"/>
              <w:right w:val="nil"/>
            </w:tcBorders>
            <w:shd w:val="clear" w:color="auto" w:fill="auto"/>
            <w:noWrap/>
            <w:vAlign w:val="center"/>
            <w:hideMark/>
            <w:tcPrChange w:id="816" w:author="Ned Johnson" w:date="2019-05-12T21:01:00Z">
              <w:tcPr>
                <w:tcW w:w="1540" w:type="dxa"/>
                <w:tcBorders>
                  <w:top w:val="nil"/>
                  <w:left w:val="nil"/>
                  <w:bottom w:val="nil"/>
                  <w:right w:val="nil"/>
                </w:tcBorders>
                <w:shd w:val="clear" w:color="auto" w:fill="auto"/>
                <w:noWrap/>
                <w:vAlign w:val="center"/>
                <w:hideMark/>
              </w:tcPr>
            </w:tcPrChange>
          </w:tcPr>
          <w:p w14:paraId="637559B7"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c>
          <w:tcPr>
            <w:tcW w:w="2555" w:type="dxa"/>
            <w:tcBorders>
              <w:top w:val="nil"/>
              <w:left w:val="single" w:sz="4" w:space="0" w:color="000000"/>
              <w:bottom w:val="single" w:sz="4" w:space="0" w:color="000000"/>
              <w:right w:val="single" w:sz="4" w:space="0" w:color="000000"/>
            </w:tcBorders>
            <w:shd w:val="clear" w:color="auto" w:fill="auto"/>
            <w:vAlign w:val="center"/>
            <w:hideMark/>
            <w:tcPrChange w:id="817" w:author="Ned Johnson" w:date="2019-05-12T21:01:00Z">
              <w:tcPr>
                <w:tcW w:w="1540" w:type="dxa"/>
                <w:tcBorders>
                  <w:top w:val="nil"/>
                  <w:left w:val="single" w:sz="4" w:space="0" w:color="000000"/>
                  <w:bottom w:val="single" w:sz="4" w:space="0" w:color="000000"/>
                  <w:right w:val="single" w:sz="4" w:space="0" w:color="000000"/>
                </w:tcBorders>
                <w:shd w:val="clear" w:color="auto" w:fill="auto"/>
                <w:vAlign w:val="center"/>
                <w:hideMark/>
              </w:tcPr>
            </w:tcPrChange>
          </w:tcPr>
          <w:p w14:paraId="27FFAECD"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r w:rsidRPr="00342D61">
              <w:rPr>
                <w:rFonts w:ascii="Arial" w:eastAsia="Times New Roman" w:hAnsi="Arial" w:cs="Arial"/>
                <w:sz w:val="28"/>
                <w:szCs w:val="28"/>
                <w:lang w:val="en-GB" w:eastAsia="fr-FR"/>
              </w:rPr>
              <w:t>Value</w:t>
            </w:r>
          </w:p>
        </w:tc>
        <w:tc>
          <w:tcPr>
            <w:tcW w:w="1540" w:type="dxa"/>
            <w:tcBorders>
              <w:top w:val="nil"/>
              <w:left w:val="nil"/>
              <w:bottom w:val="single" w:sz="4" w:space="0" w:color="000000"/>
              <w:right w:val="single" w:sz="4" w:space="0" w:color="000000"/>
            </w:tcBorders>
            <w:shd w:val="clear" w:color="auto" w:fill="auto"/>
            <w:noWrap/>
            <w:vAlign w:val="center"/>
            <w:hideMark/>
            <w:tcPrChange w:id="818" w:author="Ned Johnson" w:date="2019-05-12T21:01:00Z">
              <w:tcPr>
                <w:tcW w:w="1540" w:type="dxa"/>
                <w:tcBorders>
                  <w:top w:val="nil"/>
                  <w:left w:val="nil"/>
                  <w:bottom w:val="single" w:sz="4" w:space="0" w:color="000000"/>
                  <w:right w:val="single" w:sz="4" w:space="0" w:color="000000"/>
                </w:tcBorders>
                <w:shd w:val="clear" w:color="auto" w:fill="auto"/>
                <w:noWrap/>
                <w:vAlign w:val="center"/>
                <w:hideMark/>
              </w:tcPr>
            </w:tcPrChange>
          </w:tcPr>
          <w:p w14:paraId="16E1C8D7"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r w:rsidRPr="00342D61">
              <w:rPr>
                <w:rFonts w:ascii="Cambria Math" w:eastAsia="Times New Roman" w:hAnsi="Cambria Math" w:cs="Cambria Math"/>
                <w:sz w:val="28"/>
                <w:szCs w:val="28"/>
                <w:lang w:val="en-GB" w:eastAsia="fr-FR"/>
              </w:rPr>
              <w:t>⊥</w:t>
            </w:r>
          </w:p>
        </w:tc>
        <w:tc>
          <w:tcPr>
            <w:tcW w:w="2351" w:type="dxa"/>
            <w:tcBorders>
              <w:top w:val="nil"/>
              <w:left w:val="nil"/>
              <w:bottom w:val="single" w:sz="4" w:space="0" w:color="000000"/>
              <w:right w:val="single" w:sz="4" w:space="0" w:color="000000"/>
            </w:tcBorders>
            <w:shd w:val="clear" w:color="auto" w:fill="auto"/>
            <w:vAlign w:val="center"/>
            <w:hideMark/>
            <w:tcPrChange w:id="819" w:author="Ned Johnson" w:date="2019-05-12T21:01:00Z">
              <w:tcPr>
                <w:tcW w:w="1540" w:type="dxa"/>
                <w:tcBorders>
                  <w:top w:val="nil"/>
                  <w:left w:val="nil"/>
                  <w:bottom w:val="single" w:sz="4" w:space="0" w:color="000000"/>
                  <w:right w:val="single" w:sz="4" w:space="0" w:color="000000"/>
                </w:tcBorders>
                <w:shd w:val="clear" w:color="auto" w:fill="auto"/>
                <w:vAlign w:val="center"/>
                <w:hideMark/>
              </w:tcPr>
            </w:tcPrChange>
          </w:tcPr>
          <w:p w14:paraId="6EE295D4"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r w:rsidRPr="00342D61">
              <w:rPr>
                <w:rFonts w:ascii="Arial" w:eastAsia="Times New Roman" w:hAnsi="Arial" w:cs="Arial"/>
                <w:sz w:val="28"/>
                <w:szCs w:val="28"/>
                <w:lang w:val="en-GB" w:eastAsia="fr-FR"/>
              </w:rPr>
              <w:t>Value</w:t>
            </w:r>
          </w:p>
        </w:tc>
        <w:tc>
          <w:tcPr>
            <w:tcW w:w="1540" w:type="dxa"/>
            <w:tcBorders>
              <w:top w:val="nil"/>
              <w:left w:val="nil"/>
              <w:bottom w:val="nil"/>
              <w:right w:val="nil"/>
            </w:tcBorders>
            <w:shd w:val="clear" w:color="auto" w:fill="auto"/>
            <w:vAlign w:val="center"/>
            <w:hideMark/>
            <w:tcPrChange w:id="820" w:author="Ned Johnson" w:date="2019-05-12T21:01:00Z">
              <w:tcPr>
                <w:tcW w:w="1540" w:type="dxa"/>
                <w:tcBorders>
                  <w:top w:val="nil"/>
                  <w:left w:val="nil"/>
                  <w:bottom w:val="nil"/>
                  <w:right w:val="nil"/>
                </w:tcBorders>
                <w:shd w:val="clear" w:color="auto" w:fill="auto"/>
                <w:vAlign w:val="center"/>
                <w:hideMark/>
              </w:tcPr>
            </w:tcPrChange>
          </w:tcPr>
          <w:p w14:paraId="059AC8ED" w14:textId="77777777" w:rsidR="00567DF4" w:rsidRPr="00342D61" w:rsidRDefault="00567DF4" w:rsidP="004F6F43">
            <w:pPr>
              <w:spacing w:after="0" w:line="240" w:lineRule="auto"/>
              <w:jc w:val="center"/>
              <w:rPr>
                <w:rFonts w:ascii="Arial" w:eastAsia="Times New Roman" w:hAnsi="Arial" w:cs="Arial"/>
                <w:sz w:val="28"/>
                <w:szCs w:val="28"/>
                <w:lang w:val="en-GB" w:eastAsia="fr-FR"/>
              </w:rPr>
            </w:pPr>
          </w:p>
        </w:tc>
        <w:tc>
          <w:tcPr>
            <w:tcW w:w="1605" w:type="dxa"/>
            <w:tcBorders>
              <w:top w:val="nil"/>
              <w:left w:val="nil"/>
              <w:bottom w:val="nil"/>
              <w:right w:val="nil"/>
            </w:tcBorders>
            <w:shd w:val="clear" w:color="auto" w:fill="auto"/>
            <w:noWrap/>
            <w:vAlign w:val="bottom"/>
            <w:hideMark/>
            <w:tcPrChange w:id="821" w:author="Ned Johnson" w:date="2019-05-12T21:01:00Z">
              <w:tcPr>
                <w:tcW w:w="1605" w:type="dxa"/>
                <w:tcBorders>
                  <w:top w:val="nil"/>
                  <w:left w:val="nil"/>
                  <w:bottom w:val="nil"/>
                  <w:right w:val="nil"/>
                </w:tcBorders>
                <w:shd w:val="clear" w:color="auto" w:fill="auto"/>
                <w:noWrap/>
                <w:vAlign w:val="bottom"/>
                <w:hideMark/>
              </w:tcPr>
            </w:tcPrChange>
          </w:tcPr>
          <w:p w14:paraId="1E1AD696" w14:textId="77777777" w:rsidR="00567DF4" w:rsidRPr="00342D61" w:rsidRDefault="00567DF4" w:rsidP="004F6F43">
            <w:pPr>
              <w:spacing w:after="0" w:line="240" w:lineRule="auto"/>
              <w:jc w:val="center"/>
              <w:rPr>
                <w:rFonts w:ascii="Times New Roman" w:eastAsia="Times New Roman" w:hAnsi="Times New Roman" w:cs="Times New Roman"/>
                <w:sz w:val="20"/>
                <w:szCs w:val="20"/>
                <w:lang w:val="en-GB" w:eastAsia="fr-FR"/>
              </w:rPr>
            </w:pPr>
          </w:p>
        </w:tc>
      </w:tr>
      <w:tr w:rsidR="00567DF4" w:rsidRPr="00342D61" w14:paraId="121E8ED0" w14:textId="77777777" w:rsidTr="00AE179A">
        <w:trPr>
          <w:trHeight w:val="315"/>
          <w:trPrChange w:id="822" w:author="Ned Johnson" w:date="2019-05-12T21:01:00Z">
            <w:trPr>
              <w:trHeight w:val="315"/>
              <w:jc w:val="center"/>
            </w:trPr>
          </w:trPrChange>
        </w:trPr>
        <w:tc>
          <w:tcPr>
            <w:tcW w:w="1540" w:type="dxa"/>
            <w:tcBorders>
              <w:top w:val="nil"/>
              <w:left w:val="nil"/>
              <w:bottom w:val="nil"/>
              <w:right w:val="nil"/>
            </w:tcBorders>
            <w:shd w:val="clear" w:color="auto" w:fill="auto"/>
            <w:noWrap/>
            <w:vAlign w:val="bottom"/>
            <w:hideMark/>
            <w:tcPrChange w:id="823" w:author="Ned Johnson" w:date="2019-05-12T21:01:00Z">
              <w:tcPr>
                <w:tcW w:w="1540" w:type="dxa"/>
                <w:tcBorders>
                  <w:top w:val="nil"/>
                  <w:left w:val="nil"/>
                  <w:bottom w:val="nil"/>
                  <w:right w:val="nil"/>
                </w:tcBorders>
                <w:shd w:val="clear" w:color="auto" w:fill="auto"/>
                <w:noWrap/>
                <w:vAlign w:val="bottom"/>
                <w:hideMark/>
              </w:tcPr>
            </w:tcPrChange>
          </w:tcPr>
          <w:p w14:paraId="4CA8FB69"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2004" w:type="dxa"/>
            <w:tcBorders>
              <w:top w:val="nil"/>
              <w:left w:val="nil"/>
              <w:bottom w:val="nil"/>
              <w:right w:val="nil"/>
            </w:tcBorders>
            <w:shd w:val="clear" w:color="auto" w:fill="auto"/>
            <w:noWrap/>
            <w:vAlign w:val="bottom"/>
            <w:hideMark/>
            <w:tcPrChange w:id="824" w:author="Ned Johnson" w:date="2019-05-12T21:01:00Z">
              <w:tcPr>
                <w:tcW w:w="1540" w:type="dxa"/>
                <w:tcBorders>
                  <w:top w:val="nil"/>
                  <w:left w:val="nil"/>
                  <w:bottom w:val="nil"/>
                  <w:right w:val="nil"/>
                </w:tcBorders>
                <w:shd w:val="clear" w:color="auto" w:fill="auto"/>
                <w:noWrap/>
                <w:vAlign w:val="bottom"/>
                <w:hideMark/>
              </w:tcPr>
            </w:tcPrChange>
          </w:tcPr>
          <w:p w14:paraId="09C1D925"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2555" w:type="dxa"/>
            <w:tcBorders>
              <w:top w:val="nil"/>
              <w:left w:val="nil"/>
              <w:bottom w:val="nil"/>
              <w:right w:val="nil"/>
            </w:tcBorders>
            <w:shd w:val="clear" w:color="auto" w:fill="auto"/>
            <w:noWrap/>
            <w:vAlign w:val="bottom"/>
            <w:hideMark/>
            <w:tcPrChange w:id="825" w:author="Ned Johnson" w:date="2019-05-12T21:01:00Z">
              <w:tcPr>
                <w:tcW w:w="1540" w:type="dxa"/>
                <w:tcBorders>
                  <w:top w:val="nil"/>
                  <w:left w:val="nil"/>
                  <w:bottom w:val="nil"/>
                  <w:right w:val="nil"/>
                </w:tcBorders>
                <w:shd w:val="clear" w:color="auto" w:fill="auto"/>
                <w:noWrap/>
                <w:vAlign w:val="bottom"/>
                <w:hideMark/>
              </w:tcPr>
            </w:tcPrChange>
          </w:tcPr>
          <w:p w14:paraId="6CB4066D"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826" w:author="Ned Johnson" w:date="2019-05-12T21:01:00Z">
              <w:tcPr>
                <w:tcW w:w="1540" w:type="dxa"/>
                <w:tcBorders>
                  <w:top w:val="nil"/>
                  <w:left w:val="nil"/>
                  <w:bottom w:val="nil"/>
                  <w:right w:val="nil"/>
                </w:tcBorders>
                <w:shd w:val="clear" w:color="auto" w:fill="auto"/>
                <w:noWrap/>
                <w:vAlign w:val="bottom"/>
                <w:hideMark/>
              </w:tcPr>
            </w:tcPrChange>
          </w:tcPr>
          <w:p w14:paraId="51678752"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2351" w:type="dxa"/>
            <w:tcBorders>
              <w:top w:val="nil"/>
              <w:left w:val="nil"/>
              <w:bottom w:val="nil"/>
              <w:right w:val="nil"/>
            </w:tcBorders>
            <w:shd w:val="clear" w:color="auto" w:fill="auto"/>
            <w:noWrap/>
            <w:vAlign w:val="bottom"/>
            <w:hideMark/>
            <w:tcPrChange w:id="827" w:author="Ned Johnson" w:date="2019-05-12T21:01:00Z">
              <w:tcPr>
                <w:tcW w:w="1540" w:type="dxa"/>
                <w:tcBorders>
                  <w:top w:val="nil"/>
                  <w:left w:val="nil"/>
                  <w:bottom w:val="nil"/>
                  <w:right w:val="nil"/>
                </w:tcBorders>
                <w:shd w:val="clear" w:color="auto" w:fill="auto"/>
                <w:noWrap/>
                <w:vAlign w:val="bottom"/>
                <w:hideMark/>
              </w:tcPr>
            </w:tcPrChange>
          </w:tcPr>
          <w:p w14:paraId="0BBF3B38"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828" w:author="Ned Johnson" w:date="2019-05-12T21:01:00Z">
              <w:tcPr>
                <w:tcW w:w="1540" w:type="dxa"/>
                <w:tcBorders>
                  <w:top w:val="nil"/>
                  <w:left w:val="nil"/>
                  <w:bottom w:val="nil"/>
                  <w:right w:val="nil"/>
                </w:tcBorders>
                <w:shd w:val="clear" w:color="auto" w:fill="auto"/>
                <w:noWrap/>
                <w:vAlign w:val="bottom"/>
                <w:hideMark/>
              </w:tcPr>
            </w:tcPrChange>
          </w:tcPr>
          <w:p w14:paraId="424F926F"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1605" w:type="dxa"/>
            <w:tcBorders>
              <w:top w:val="nil"/>
              <w:left w:val="nil"/>
              <w:bottom w:val="nil"/>
              <w:right w:val="nil"/>
            </w:tcBorders>
            <w:shd w:val="clear" w:color="auto" w:fill="auto"/>
            <w:noWrap/>
            <w:vAlign w:val="bottom"/>
            <w:hideMark/>
            <w:tcPrChange w:id="829" w:author="Ned Johnson" w:date="2019-05-12T21:01:00Z">
              <w:tcPr>
                <w:tcW w:w="1605" w:type="dxa"/>
                <w:tcBorders>
                  <w:top w:val="nil"/>
                  <w:left w:val="nil"/>
                  <w:bottom w:val="nil"/>
                  <w:right w:val="nil"/>
                </w:tcBorders>
                <w:shd w:val="clear" w:color="auto" w:fill="auto"/>
                <w:noWrap/>
                <w:vAlign w:val="bottom"/>
                <w:hideMark/>
              </w:tcPr>
            </w:tcPrChange>
          </w:tcPr>
          <w:p w14:paraId="01B183EB"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r>
      <w:tr w:rsidR="00567DF4" w:rsidRPr="00342D61" w14:paraId="1030908C" w14:textId="77777777" w:rsidTr="00AE179A">
        <w:trPr>
          <w:trHeight w:val="315"/>
          <w:trPrChange w:id="830" w:author="Ned Johnson" w:date="2019-05-12T21:01:00Z">
            <w:trPr>
              <w:trHeight w:val="315"/>
              <w:jc w:val="center"/>
            </w:trPr>
          </w:trPrChange>
        </w:trPr>
        <w:tc>
          <w:tcPr>
            <w:tcW w:w="1540" w:type="dxa"/>
            <w:tcBorders>
              <w:top w:val="nil"/>
              <w:left w:val="nil"/>
              <w:bottom w:val="nil"/>
              <w:right w:val="nil"/>
            </w:tcBorders>
            <w:shd w:val="clear" w:color="auto" w:fill="auto"/>
            <w:noWrap/>
            <w:vAlign w:val="bottom"/>
            <w:hideMark/>
            <w:tcPrChange w:id="831" w:author="Ned Johnson" w:date="2019-05-12T21:01:00Z">
              <w:tcPr>
                <w:tcW w:w="1540" w:type="dxa"/>
                <w:tcBorders>
                  <w:top w:val="nil"/>
                  <w:left w:val="nil"/>
                  <w:bottom w:val="nil"/>
                  <w:right w:val="nil"/>
                </w:tcBorders>
                <w:shd w:val="clear" w:color="auto" w:fill="auto"/>
                <w:noWrap/>
                <w:vAlign w:val="bottom"/>
                <w:hideMark/>
              </w:tcPr>
            </w:tcPrChange>
          </w:tcPr>
          <w:p w14:paraId="39597D22"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2004" w:type="dxa"/>
            <w:tcBorders>
              <w:top w:val="nil"/>
              <w:left w:val="nil"/>
              <w:bottom w:val="nil"/>
              <w:right w:val="nil"/>
            </w:tcBorders>
            <w:shd w:val="clear" w:color="auto" w:fill="auto"/>
            <w:noWrap/>
            <w:vAlign w:val="bottom"/>
            <w:hideMark/>
            <w:tcPrChange w:id="832" w:author="Ned Johnson" w:date="2019-05-12T21:01:00Z">
              <w:tcPr>
                <w:tcW w:w="1540" w:type="dxa"/>
                <w:tcBorders>
                  <w:top w:val="nil"/>
                  <w:left w:val="nil"/>
                  <w:bottom w:val="nil"/>
                  <w:right w:val="nil"/>
                </w:tcBorders>
                <w:shd w:val="clear" w:color="auto" w:fill="auto"/>
                <w:noWrap/>
                <w:vAlign w:val="bottom"/>
                <w:hideMark/>
              </w:tcPr>
            </w:tcPrChange>
          </w:tcPr>
          <w:p w14:paraId="39225B57"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2555" w:type="dxa"/>
            <w:tcBorders>
              <w:top w:val="nil"/>
              <w:left w:val="nil"/>
              <w:bottom w:val="nil"/>
              <w:right w:val="nil"/>
            </w:tcBorders>
            <w:shd w:val="clear" w:color="auto" w:fill="auto"/>
            <w:noWrap/>
            <w:vAlign w:val="bottom"/>
            <w:hideMark/>
            <w:tcPrChange w:id="833" w:author="Ned Johnson" w:date="2019-05-12T21:01:00Z">
              <w:tcPr>
                <w:tcW w:w="1540" w:type="dxa"/>
                <w:tcBorders>
                  <w:top w:val="nil"/>
                  <w:left w:val="nil"/>
                  <w:bottom w:val="nil"/>
                  <w:right w:val="nil"/>
                </w:tcBorders>
                <w:shd w:val="clear" w:color="auto" w:fill="auto"/>
                <w:noWrap/>
                <w:vAlign w:val="bottom"/>
                <w:hideMark/>
              </w:tcPr>
            </w:tcPrChange>
          </w:tcPr>
          <w:p w14:paraId="7616F836"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834" w:author="Ned Johnson" w:date="2019-05-12T21:01:00Z">
              <w:tcPr>
                <w:tcW w:w="1540" w:type="dxa"/>
                <w:tcBorders>
                  <w:top w:val="nil"/>
                  <w:left w:val="nil"/>
                  <w:bottom w:val="nil"/>
                  <w:right w:val="nil"/>
                </w:tcBorders>
                <w:shd w:val="clear" w:color="auto" w:fill="auto"/>
                <w:noWrap/>
                <w:vAlign w:val="bottom"/>
                <w:hideMark/>
              </w:tcPr>
            </w:tcPrChange>
          </w:tcPr>
          <w:p w14:paraId="6A3D2720"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2351" w:type="dxa"/>
            <w:tcBorders>
              <w:top w:val="nil"/>
              <w:left w:val="nil"/>
              <w:bottom w:val="nil"/>
              <w:right w:val="nil"/>
            </w:tcBorders>
            <w:shd w:val="clear" w:color="auto" w:fill="auto"/>
            <w:noWrap/>
            <w:vAlign w:val="bottom"/>
            <w:hideMark/>
            <w:tcPrChange w:id="835" w:author="Ned Johnson" w:date="2019-05-12T21:01:00Z">
              <w:tcPr>
                <w:tcW w:w="1540" w:type="dxa"/>
                <w:tcBorders>
                  <w:top w:val="nil"/>
                  <w:left w:val="nil"/>
                  <w:bottom w:val="nil"/>
                  <w:right w:val="nil"/>
                </w:tcBorders>
                <w:shd w:val="clear" w:color="auto" w:fill="auto"/>
                <w:noWrap/>
                <w:vAlign w:val="bottom"/>
                <w:hideMark/>
              </w:tcPr>
            </w:tcPrChange>
          </w:tcPr>
          <w:p w14:paraId="4712EC0A"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836" w:author="Ned Johnson" w:date="2019-05-12T21:01:00Z">
              <w:tcPr>
                <w:tcW w:w="1540" w:type="dxa"/>
                <w:tcBorders>
                  <w:top w:val="nil"/>
                  <w:left w:val="nil"/>
                  <w:bottom w:val="nil"/>
                  <w:right w:val="nil"/>
                </w:tcBorders>
                <w:shd w:val="clear" w:color="auto" w:fill="auto"/>
                <w:noWrap/>
                <w:vAlign w:val="bottom"/>
                <w:hideMark/>
              </w:tcPr>
            </w:tcPrChange>
          </w:tcPr>
          <w:p w14:paraId="3BF60750"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c>
          <w:tcPr>
            <w:tcW w:w="1605" w:type="dxa"/>
            <w:tcBorders>
              <w:top w:val="nil"/>
              <w:left w:val="nil"/>
              <w:bottom w:val="nil"/>
              <w:right w:val="nil"/>
            </w:tcBorders>
            <w:shd w:val="clear" w:color="auto" w:fill="auto"/>
            <w:noWrap/>
            <w:vAlign w:val="bottom"/>
            <w:hideMark/>
            <w:tcPrChange w:id="837" w:author="Ned Johnson" w:date="2019-05-12T21:01:00Z">
              <w:tcPr>
                <w:tcW w:w="1605" w:type="dxa"/>
                <w:tcBorders>
                  <w:top w:val="nil"/>
                  <w:left w:val="nil"/>
                  <w:bottom w:val="nil"/>
                  <w:right w:val="nil"/>
                </w:tcBorders>
                <w:shd w:val="clear" w:color="auto" w:fill="auto"/>
                <w:noWrap/>
                <w:vAlign w:val="bottom"/>
                <w:hideMark/>
              </w:tcPr>
            </w:tcPrChange>
          </w:tcPr>
          <w:p w14:paraId="68834D12" w14:textId="77777777" w:rsidR="00567DF4" w:rsidRPr="00342D61" w:rsidRDefault="00567DF4" w:rsidP="004F6F43">
            <w:pPr>
              <w:spacing w:after="0" w:line="240" w:lineRule="auto"/>
              <w:rPr>
                <w:rFonts w:ascii="Times New Roman" w:eastAsia="Times New Roman" w:hAnsi="Times New Roman" w:cs="Times New Roman"/>
                <w:sz w:val="20"/>
                <w:szCs w:val="20"/>
                <w:lang w:val="en-GB" w:eastAsia="fr-FR"/>
              </w:rPr>
            </w:pPr>
          </w:p>
        </w:tc>
      </w:tr>
    </w:tbl>
    <w:p w14:paraId="3225F8A4" w14:textId="77777777" w:rsidR="00054B8A" w:rsidRPr="00342D61" w:rsidDel="00AE179A" w:rsidRDefault="00A80472">
      <w:pPr>
        <w:rPr>
          <w:del w:id="838" w:author="Ned Johnson" w:date="2019-05-12T21:03:00Z"/>
          <w:lang w:val="en-GB"/>
        </w:rPr>
      </w:pPr>
      <w:r w:rsidRPr="00342D61">
        <w:rPr>
          <w:lang w:val="en-GB"/>
        </w:rPr>
        <w:t xml:space="preserve">Statically describes the operation of a business and its activities. </w:t>
      </w:r>
    </w:p>
    <w:p w14:paraId="195A224F" w14:textId="77777777" w:rsidR="00AE179A" w:rsidRDefault="00AE179A" w:rsidP="00AE179A">
      <w:pPr>
        <w:rPr>
          <w:ins w:id="839" w:author="Ned Johnson" w:date="2019-05-12T21:02:00Z"/>
          <w:lang w:val="en-GB"/>
        </w:rPr>
      </w:pPr>
    </w:p>
    <w:p w14:paraId="77FF0B3A" w14:textId="5B925F2D" w:rsidR="00AE179A" w:rsidRDefault="00AE179A" w:rsidP="00AE179A">
      <w:pPr>
        <w:rPr>
          <w:ins w:id="840" w:author="Ned Johnson" w:date="2019-05-12T21:02:00Z"/>
          <w:lang w:val="en-GB"/>
        </w:rPr>
      </w:pPr>
      <w:bookmarkStart w:id="841" w:name="_Toc8602837"/>
      <w:ins w:id="842" w:author="Ned Johnson" w:date="2019-05-12T21:02:00Z">
        <w:r w:rsidRPr="00AE179A">
          <w:rPr>
            <w:rStyle w:val="Titre3Car"/>
            <w:rPrChange w:id="843" w:author="Ned Johnson" w:date="2019-05-12T21:02:00Z">
              <w:rPr>
                <w:lang w:val="en-GB"/>
              </w:rPr>
            </w:rPrChange>
          </w:rPr>
          <w:t>Lexique :</w:t>
        </w:r>
        <w:bookmarkEnd w:id="841"/>
        <w:r>
          <w:rPr>
            <w:lang w:val="en-GB"/>
          </w:rPr>
          <w:t xml:space="preserve"> </w:t>
        </w:r>
        <w:r w:rsidRPr="00AE179A">
          <w:rPr>
            <w:lang w:val="en-GB"/>
          </w:rPr>
          <w:t xml:space="preserve">A </w:t>
        </w:r>
        <w:r w:rsidRPr="00AE179A">
          <w:rPr>
            <w:rFonts w:ascii="Cambria Math" w:hAnsi="Cambria Math" w:cs="Cambria Math"/>
            <w:lang w:val="en-GB"/>
          </w:rPr>
          <w:t>⊥</w:t>
        </w:r>
        <w:r w:rsidRPr="00AE179A">
          <w:rPr>
            <w:lang w:val="en-GB"/>
          </w:rPr>
          <w:t xml:space="preserve"> B : </w:t>
        </w:r>
        <w:r w:rsidRPr="00AE179A">
          <w:rPr>
            <w:lang w:val="en-GB"/>
          </w:rPr>
          <w:tab/>
          <w:t>A independent of B</w:t>
        </w:r>
        <w:r w:rsidRPr="00AE179A">
          <w:rPr>
            <w:lang w:val="en-GB"/>
          </w:rPr>
          <w:tab/>
        </w:r>
      </w:ins>
    </w:p>
    <w:p w14:paraId="75C084BD" w14:textId="6B535C0B" w:rsidR="00A80472" w:rsidRPr="00342D61" w:rsidDel="004F6F43" w:rsidRDefault="00A80472">
      <w:pPr>
        <w:rPr>
          <w:del w:id="844" w:author="Ned Johnson" w:date="2019-05-12T20:22:00Z"/>
          <w:lang w:val="en-GB"/>
        </w:rPr>
      </w:pPr>
      <w:r w:rsidRPr="00342D61">
        <w:rPr>
          <w:lang w:val="en-GB"/>
        </w:rPr>
        <w:t xml:space="preserve">Each column </w:t>
      </w:r>
      <w:del w:id="845" w:author="herrmannfrancine@gmail.com" w:date="2019-05-10T13:40:00Z">
        <w:r w:rsidRPr="00342D61" w:rsidDel="0090701B">
          <w:rPr>
            <w:lang w:val="en-GB"/>
          </w:rPr>
          <w:delText>describe</w:delText>
        </w:r>
      </w:del>
      <w:ins w:id="846" w:author="herrmannfrancine@gmail.com" w:date="2019-05-10T13:40:00Z">
        <w:r w:rsidR="0090701B" w:rsidRPr="00342D61">
          <w:rPr>
            <w:lang w:val="en-GB"/>
          </w:rPr>
          <w:t>describes</w:t>
        </w:r>
      </w:ins>
      <w:r w:rsidRPr="00342D61">
        <w:rPr>
          <w:lang w:val="en-GB"/>
        </w:rPr>
        <w:t xml:space="preserve"> a </w:t>
      </w:r>
      <w:del w:id="847" w:author="herrmannfrancine@gmail.com" w:date="2019-05-10T13:40:00Z">
        <w:r w:rsidRPr="00342D61" w:rsidDel="0090701B">
          <w:rPr>
            <w:lang w:val="en-GB"/>
          </w:rPr>
          <w:delText>predicat</w:delText>
        </w:r>
      </w:del>
      <w:ins w:id="848" w:author="herrmannfrancine@gmail.com" w:date="2019-05-10T13:40:00Z">
        <w:r w:rsidR="0090701B" w:rsidRPr="00342D61">
          <w:rPr>
            <w:lang w:val="en-GB"/>
          </w:rPr>
          <w:t>predicate</w:t>
        </w:r>
      </w:ins>
      <w:r w:rsidRPr="00342D61">
        <w:rPr>
          <w:lang w:val="en-GB"/>
        </w:rPr>
        <w:t xml:space="preserve"> of an instance from the service of the company</w:t>
      </w:r>
      <w:r w:rsidR="000A0A42" w:rsidRPr="00342D61">
        <w:rPr>
          <w:lang w:val="en-GB"/>
        </w:rPr>
        <w:t xml:space="preserve"> for a proper purpose</w:t>
      </w:r>
    </w:p>
    <w:p w14:paraId="75B14CB4" w14:textId="77777777" w:rsidR="00007E57" w:rsidRPr="00342D61" w:rsidRDefault="00007E57">
      <w:pPr>
        <w:rPr>
          <w:lang w:val="en-GB"/>
        </w:rPr>
      </w:pPr>
    </w:p>
    <w:p w14:paraId="2DD893F2" w14:textId="77777777" w:rsidR="00A80472" w:rsidRPr="00342D61" w:rsidRDefault="00A80472" w:rsidP="00A80472">
      <w:pPr>
        <w:pStyle w:val="Titre3"/>
        <w:jc w:val="both"/>
        <w:rPr>
          <w:lang w:val="en-GB"/>
        </w:rPr>
      </w:pPr>
      <w:bookmarkStart w:id="849" w:name="_Toc8602838"/>
      <w:r w:rsidRPr="00342D61">
        <w:rPr>
          <w:lang w:val="en-GB"/>
        </w:rPr>
        <w:t>Main Advantages</w:t>
      </w:r>
      <w:bookmarkEnd w:id="849"/>
      <w:r w:rsidRPr="00342D61">
        <w:rPr>
          <w:lang w:val="en-GB"/>
        </w:rPr>
        <w:t xml:space="preserve"> </w:t>
      </w:r>
    </w:p>
    <w:p w14:paraId="68B07CCF" w14:textId="77777777" w:rsidR="00A80472" w:rsidRPr="00342D61" w:rsidRDefault="00A80472" w:rsidP="00A80472">
      <w:pPr>
        <w:pStyle w:val="Paragraphedeliste"/>
        <w:numPr>
          <w:ilvl w:val="0"/>
          <w:numId w:val="6"/>
        </w:numPr>
        <w:rPr>
          <w:lang w:val="en-GB"/>
        </w:rPr>
      </w:pPr>
      <w:r w:rsidRPr="00342D61">
        <w:rPr>
          <w:lang w:val="en-GB"/>
        </w:rPr>
        <w:t>Briefly presents the operation of a department of a company</w:t>
      </w:r>
    </w:p>
    <w:p w14:paraId="55B0FF7E" w14:textId="04427C54" w:rsidR="00A80472" w:rsidRPr="00342D61" w:rsidRDefault="00A80472" w:rsidP="00A80472">
      <w:pPr>
        <w:pStyle w:val="Paragraphedeliste"/>
        <w:numPr>
          <w:ilvl w:val="0"/>
          <w:numId w:val="6"/>
        </w:numPr>
        <w:rPr>
          <w:lang w:val="en-GB"/>
        </w:rPr>
      </w:pPr>
      <w:r w:rsidRPr="00342D61">
        <w:rPr>
          <w:lang w:val="en-GB"/>
        </w:rPr>
        <w:t xml:space="preserve">Hardcoded approach for corporate </w:t>
      </w:r>
      <w:del w:id="850" w:author="herrmannfrancine@gmail.com" w:date="2019-05-10T13:40:00Z">
        <w:r w:rsidRPr="00342D61" w:rsidDel="0090701B">
          <w:rPr>
            <w:lang w:val="en-GB"/>
          </w:rPr>
          <w:delText>taxinomy</w:delText>
        </w:r>
      </w:del>
      <w:ins w:id="851" w:author="herrmannfrancine@gmail.com" w:date="2019-05-10T13:40:00Z">
        <w:r w:rsidR="0090701B" w:rsidRPr="00342D61">
          <w:rPr>
            <w:lang w:val="en-GB"/>
          </w:rPr>
          <w:t>taxonomy</w:t>
        </w:r>
      </w:ins>
    </w:p>
    <w:p w14:paraId="02466D01" w14:textId="5CF7070B" w:rsidR="00EB3B3C" w:rsidRPr="00342D61" w:rsidRDefault="00EB3B3C" w:rsidP="00A80472">
      <w:pPr>
        <w:pStyle w:val="Paragraphedeliste"/>
        <w:numPr>
          <w:ilvl w:val="0"/>
          <w:numId w:val="6"/>
        </w:numPr>
        <w:rPr>
          <w:lang w:val="en-GB"/>
        </w:rPr>
      </w:pPr>
      <w:r w:rsidRPr="00342D61">
        <w:rPr>
          <w:lang w:val="en-GB"/>
        </w:rPr>
        <w:t>Repre</w:t>
      </w:r>
      <w:del w:id="852" w:author="herrmannfrancine@gmail.com" w:date="2019-05-10T13:41:00Z">
        <w:r w:rsidRPr="00342D61" w:rsidDel="0090701B">
          <w:rPr>
            <w:lang w:val="en-GB"/>
          </w:rPr>
          <w:delText>n</w:delText>
        </w:r>
      </w:del>
      <w:r w:rsidRPr="00342D61">
        <w:rPr>
          <w:lang w:val="en-GB"/>
        </w:rPr>
        <w:t>s</w:t>
      </w:r>
      <w:ins w:id="853" w:author="herrmannfrancine@gmail.com" w:date="2019-05-10T13:41:00Z">
        <w:r w:rsidR="0090701B">
          <w:rPr>
            <w:lang w:val="en-GB"/>
          </w:rPr>
          <w:t>ent</w:t>
        </w:r>
      </w:ins>
      <w:r w:rsidRPr="00342D61">
        <w:rPr>
          <w:lang w:val="en-GB"/>
        </w:rPr>
        <w:t xml:space="preserve">ation which </w:t>
      </w:r>
      <w:del w:id="854" w:author="herrmannfrancine@gmail.com" w:date="2019-05-10T13:41:00Z">
        <w:r w:rsidRPr="00342D61" w:rsidDel="0090701B">
          <w:rPr>
            <w:lang w:val="en-GB"/>
          </w:rPr>
          <w:delText>stronlgy</w:delText>
        </w:r>
      </w:del>
      <w:ins w:id="855" w:author="herrmannfrancine@gmail.com" w:date="2019-05-10T13:41:00Z">
        <w:r w:rsidR="0090701B" w:rsidRPr="00342D61">
          <w:rPr>
            <w:lang w:val="en-GB"/>
          </w:rPr>
          <w:t>strongly</w:t>
        </w:r>
      </w:ins>
      <w:r w:rsidRPr="00342D61">
        <w:rPr>
          <w:lang w:val="en-GB"/>
        </w:rPr>
        <w:t xml:space="preserve"> </w:t>
      </w:r>
      <w:del w:id="856" w:author="herrmannfrancine@gmail.com" w:date="2019-05-10T13:41:00Z">
        <w:r w:rsidRPr="00342D61" w:rsidDel="0090701B">
          <w:rPr>
            <w:lang w:val="en-GB"/>
          </w:rPr>
          <w:delText>ressemlbing</w:delText>
        </w:r>
      </w:del>
      <w:ins w:id="857" w:author="herrmannfrancine@gmail.com" w:date="2019-05-10T13:41:00Z">
        <w:r w:rsidR="0090701B" w:rsidRPr="00342D61">
          <w:rPr>
            <w:lang w:val="en-GB"/>
          </w:rPr>
          <w:t>resembling</w:t>
        </w:r>
      </w:ins>
      <w:r w:rsidRPr="00342D61">
        <w:rPr>
          <w:lang w:val="en-GB"/>
        </w:rPr>
        <w:t xml:space="preserve"> a multi-model-level (</w:t>
      </w:r>
      <w:del w:id="858" w:author="herrmannfrancine@gmail.com" w:date="2019-05-10T13:41:00Z">
        <w:r w:rsidRPr="00342D61" w:rsidDel="0090701B">
          <w:rPr>
            <w:lang w:val="en-GB"/>
          </w:rPr>
          <w:delText>futher</w:delText>
        </w:r>
      </w:del>
      <w:ins w:id="859" w:author="herrmannfrancine@gmail.com" w:date="2019-05-10T13:41:00Z">
        <w:r w:rsidR="0090701B" w:rsidRPr="00342D61">
          <w:rPr>
            <w:lang w:val="en-GB"/>
          </w:rPr>
          <w:t>further</w:t>
        </w:r>
      </w:ins>
      <w:r w:rsidRPr="00342D61">
        <w:rPr>
          <w:lang w:val="en-GB"/>
        </w:rPr>
        <w:t xml:space="preserve"> details in this </w:t>
      </w:r>
      <w:del w:id="860" w:author="herrmannfrancine@gmail.com" w:date="2019-05-10T13:41:00Z">
        <w:r w:rsidRPr="00342D61" w:rsidDel="0090701B">
          <w:rPr>
            <w:lang w:val="en-GB"/>
          </w:rPr>
          <w:delText>docoment</w:delText>
        </w:r>
      </w:del>
      <w:ins w:id="861" w:author="herrmannfrancine@gmail.com" w:date="2019-05-10T13:41:00Z">
        <w:r w:rsidR="0090701B" w:rsidRPr="00342D61">
          <w:rPr>
            <w:lang w:val="en-GB"/>
          </w:rPr>
          <w:t>document</w:t>
        </w:r>
      </w:ins>
      <w:r w:rsidRPr="00342D61">
        <w:rPr>
          <w:lang w:val="en-GB"/>
        </w:rPr>
        <w:t>)</w:t>
      </w:r>
    </w:p>
    <w:p w14:paraId="62D065E0" w14:textId="77777777" w:rsidR="00B97171" w:rsidRPr="00342D61" w:rsidRDefault="00B97171" w:rsidP="00B97171">
      <w:pPr>
        <w:pStyle w:val="Paragraphedeliste"/>
        <w:ind w:left="360"/>
        <w:rPr>
          <w:lang w:val="en-GB"/>
        </w:rPr>
      </w:pPr>
    </w:p>
    <w:p w14:paraId="6FE12A27" w14:textId="77777777" w:rsidR="00A80472" w:rsidRPr="00342D61" w:rsidRDefault="00A80472" w:rsidP="00A80472">
      <w:pPr>
        <w:pStyle w:val="Titre3"/>
        <w:jc w:val="both"/>
        <w:rPr>
          <w:lang w:val="en-GB"/>
        </w:rPr>
      </w:pPr>
      <w:bookmarkStart w:id="862" w:name="_Toc8602839"/>
      <w:r w:rsidRPr="00342D61">
        <w:rPr>
          <w:lang w:val="en-GB"/>
        </w:rPr>
        <w:t>Main Drawbacks</w:t>
      </w:r>
      <w:bookmarkEnd w:id="862"/>
      <w:r w:rsidRPr="00342D61">
        <w:rPr>
          <w:lang w:val="en-GB"/>
        </w:rPr>
        <w:t xml:space="preserve"> </w:t>
      </w:r>
    </w:p>
    <w:p w14:paraId="2C1AFA9A" w14:textId="77777777" w:rsidR="00054B8A" w:rsidRPr="00342D61" w:rsidRDefault="00A80472" w:rsidP="00A80472">
      <w:pPr>
        <w:pStyle w:val="Paragraphedeliste"/>
        <w:numPr>
          <w:ilvl w:val="0"/>
          <w:numId w:val="5"/>
        </w:numPr>
        <w:rPr>
          <w:lang w:val="en-GB"/>
        </w:rPr>
      </w:pPr>
      <w:r w:rsidRPr="00342D61">
        <w:rPr>
          <w:lang w:val="en-GB"/>
        </w:rPr>
        <w:t>Too simple to use alone without another taxonomy</w:t>
      </w:r>
    </w:p>
    <w:p w14:paraId="220CB718" w14:textId="310AFBA5" w:rsidR="000C200D" w:rsidRPr="00342D61" w:rsidRDefault="00A80472" w:rsidP="000C200D">
      <w:pPr>
        <w:pStyle w:val="Paragraphedeliste"/>
        <w:numPr>
          <w:ilvl w:val="0"/>
          <w:numId w:val="5"/>
        </w:numPr>
        <w:rPr>
          <w:lang w:val="en-GB"/>
        </w:rPr>
      </w:pPr>
      <w:r w:rsidRPr="00342D61">
        <w:rPr>
          <w:lang w:val="en-GB"/>
        </w:rPr>
        <w:t>All links of columns are independent from</w:t>
      </w:r>
      <w:r w:rsidR="000C200D" w:rsidRPr="00342D61">
        <w:rPr>
          <w:lang w:val="en-GB"/>
        </w:rPr>
        <w:t xml:space="preserve"> each other, it a </w:t>
      </w:r>
      <w:del w:id="863" w:author="herrmannfrancine@gmail.com" w:date="2019-05-10T13:41:00Z">
        <w:r w:rsidR="000C200D" w:rsidRPr="00342D61" w:rsidDel="0090701B">
          <w:rPr>
            <w:lang w:val="en-GB"/>
          </w:rPr>
          <w:delText>drawbacks</w:delText>
        </w:r>
      </w:del>
      <w:ins w:id="864" w:author="herrmannfrancine@gmail.com" w:date="2019-05-10T13:41:00Z">
        <w:r w:rsidR="0090701B" w:rsidRPr="00342D61">
          <w:rPr>
            <w:lang w:val="en-GB"/>
          </w:rPr>
          <w:t>drawback</w:t>
        </w:r>
      </w:ins>
      <w:r w:rsidR="000C200D" w:rsidRPr="00342D61">
        <w:rPr>
          <w:lang w:val="en-GB"/>
        </w:rPr>
        <w:t xml:space="preserve"> only if no other taxonomy is used to described how to fill the column</w:t>
      </w:r>
    </w:p>
    <w:p w14:paraId="5CD8E2B1" w14:textId="77777777" w:rsidR="00A80472" w:rsidRPr="00342D61" w:rsidRDefault="00A80472" w:rsidP="00A80472">
      <w:pPr>
        <w:pStyle w:val="Paragraphedeliste"/>
        <w:ind w:left="360"/>
        <w:rPr>
          <w:lang w:val="en-GB"/>
        </w:rPr>
      </w:pPr>
    </w:p>
    <w:p w14:paraId="077D8B61" w14:textId="1B1EFD99" w:rsidR="00007E57" w:rsidRPr="00342D61" w:rsidRDefault="00A80472" w:rsidP="00A80472">
      <w:pPr>
        <w:pStyle w:val="Titre3"/>
        <w:rPr>
          <w:lang w:val="en-GB"/>
        </w:rPr>
      </w:pPr>
      <w:del w:id="865" w:author="herrmannfrancine@gmail.com" w:date="2019-05-10T13:41:00Z">
        <w:r w:rsidRPr="00342D61" w:rsidDel="0090701B">
          <w:rPr>
            <w:lang w:val="en-GB"/>
          </w:rPr>
          <w:delText xml:space="preserve">Conclusion </w:delText>
        </w:r>
        <w:r w:rsidR="00007E57" w:rsidRPr="00342D61" w:rsidDel="0090701B">
          <w:rPr>
            <w:lang w:val="en-GB"/>
          </w:rPr>
          <w:delText>:</w:delText>
        </w:r>
      </w:del>
      <w:bookmarkStart w:id="866" w:name="_Toc8602840"/>
      <w:ins w:id="867" w:author="herrmannfrancine@gmail.com" w:date="2019-05-10T13:41:00Z">
        <w:r w:rsidR="0090701B" w:rsidRPr="00342D61">
          <w:rPr>
            <w:lang w:val="en-GB"/>
          </w:rPr>
          <w:t>Conclusion:</w:t>
        </w:r>
      </w:ins>
      <w:bookmarkEnd w:id="866"/>
      <w:r w:rsidR="00007E57" w:rsidRPr="00342D61">
        <w:rPr>
          <w:lang w:val="en-GB"/>
        </w:rPr>
        <w:t xml:space="preserve"> </w:t>
      </w:r>
    </w:p>
    <w:p w14:paraId="7658AB01" w14:textId="08CBD1A4" w:rsidR="00054B8A" w:rsidRPr="00342D61" w:rsidRDefault="000C200D" w:rsidP="00F86763">
      <w:pPr>
        <w:pStyle w:val="Paragraphedeliste"/>
        <w:numPr>
          <w:ilvl w:val="0"/>
          <w:numId w:val="4"/>
        </w:numPr>
        <w:rPr>
          <w:lang w:val="en-GB"/>
        </w:rPr>
      </w:pPr>
      <w:r w:rsidRPr="00342D61">
        <w:rPr>
          <w:lang w:val="en-GB"/>
        </w:rPr>
        <w:t xml:space="preserve">Despite these drawbacks </w:t>
      </w:r>
      <w:del w:id="868" w:author="herrmannfrancine@gmail.com" w:date="2019-05-10T13:42:00Z">
        <w:r w:rsidRPr="00342D61" w:rsidDel="0090701B">
          <w:rPr>
            <w:lang w:val="en-GB"/>
          </w:rPr>
          <w:delText>these taxonomy</w:delText>
        </w:r>
      </w:del>
      <w:ins w:id="869" w:author="herrmannfrancine@gmail.com" w:date="2019-05-10T13:42:00Z">
        <w:r w:rsidR="0090701B" w:rsidRPr="00342D61">
          <w:rPr>
            <w:lang w:val="en-GB"/>
          </w:rPr>
          <w:t>these taxonomies</w:t>
        </w:r>
      </w:ins>
      <w:r w:rsidRPr="00342D61">
        <w:rPr>
          <w:lang w:val="en-GB"/>
        </w:rPr>
        <w:t xml:space="preserve"> could be </w:t>
      </w:r>
      <w:del w:id="870" w:author="herrmannfrancine@gmail.com" w:date="2019-05-10T13:41:00Z">
        <w:r w:rsidRPr="00342D61" w:rsidDel="0090701B">
          <w:rPr>
            <w:lang w:val="en-GB"/>
          </w:rPr>
          <w:delText>use</w:delText>
        </w:r>
      </w:del>
      <w:ins w:id="871" w:author="herrmannfrancine@gmail.com" w:date="2019-05-10T13:41:00Z">
        <w:r w:rsidR="0090701B" w:rsidRPr="00342D61">
          <w:rPr>
            <w:lang w:val="en-GB"/>
          </w:rPr>
          <w:t>used</w:t>
        </w:r>
      </w:ins>
      <w:r w:rsidRPr="00342D61">
        <w:rPr>
          <w:lang w:val="en-GB"/>
        </w:rPr>
        <w:t xml:space="preserve"> as a model for a properly structuration for </w:t>
      </w:r>
      <w:del w:id="872" w:author="herrmannfrancine@gmail.com" w:date="2019-05-10T13:41:00Z">
        <w:r w:rsidRPr="00342D61" w:rsidDel="0090701B">
          <w:rPr>
            <w:lang w:val="en-GB"/>
          </w:rPr>
          <w:delText>an other</w:delText>
        </w:r>
      </w:del>
      <w:ins w:id="873" w:author="herrmannfrancine@gmail.com" w:date="2019-05-10T13:41:00Z">
        <w:r w:rsidR="0090701B" w:rsidRPr="00342D61">
          <w:rPr>
            <w:lang w:val="en-GB"/>
          </w:rPr>
          <w:t>another</w:t>
        </w:r>
      </w:ins>
      <w:r w:rsidRPr="00342D61">
        <w:rPr>
          <w:lang w:val="en-GB"/>
        </w:rPr>
        <w:t xml:space="preserve"> taxonomy like the one we decided to choose. </w:t>
      </w:r>
    </w:p>
    <w:p w14:paraId="42A529FE" w14:textId="428D5219" w:rsidR="000C200D" w:rsidRPr="00342D61" w:rsidDel="00AE179A" w:rsidRDefault="000C200D" w:rsidP="00F86763">
      <w:pPr>
        <w:pStyle w:val="Paragraphedeliste"/>
        <w:numPr>
          <w:ilvl w:val="0"/>
          <w:numId w:val="4"/>
        </w:numPr>
        <w:rPr>
          <w:del w:id="874" w:author="Ned Johnson" w:date="2019-05-12T21:03:00Z"/>
          <w:lang w:val="en-GB"/>
        </w:rPr>
      </w:pPr>
      <w:r w:rsidRPr="00342D61">
        <w:rPr>
          <w:lang w:val="en-GB"/>
        </w:rPr>
        <w:t xml:space="preserve">As announced, the columns </w:t>
      </w:r>
      <w:del w:id="875" w:author="herrmannfrancine@gmail.com" w:date="2019-05-10T13:42:00Z">
        <w:r w:rsidRPr="00342D61" w:rsidDel="0090701B">
          <w:rPr>
            <w:lang w:val="en-GB"/>
          </w:rPr>
          <w:delText>indepencandy</w:delText>
        </w:r>
      </w:del>
      <w:ins w:id="876" w:author="herrmannfrancine@gmail.com" w:date="2019-05-10T13:42:00Z">
        <w:r w:rsidR="0090701B" w:rsidRPr="00342D61">
          <w:rPr>
            <w:lang w:val="en-GB"/>
          </w:rPr>
          <w:t>indepen</w:t>
        </w:r>
        <w:r w:rsidR="0090701B">
          <w:rPr>
            <w:lang w:val="en-GB"/>
          </w:rPr>
          <w:t>d</w:t>
        </w:r>
        <w:r w:rsidR="0090701B" w:rsidRPr="00342D61">
          <w:rPr>
            <w:lang w:val="en-GB"/>
          </w:rPr>
          <w:t>ency</w:t>
        </w:r>
      </w:ins>
      <w:r w:rsidRPr="00342D61">
        <w:rPr>
          <w:lang w:val="en-GB"/>
        </w:rPr>
        <w:t xml:space="preserve"> is only a drawback if no othe</w:t>
      </w:r>
      <w:r w:rsidR="00EB3B3C" w:rsidRPr="00342D61">
        <w:rPr>
          <w:lang w:val="en-GB"/>
        </w:rPr>
        <w:t>r taxonomy is used, more over it became a strongly</w:t>
      </w:r>
      <w:r w:rsidRPr="00342D61">
        <w:rPr>
          <w:lang w:val="en-GB"/>
        </w:rPr>
        <w:t xml:space="preserve"> advantage </w:t>
      </w:r>
      <w:r w:rsidR="00EB3B3C" w:rsidRPr="00342D61">
        <w:rPr>
          <w:lang w:val="en-GB"/>
        </w:rPr>
        <w:t>in the goal of</w:t>
      </w:r>
      <w:r w:rsidRPr="00342D61">
        <w:rPr>
          <w:lang w:val="en-GB"/>
        </w:rPr>
        <w:t xml:space="preserve"> describe a multi-level-model.</w:t>
      </w:r>
    </w:p>
    <w:p w14:paraId="5548CD03" w14:textId="77777777" w:rsidR="00201D52" w:rsidRPr="00AE179A" w:rsidRDefault="00201D52" w:rsidP="00AE179A">
      <w:pPr>
        <w:pStyle w:val="Paragraphedeliste"/>
        <w:numPr>
          <w:ilvl w:val="0"/>
          <w:numId w:val="4"/>
        </w:numPr>
        <w:rPr>
          <w:lang w:val="en-GB"/>
          <w:rPrChange w:id="877" w:author="Ned Johnson" w:date="2019-05-12T21:03:00Z">
            <w:rPr>
              <w:lang w:val="en-GB"/>
            </w:rPr>
          </w:rPrChange>
        </w:rPr>
        <w:pPrChange w:id="878" w:author="Ned Johnson" w:date="2019-05-12T21:03:00Z">
          <w:pPr/>
        </w:pPrChange>
      </w:pPr>
      <w:r w:rsidRPr="00AE179A">
        <w:rPr>
          <w:lang w:val="en-GB"/>
          <w:rPrChange w:id="879" w:author="Ned Johnson" w:date="2019-05-12T21:03:00Z">
            <w:rPr>
              <w:lang w:val="en-GB"/>
            </w:rPr>
          </w:rPrChange>
        </w:rPr>
        <w:br w:type="page"/>
      </w:r>
    </w:p>
    <w:p w14:paraId="64EDE0D4" w14:textId="2C54FD40" w:rsidR="00BB65D8" w:rsidRPr="00342D61" w:rsidRDefault="00BB65D8" w:rsidP="008422A1">
      <w:pPr>
        <w:pStyle w:val="Titre2"/>
        <w:rPr>
          <w:lang w:val="en-GB"/>
        </w:rPr>
      </w:pPr>
      <w:bookmarkStart w:id="880" w:name="_Toc8602841"/>
      <w:r w:rsidRPr="00342D61">
        <w:rPr>
          <w:lang w:val="en-GB"/>
        </w:rPr>
        <w:lastRenderedPageBreak/>
        <w:t>Arc</w:t>
      </w:r>
      <w:r w:rsidR="008422A1" w:rsidRPr="00342D61">
        <w:rPr>
          <w:lang w:val="en-GB"/>
        </w:rPr>
        <w:t>h</w:t>
      </w:r>
      <w:r w:rsidRPr="00342D61">
        <w:rPr>
          <w:lang w:val="en-GB"/>
        </w:rPr>
        <w:t xml:space="preserve">itecting an </w:t>
      </w:r>
      <w:del w:id="881" w:author="herrmannfrancine@gmail.com" w:date="2019-05-10T13:42:00Z">
        <w:r w:rsidRPr="00342D61" w:rsidDel="0090701B">
          <w:rPr>
            <w:lang w:val="en-GB"/>
          </w:rPr>
          <w:delText>Entreprise</w:delText>
        </w:r>
      </w:del>
      <w:ins w:id="882" w:author="herrmannfrancine@gmail.com" w:date="2019-05-10T13:42:00Z">
        <w:r w:rsidR="0090701B" w:rsidRPr="00342D61">
          <w:rPr>
            <w:lang w:val="en-GB"/>
          </w:rPr>
          <w:t>Enterprise</w:t>
        </w:r>
      </w:ins>
      <w:r w:rsidRPr="00342D61">
        <w:rPr>
          <w:lang w:val="en-GB"/>
        </w:rPr>
        <w:t xml:space="preserve"> content management Strategy</w:t>
      </w:r>
      <w:bookmarkEnd w:id="880"/>
      <w:r w:rsidRPr="00342D61">
        <w:rPr>
          <w:lang w:val="en-GB"/>
        </w:rPr>
        <w:t xml:space="preserve"> </w:t>
      </w:r>
    </w:p>
    <w:p w14:paraId="14D6FEB5" w14:textId="77777777" w:rsidR="00BB65D8" w:rsidRPr="00342D61" w:rsidRDefault="00BB65D8" w:rsidP="00BB65D8">
      <w:pPr>
        <w:rPr>
          <w:lang w:val="en-GB"/>
        </w:rPr>
      </w:pPr>
    </w:p>
    <w:p w14:paraId="16F6297E" w14:textId="77777777" w:rsidR="00BE1E4E" w:rsidRPr="00342D61" w:rsidRDefault="00567DF4" w:rsidP="00BE1E4E">
      <w:pPr>
        <w:rPr>
          <w:lang w:val="en-GB"/>
        </w:rPr>
      </w:pPr>
      <w:r w:rsidRPr="00342D61">
        <w:rPr>
          <w:noProof/>
          <w:lang w:eastAsia="fr-FR"/>
        </w:rPr>
        <w:drawing>
          <wp:inline distT="0" distB="0" distL="0" distR="0" wp14:anchorId="17310FD7" wp14:editId="503961F4">
            <wp:extent cx="5760720" cy="4140057"/>
            <wp:effectExtent l="0" t="0" r="0" b="0"/>
            <wp:docPr id="12" name="Image 12" descr="C:\Users\nimesker2u\Downloads\Untitled Diagram-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mesker2u\Downloads\Untitled Diagram-Pag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40057"/>
                    </a:xfrm>
                    <a:prstGeom prst="rect">
                      <a:avLst/>
                    </a:prstGeom>
                    <a:noFill/>
                    <a:ln>
                      <a:noFill/>
                    </a:ln>
                  </pic:spPr>
                </pic:pic>
              </a:graphicData>
            </a:graphic>
          </wp:inline>
        </w:drawing>
      </w:r>
    </w:p>
    <w:p w14:paraId="7CA2820A" w14:textId="77777777" w:rsidR="000A0A42" w:rsidRPr="00342D61" w:rsidRDefault="000A0A42" w:rsidP="000A0A42">
      <w:pPr>
        <w:pStyle w:val="Titre3"/>
        <w:jc w:val="both"/>
        <w:rPr>
          <w:rFonts w:asciiTheme="minorHAnsi" w:eastAsiaTheme="minorHAnsi" w:hAnsiTheme="minorHAnsi" w:cstheme="minorBidi"/>
          <w:b w:val="0"/>
          <w:color w:val="auto"/>
          <w:sz w:val="22"/>
          <w:szCs w:val="22"/>
          <w:lang w:val="en-GB"/>
        </w:rPr>
      </w:pPr>
      <w:bookmarkStart w:id="883" w:name="_Toc8602842"/>
      <w:r w:rsidRPr="00342D61">
        <w:rPr>
          <w:rFonts w:asciiTheme="minorHAnsi" w:eastAsiaTheme="minorHAnsi" w:hAnsiTheme="minorHAnsi" w:cstheme="minorBidi"/>
          <w:b w:val="0"/>
          <w:color w:val="auto"/>
          <w:sz w:val="22"/>
          <w:szCs w:val="22"/>
          <w:lang w:val="en-GB"/>
        </w:rPr>
        <w:t>Present the strategies of a company for the realization of a project</w:t>
      </w:r>
      <w:bookmarkEnd w:id="883"/>
    </w:p>
    <w:p w14:paraId="0163AD7A" w14:textId="2A041A0F" w:rsidR="000A0A42" w:rsidRPr="00342D61" w:rsidRDefault="000A0A42" w:rsidP="000A0A42">
      <w:pPr>
        <w:pStyle w:val="Titre3"/>
        <w:jc w:val="both"/>
        <w:rPr>
          <w:rFonts w:asciiTheme="minorHAnsi" w:eastAsiaTheme="minorHAnsi" w:hAnsiTheme="minorHAnsi" w:cstheme="minorBidi"/>
          <w:b w:val="0"/>
          <w:color w:val="auto"/>
          <w:sz w:val="22"/>
          <w:szCs w:val="22"/>
          <w:lang w:val="en-GB"/>
        </w:rPr>
      </w:pPr>
      <w:bookmarkStart w:id="884" w:name="_Toc8602843"/>
      <w:r w:rsidRPr="00342D61">
        <w:rPr>
          <w:rFonts w:asciiTheme="minorHAnsi" w:eastAsiaTheme="minorHAnsi" w:hAnsiTheme="minorHAnsi" w:cstheme="minorBidi"/>
          <w:b w:val="0"/>
          <w:color w:val="auto"/>
          <w:sz w:val="22"/>
          <w:szCs w:val="22"/>
          <w:lang w:val="en-GB"/>
        </w:rPr>
        <w:t xml:space="preserve">The arrow </w:t>
      </w:r>
      <w:del w:id="885" w:author="herrmannfrancine@gmail.com" w:date="2019-05-10T13:42:00Z">
        <w:r w:rsidRPr="00342D61" w:rsidDel="0090701B">
          <w:rPr>
            <w:rFonts w:asciiTheme="minorHAnsi" w:eastAsiaTheme="minorHAnsi" w:hAnsiTheme="minorHAnsi" w:cstheme="minorBidi"/>
            <w:b w:val="0"/>
            <w:color w:val="auto"/>
            <w:sz w:val="22"/>
            <w:szCs w:val="22"/>
            <w:lang w:val="en-GB"/>
          </w:rPr>
          <w:delText>present</w:delText>
        </w:r>
      </w:del>
      <w:ins w:id="886" w:author="herrmannfrancine@gmail.com" w:date="2019-05-10T13:42:00Z">
        <w:r w:rsidR="0090701B" w:rsidRPr="00342D61">
          <w:rPr>
            <w:rFonts w:asciiTheme="minorHAnsi" w:eastAsiaTheme="minorHAnsi" w:hAnsiTheme="minorHAnsi" w:cstheme="minorBidi"/>
            <w:b w:val="0"/>
            <w:color w:val="auto"/>
            <w:sz w:val="22"/>
            <w:szCs w:val="22"/>
            <w:lang w:val="en-GB"/>
          </w:rPr>
          <w:t>presents</w:t>
        </w:r>
      </w:ins>
      <w:r w:rsidRPr="00342D61">
        <w:rPr>
          <w:rFonts w:asciiTheme="minorHAnsi" w:eastAsiaTheme="minorHAnsi" w:hAnsiTheme="minorHAnsi" w:cstheme="minorBidi"/>
          <w:b w:val="0"/>
          <w:color w:val="auto"/>
          <w:sz w:val="22"/>
          <w:szCs w:val="22"/>
          <w:lang w:val="en-GB"/>
        </w:rPr>
        <w:t xml:space="preserve"> the next instance that will be needed to realise the project.</w:t>
      </w:r>
      <w:bookmarkEnd w:id="884"/>
      <w:r w:rsidRPr="00342D61">
        <w:rPr>
          <w:rFonts w:asciiTheme="minorHAnsi" w:eastAsiaTheme="minorHAnsi" w:hAnsiTheme="minorHAnsi" w:cstheme="minorBidi"/>
          <w:b w:val="0"/>
          <w:color w:val="auto"/>
          <w:sz w:val="22"/>
          <w:szCs w:val="22"/>
          <w:lang w:val="en-GB"/>
        </w:rPr>
        <w:t xml:space="preserve"> </w:t>
      </w:r>
    </w:p>
    <w:p w14:paraId="6802CDE7" w14:textId="1D4F9D9D" w:rsidR="000A0A42" w:rsidRPr="00342D61" w:rsidRDefault="000A0A42" w:rsidP="000A0A42">
      <w:pPr>
        <w:rPr>
          <w:lang w:val="en-GB"/>
        </w:rPr>
      </w:pPr>
      <w:r w:rsidRPr="00342D61">
        <w:rPr>
          <w:lang w:val="en-GB"/>
        </w:rPr>
        <w:t xml:space="preserve">Each </w:t>
      </w:r>
      <w:del w:id="887" w:author="herrmannfrancine@gmail.com" w:date="2019-05-10T13:42:00Z">
        <w:r w:rsidRPr="00342D61" w:rsidDel="0090701B">
          <w:rPr>
            <w:lang w:val="en-GB"/>
          </w:rPr>
          <w:delText>predicat</w:delText>
        </w:r>
      </w:del>
      <w:ins w:id="888" w:author="herrmannfrancine@gmail.com" w:date="2019-05-10T13:42:00Z">
        <w:r w:rsidR="0090701B" w:rsidRPr="00342D61">
          <w:rPr>
            <w:lang w:val="en-GB"/>
          </w:rPr>
          <w:t>predicate</w:t>
        </w:r>
      </w:ins>
      <w:r w:rsidRPr="00342D61">
        <w:rPr>
          <w:lang w:val="en-GB"/>
        </w:rPr>
        <w:t xml:space="preserve"> could have many values, which will be independent between them. </w:t>
      </w:r>
    </w:p>
    <w:p w14:paraId="4EA1F3AE" w14:textId="77777777" w:rsidR="000A0A42" w:rsidRPr="00342D61" w:rsidRDefault="000A0A42" w:rsidP="000A0A42">
      <w:pPr>
        <w:pStyle w:val="Titre3"/>
        <w:jc w:val="both"/>
        <w:rPr>
          <w:lang w:val="en-GB"/>
        </w:rPr>
      </w:pPr>
      <w:bookmarkStart w:id="889" w:name="_Toc8602844"/>
      <w:r w:rsidRPr="00342D61">
        <w:rPr>
          <w:lang w:val="en-GB"/>
        </w:rPr>
        <w:t>Main Advantages</w:t>
      </w:r>
      <w:bookmarkEnd w:id="889"/>
      <w:r w:rsidRPr="00342D61">
        <w:rPr>
          <w:lang w:val="en-GB"/>
        </w:rPr>
        <w:t xml:space="preserve"> </w:t>
      </w:r>
    </w:p>
    <w:p w14:paraId="360E3A92" w14:textId="48F1407D" w:rsidR="00BE1E4E" w:rsidRPr="00342D61" w:rsidRDefault="000A0A42" w:rsidP="00F86763">
      <w:pPr>
        <w:pStyle w:val="Paragraphedeliste"/>
        <w:numPr>
          <w:ilvl w:val="0"/>
          <w:numId w:val="4"/>
        </w:numPr>
        <w:rPr>
          <w:lang w:val="en-GB"/>
        </w:rPr>
      </w:pPr>
      <w:r w:rsidRPr="00342D61">
        <w:rPr>
          <w:lang w:val="en-GB"/>
        </w:rPr>
        <w:t xml:space="preserve">Present a </w:t>
      </w:r>
      <w:del w:id="890" w:author="herrmannfrancine@gmail.com" w:date="2019-05-10T13:42:00Z">
        <w:r w:rsidRPr="00342D61" w:rsidDel="0090701B">
          <w:rPr>
            <w:lang w:val="en-GB"/>
          </w:rPr>
          <w:delText>taxinomy</w:delText>
        </w:r>
      </w:del>
      <w:ins w:id="891" w:author="herrmannfrancine@gmail.com" w:date="2019-05-10T13:42:00Z">
        <w:r w:rsidR="0090701B" w:rsidRPr="00342D61">
          <w:rPr>
            <w:lang w:val="en-GB"/>
          </w:rPr>
          <w:t>taxonomy</w:t>
        </w:r>
      </w:ins>
      <w:r w:rsidRPr="00342D61">
        <w:rPr>
          <w:lang w:val="en-GB"/>
        </w:rPr>
        <w:t xml:space="preserve">, in a timeline manner </w:t>
      </w:r>
    </w:p>
    <w:p w14:paraId="5AE9BD24" w14:textId="490516A7" w:rsidR="000A0A42" w:rsidRPr="00342D61" w:rsidRDefault="000A0A42" w:rsidP="00F86763">
      <w:pPr>
        <w:pStyle w:val="Paragraphedeliste"/>
        <w:numPr>
          <w:ilvl w:val="0"/>
          <w:numId w:val="4"/>
        </w:numPr>
        <w:rPr>
          <w:lang w:val="en-GB"/>
        </w:rPr>
      </w:pPr>
      <w:r w:rsidRPr="00342D61">
        <w:rPr>
          <w:lang w:val="en-GB"/>
        </w:rPr>
        <w:t xml:space="preserve">Could be </w:t>
      </w:r>
      <w:del w:id="892" w:author="herrmannfrancine@gmail.com" w:date="2019-05-10T13:42:00Z">
        <w:r w:rsidRPr="00342D61" w:rsidDel="0090701B">
          <w:rPr>
            <w:lang w:val="en-GB"/>
          </w:rPr>
          <w:delText>usefull</w:delText>
        </w:r>
      </w:del>
      <w:ins w:id="893" w:author="herrmannfrancine@gmail.com" w:date="2019-05-10T13:42:00Z">
        <w:r w:rsidR="0090701B" w:rsidRPr="00342D61">
          <w:rPr>
            <w:lang w:val="en-GB"/>
          </w:rPr>
          <w:t>useful</w:t>
        </w:r>
      </w:ins>
      <w:r w:rsidRPr="00342D61">
        <w:rPr>
          <w:lang w:val="en-GB"/>
        </w:rPr>
        <w:t xml:space="preserve"> to describe instance or event between them in a chronological manner</w:t>
      </w:r>
    </w:p>
    <w:p w14:paraId="540A0091" w14:textId="77777777" w:rsidR="00B97171" w:rsidRPr="00342D61" w:rsidRDefault="00B97171" w:rsidP="00B97171">
      <w:pPr>
        <w:pStyle w:val="Paragraphedeliste"/>
        <w:ind w:left="360"/>
        <w:rPr>
          <w:lang w:val="en-GB"/>
        </w:rPr>
      </w:pPr>
    </w:p>
    <w:p w14:paraId="1EC4A97F" w14:textId="77777777" w:rsidR="000A0A42" w:rsidRPr="00342D61" w:rsidRDefault="000A0A42" w:rsidP="000A0A42">
      <w:pPr>
        <w:pStyle w:val="Titre3"/>
        <w:jc w:val="both"/>
        <w:rPr>
          <w:lang w:val="en-GB"/>
        </w:rPr>
      </w:pPr>
      <w:bookmarkStart w:id="894" w:name="_Toc8602845"/>
      <w:r w:rsidRPr="00342D61">
        <w:rPr>
          <w:lang w:val="en-GB"/>
        </w:rPr>
        <w:t>Main Drawbacks</w:t>
      </w:r>
      <w:bookmarkEnd w:id="894"/>
      <w:r w:rsidRPr="00342D61">
        <w:rPr>
          <w:lang w:val="en-GB"/>
        </w:rPr>
        <w:t xml:space="preserve"> </w:t>
      </w:r>
    </w:p>
    <w:p w14:paraId="79A73969" w14:textId="77777777" w:rsidR="00BE1E4E" w:rsidRPr="00342D61" w:rsidRDefault="000A0A42" w:rsidP="000A0A42">
      <w:pPr>
        <w:pStyle w:val="Paragraphedeliste"/>
        <w:numPr>
          <w:ilvl w:val="0"/>
          <w:numId w:val="4"/>
        </w:numPr>
        <w:rPr>
          <w:lang w:val="en-GB"/>
        </w:rPr>
      </w:pPr>
      <w:r w:rsidRPr="00342D61">
        <w:rPr>
          <w:lang w:val="en-GB"/>
        </w:rPr>
        <w:t xml:space="preserve">Does not in any way present the enterprise infrastructure, it’s useless for present jobs or objects </w:t>
      </w:r>
    </w:p>
    <w:p w14:paraId="1F526DE7" w14:textId="77777777" w:rsidR="00B97171" w:rsidRPr="00342D61" w:rsidRDefault="00B97171" w:rsidP="00B97171">
      <w:pPr>
        <w:pStyle w:val="Paragraphedeliste"/>
        <w:ind w:left="360"/>
        <w:rPr>
          <w:lang w:val="en-GB"/>
        </w:rPr>
      </w:pPr>
    </w:p>
    <w:p w14:paraId="384EFB07" w14:textId="17451411" w:rsidR="000A0A42" w:rsidRPr="00342D61" w:rsidRDefault="000A0A42" w:rsidP="000A0A42">
      <w:pPr>
        <w:pStyle w:val="Titre3"/>
        <w:rPr>
          <w:lang w:val="en-GB"/>
        </w:rPr>
      </w:pPr>
      <w:del w:id="895" w:author="herrmannfrancine@gmail.com" w:date="2019-05-10T13:42:00Z">
        <w:r w:rsidRPr="00342D61" w:rsidDel="0090701B">
          <w:rPr>
            <w:lang w:val="en-GB"/>
          </w:rPr>
          <w:delText>Conclusion :</w:delText>
        </w:r>
      </w:del>
      <w:bookmarkStart w:id="896" w:name="_Toc8602846"/>
      <w:ins w:id="897" w:author="herrmannfrancine@gmail.com" w:date="2019-05-10T13:42:00Z">
        <w:r w:rsidR="0090701B" w:rsidRPr="00342D61">
          <w:rPr>
            <w:lang w:val="en-GB"/>
          </w:rPr>
          <w:t>Conclusion:</w:t>
        </w:r>
      </w:ins>
      <w:bookmarkEnd w:id="896"/>
      <w:r w:rsidRPr="00342D61">
        <w:rPr>
          <w:lang w:val="en-GB"/>
        </w:rPr>
        <w:t xml:space="preserve"> </w:t>
      </w:r>
    </w:p>
    <w:p w14:paraId="490119A7" w14:textId="77777777" w:rsidR="00BE1E4E" w:rsidRPr="00342D61" w:rsidRDefault="000A0A42" w:rsidP="00F86763">
      <w:pPr>
        <w:pStyle w:val="Paragraphedeliste"/>
        <w:numPr>
          <w:ilvl w:val="0"/>
          <w:numId w:val="4"/>
        </w:numPr>
        <w:rPr>
          <w:lang w:val="en-GB"/>
        </w:rPr>
      </w:pPr>
      <w:r w:rsidRPr="00342D61">
        <w:rPr>
          <w:lang w:val="en-GB"/>
        </w:rPr>
        <w:t>Our job is not only to describe the infrastructure of an enterprise but all instance of an enterprise therefore it’s could be important to make some way to describe a chronolog</w:t>
      </w:r>
      <w:r w:rsidR="00B97171" w:rsidRPr="00342D61">
        <w:rPr>
          <w:lang w:val="en-GB"/>
        </w:rPr>
        <w:t xml:space="preserve">ical order for some plans of a company </w:t>
      </w:r>
    </w:p>
    <w:p w14:paraId="4A41FAE7" w14:textId="77777777" w:rsidR="00B97171" w:rsidRPr="00342D61" w:rsidRDefault="00B97171" w:rsidP="00F86763">
      <w:pPr>
        <w:pStyle w:val="Paragraphedeliste"/>
        <w:numPr>
          <w:ilvl w:val="0"/>
          <w:numId w:val="4"/>
        </w:numPr>
        <w:rPr>
          <w:lang w:val="en-GB"/>
        </w:rPr>
      </w:pPr>
      <w:r w:rsidRPr="00342D61">
        <w:rPr>
          <w:lang w:val="en-GB"/>
        </w:rPr>
        <w:t>It could be an interesting way to structure a task in order to accomplish a company project.</w:t>
      </w:r>
    </w:p>
    <w:p w14:paraId="60434496" w14:textId="77777777" w:rsidR="00BE1E4E" w:rsidRPr="00342D61" w:rsidRDefault="00BE1E4E">
      <w:pPr>
        <w:rPr>
          <w:lang w:val="en-GB"/>
        </w:rPr>
      </w:pPr>
    </w:p>
    <w:p w14:paraId="0FAB1213" w14:textId="77777777" w:rsidR="00BB65D8" w:rsidRPr="00342D61" w:rsidRDefault="00201D52" w:rsidP="00BB65D8">
      <w:pPr>
        <w:rPr>
          <w:lang w:val="en-GB"/>
        </w:rPr>
      </w:pPr>
      <w:r w:rsidRPr="00342D61">
        <w:rPr>
          <w:lang w:val="en-GB"/>
        </w:rPr>
        <w:br w:type="page"/>
      </w:r>
    </w:p>
    <w:p w14:paraId="30E125BD" w14:textId="106F1134" w:rsidR="00BB65D8" w:rsidRPr="00342D61" w:rsidRDefault="00BB65D8" w:rsidP="008422A1">
      <w:pPr>
        <w:pStyle w:val="Titre2"/>
        <w:rPr>
          <w:lang w:val="en-GB"/>
        </w:rPr>
      </w:pPr>
      <w:del w:id="898" w:author="herrmannfrancine@gmail.com" w:date="2019-05-10T13:42:00Z">
        <w:r w:rsidRPr="00342D61" w:rsidDel="0090701B">
          <w:rPr>
            <w:lang w:val="en-GB"/>
          </w:rPr>
          <w:lastRenderedPageBreak/>
          <w:delText>Functionnal</w:delText>
        </w:r>
      </w:del>
      <w:bookmarkStart w:id="899" w:name="_Toc8602847"/>
      <w:ins w:id="900" w:author="herrmannfrancine@gmail.com" w:date="2019-05-10T13:42:00Z">
        <w:r w:rsidR="0090701B" w:rsidRPr="00342D61">
          <w:rPr>
            <w:lang w:val="en-GB"/>
          </w:rPr>
          <w:t>Functional</w:t>
        </w:r>
      </w:ins>
      <w:r w:rsidRPr="00342D61">
        <w:rPr>
          <w:lang w:val="en-GB"/>
        </w:rPr>
        <w:t xml:space="preserve"> Classification </w:t>
      </w:r>
      <w:del w:id="901" w:author="herrmannfrancine@gmail.com" w:date="2019-05-10T13:42:00Z">
        <w:r w:rsidRPr="00342D61" w:rsidDel="0090701B">
          <w:rPr>
            <w:lang w:val="en-GB"/>
          </w:rPr>
          <w:delText>Taxinomies</w:delText>
        </w:r>
      </w:del>
      <w:ins w:id="902" w:author="herrmannfrancine@gmail.com" w:date="2019-05-10T13:42:00Z">
        <w:r w:rsidR="0090701B" w:rsidRPr="00342D61">
          <w:rPr>
            <w:lang w:val="en-GB"/>
          </w:rPr>
          <w:t>Taxonomies</w:t>
        </w:r>
      </w:ins>
      <w:bookmarkEnd w:id="899"/>
    </w:p>
    <w:p w14:paraId="48719E66" w14:textId="77777777" w:rsidR="00BB65D8" w:rsidRPr="00342D61" w:rsidRDefault="00201D52" w:rsidP="009028F1">
      <w:pPr>
        <w:jc w:val="center"/>
        <w:rPr>
          <w:lang w:val="en-GB"/>
        </w:rPr>
      </w:pPr>
      <w:r w:rsidRPr="00342D61">
        <w:rPr>
          <w:noProof/>
          <w:lang w:eastAsia="fr-FR"/>
        </w:rPr>
        <w:drawing>
          <wp:inline distT="0" distB="0" distL="0" distR="0" wp14:anchorId="446FA5FB" wp14:editId="0A3F6DF2">
            <wp:extent cx="5082856" cy="2783607"/>
            <wp:effectExtent l="0" t="0" r="3810" b="0"/>
            <wp:docPr id="10" name="Image 10" descr="C:\Users\nimesker2u\Downloads\Untitled Diagram-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mesker2u\Downloads\Untitled Diagram-Pag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4161" cy="2795275"/>
                    </a:xfrm>
                    <a:prstGeom prst="rect">
                      <a:avLst/>
                    </a:prstGeom>
                    <a:noFill/>
                    <a:ln>
                      <a:noFill/>
                    </a:ln>
                  </pic:spPr>
                </pic:pic>
              </a:graphicData>
            </a:graphic>
          </wp:inline>
        </w:drawing>
      </w:r>
    </w:p>
    <w:p w14:paraId="49D6879F" w14:textId="7A3DF9DF" w:rsidR="009028F1" w:rsidRPr="00342D61" w:rsidRDefault="00B97171" w:rsidP="009028F1">
      <w:pPr>
        <w:rPr>
          <w:lang w:val="en-GB"/>
        </w:rPr>
      </w:pPr>
      <w:r w:rsidRPr="00342D61">
        <w:rPr>
          <w:lang w:val="en-GB"/>
        </w:rPr>
        <w:t xml:space="preserve">This graphics explain how for them a data is share in </w:t>
      </w:r>
      <w:r w:rsidR="009028F1" w:rsidRPr="00342D61">
        <w:rPr>
          <w:lang w:val="en-GB"/>
        </w:rPr>
        <w:t>some</w:t>
      </w:r>
      <w:r w:rsidR="00256ECC" w:rsidRPr="00342D61">
        <w:rPr>
          <w:lang w:val="en-GB"/>
        </w:rPr>
        <w:t xml:space="preserve"> </w:t>
      </w:r>
      <w:del w:id="903" w:author="herrmannfrancine@gmail.com" w:date="2019-05-10T13:42:00Z">
        <w:r w:rsidR="00256ECC" w:rsidRPr="00342D61" w:rsidDel="0090701B">
          <w:rPr>
            <w:lang w:val="en-GB"/>
          </w:rPr>
          <w:delText>architecture</w:delText>
        </w:r>
        <w:r w:rsidR="009028F1" w:rsidRPr="00342D61" w:rsidDel="0090701B">
          <w:rPr>
            <w:lang w:val="en-GB"/>
          </w:rPr>
          <w:delText> :</w:delText>
        </w:r>
      </w:del>
      <w:ins w:id="904" w:author="herrmannfrancine@gmail.com" w:date="2019-05-10T13:42:00Z">
        <w:r w:rsidR="0090701B" w:rsidRPr="00342D61">
          <w:rPr>
            <w:lang w:val="en-GB"/>
          </w:rPr>
          <w:t>architecture:</w:t>
        </w:r>
      </w:ins>
      <w:r w:rsidR="009028F1" w:rsidRPr="00342D61">
        <w:rPr>
          <w:lang w:val="en-GB"/>
        </w:rPr>
        <w:t xml:space="preserve"> </w:t>
      </w:r>
    </w:p>
    <w:p w14:paraId="461DAD10" w14:textId="5F5A6648" w:rsidR="00B97171" w:rsidRPr="00342D61" w:rsidRDefault="009028F1" w:rsidP="009028F1">
      <w:pPr>
        <w:pStyle w:val="Paragraphedeliste"/>
        <w:numPr>
          <w:ilvl w:val="0"/>
          <w:numId w:val="11"/>
        </w:numPr>
        <w:rPr>
          <w:lang w:val="en-GB"/>
        </w:rPr>
      </w:pPr>
      <w:del w:id="905" w:author="herrmannfrancine@gmail.com" w:date="2019-05-10T13:42:00Z">
        <w:r w:rsidRPr="00342D61" w:rsidDel="0090701B">
          <w:rPr>
            <w:lang w:val="en-GB"/>
          </w:rPr>
          <w:delText>Business :</w:delText>
        </w:r>
      </w:del>
      <w:ins w:id="906" w:author="herrmannfrancine@gmail.com" w:date="2019-05-10T13:42:00Z">
        <w:r w:rsidR="0090701B" w:rsidRPr="00342D61">
          <w:rPr>
            <w:lang w:val="en-GB"/>
          </w:rPr>
          <w:t>Business:</w:t>
        </w:r>
      </w:ins>
      <w:r w:rsidRPr="00342D61">
        <w:rPr>
          <w:lang w:val="en-GB"/>
        </w:rPr>
        <w:t xml:space="preserve"> harvest the data information</w:t>
      </w:r>
    </w:p>
    <w:p w14:paraId="7B851188" w14:textId="1DE92F4C" w:rsidR="009028F1" w:rsidRPr="00342D61" w:rsidRDefault="009028F1" w:rsidP="009028F1">
      <w:pPr>
        <w:pStyle w:val="Paragraphedeliste"/>
        <w:numPr>
          <w:ilvl w:val="0"/>
          <w:numId w:val="11"/>
        </w:numPr>
        <w:rPr>
          <w:lang w:val="en-GB"/>
        </w:rPr>
      </w:pPr>
      <w:del w:id="907" w:author="herrmannfrancine@gmail.com" w:date="2019-05-10T13:43:00Z">
        <w:r w:rsidRPr="00342D61" w:rsidDel="0090701B">
          <w:rPr>
            <w:lang w:val="en-GB"/>
          </w:rPr>
          <w:delText>Information :</w:delText>
        </w:r>
      </w:del>
      <w:ins w:id="908" w:author="herrmannfrancine@gmail.com" w:date="2019-05-10T13:43:00Z">
        <w:r w:rsidR="0090701B" w:rsidRPr="00342D61">
          <w:rPr>
            <w:lang w:val="en-GB"/>
          </w:rPr>
          <w:t>Information:</w:t>
        </w:r>
      </w:ins>
      <w:r w:rsidRPr="00342D61">
        <w:rPr>
          <w:lang w:val="en-GB"/>
        </w:rPr>
        <w:t xml:space="preserve"> </w:t>
      </w:r>
      <w:del w:id="909" w:author="herrmannfrancine@gmail.com" w:date="2019-05-10T13:42:00Z">
        <w:r w:rsidRPr="00342D61" w:rsidDel="0090701B">
          <w:rPr>
            <w:lang w:val="en-GB"/>
          </w:rPr>
          <w:delText>strore</w:delText>
        </w:r>
      </w:del>
      <w:ins w:id="910" w:author="herrmannfrancine@gmail.com" w:date="2019-05-10T13:42:00Z">
        <w:r w:rsidR="0090701B" w:rsidRPr="00342D61">
          <w:rPr>
            <w:lang w:val="en-GB"/>
          </w:rPr>
          <w:t>store</w:t>
        </w:r>
      </w:ins>
      <w:r w:rsidRPr="00342D61">
        <w:rPr>
          <w:lang w:val="en-GB"/>
        </w:rPr>
        <w:t xml:space="preserve"> the data in some disks</w:t>
      </w:r>
    </w:p>
    <w:p w14:paraId="3AFE7CA0" w14:textId="3EAF5560" w:rsidR="009028F1" w:rsidRPr="00342D61" w:rsidRDefault="009028F1" w:rsidP="009028F1">
      <w:pPr>
        <w:pStyle w:val="Paragraphedeliste"/>
        <w:numPr>
          <w:ilvl w:val="0"/>
          <w:numId w:val="11"/>
        </w:numPr>
        <w:rPr>
          <w:lang w:val="en-GB"/>
        </w:rPr>
      </w:pPr>
      <w:del w:id="911" w:author="herrmannfrancine@gmail.com" w:date="2019-05-10T13:43:00Z">
        <w:r w:rsidRPr="00342D61" w:rsidDel="0090701B">
          <w:rPr>
            <w:lang w:val="en-GB"/>
          </w:rPr>
          <w:delText>Application :</w:delText>
        </w:r>
      </w:del>
      <w:ins w:id="912" w:author="herrmannfrancine@gmail.com" w:date="2019-05-10T13:43:00Z">
        <w:r w:rsidR="0090701B" w:rsidRPr="00342D61">
          <w:rPr>
            <w:lang w:val="en-GB"/>
          </w:rPr>
          <w:t>Application:</w:t>
        </w:r>
      </w:ins>
      <w:r w:rsidRPr="00342D61">
        <w:rPr>
          <w:lang w:val="en-GB"/>
        </w:rPr>
        <w:t xml:space="preserve"> Use this data for the purpose of the company</w:t>
      </w:r>
    </w:p>
    <w:p w14:paraId="4FFFE775" w14:textId="1293B056" w:rsidR="009028F1" w:rsidRPr="00342D61" w:rsidRDefault="009028F1" w:rsidP="009028F1">
      <w:pPr>
        <w:pStyle w:val="Paragraphedeliste"/>
        <w:numPr>
          <w:ilvl w:val="0"/>
          <w:numId w:val="11"/>
        </w:numPr>
        <w:rPr>
          <w:lang w:val="en-GB"/>
        </w:rPr>
      </w:pPr>
      <w:r w:rsidRPr="00342D61">
        <w:rPr>
          <w:lang w:val="en-GB"/>
        </w:rPr>
        <w:t xml:space="preserve">Security / </w:t>
      </w:r>
      <w:del w:id="913" w:author="herrmannfrancine@gmail.com" w:date="2019-05-10T13:43:00Z">
        <w:r w:rsidRPr="00342D61" w:rsidDel="0090701B">
          <w:rPr>
            <w:lang w:val="en-GB"/>
          </w:rPr>
          <w:delText>privacy :</w:delText>
        </w:r>
      </w:del>
      <w:ins w:id="914" w:author="herrmannfrancine@gmail.com" w:date="2019-05-10T13:43:00Z">
        <w:r w:rsidR="0090701B" w:rsidRPr="00342D61">
          <w:rPr>
            <w:lang w:val="en-GB"/>
          </w:rPr>
          <w:t>privacy:</w:t>
        </w:r>
      </w:ins>
      <w:r w:rsidRPr="00342D61">
        <w:rPr>
          <w:lang w:val="en-GB"/>
        </w:rPr>
        <w:t xml:space="preserve"> Secure the data harvested</w:t>
      </w:r>
    </w:p>
    <w:p w14:paraId="275F4B79" w14:textId="322689C7" w:rsidR="009028F1" w:rsidRPr="00342D61" w:rsidRDefault="009028F1" w:rsidP="009028F1">
      <w:pPr>
        <w:pStyle w:val="Paragraphedeliste"/>
        <w:numPr>
          <w:ilvl w:val="0"/>
          <w:numId w:val="11"/>
        </w:numPr>
        <w:rPr>
          <w:lang w:val="en-GB"/>
        </w:rPr>
      </w:pPr>
      <w:del w:id="915" w:author="herrmannfrancine@gmail.com" w:date="2019-05-10T13:43:00Z">
        <w:r w:rsidRPr="00342D61" w:rsidDel="0090701B">
          <w:rPr>
            <w:lang w:val="en-GB"/>
          </w:rPr>
          <w:delText>Technology :</w:delText>
        </w:r>
      </w:del>
      <w:ins w:id="916" w:author="herrmannfrancine@gmail.com" w:date="2019-05-10T13:43:00Z">
        <w:r w:rsidR="0090701B" w:rsidRPr="00342D61">
          <w:rPr>
            <w:lang w:val="en-GB"/>
          </w:rPr>
          <w:t>Technology:</w:t>
        </w:r>
      </w:ins>
      <w:r w:rsidRPr="00342D61">
        <w:rPr>
          <w:lang w:val="en-GB"/>
        </w:rPr>
        <w:t xml:space="preserve"> has been used by the application part to process the data</w:t>
      </w:r>
    </w:p>
    <w:p w14:paraId="0DDF1DE1" w14:textId="77777777" w:rsidR="00F5535D" w:rsidRPr="00342D61" w:rsidRDefault="00256ECC" w:rsidP="00256ECC">
      <w:pPr>
        <w:jc w:val="center"/>
        <w:rPr>
          <w:lang w:val="en-GB"/>
        </w:rPr>
      </w:pPr>
      <w:r w:rsidRPr="00342D61">
        <w:rPr>
          <w:noProof/>
          <w:lang w:eastAsia="fr-FR"/>
        </w:rPr>
        <w:drawing>
          <wp:inline distT="0" distB="0" distL="0" distR="0" wp14:anchorId="3E6995A3" wp14:editId="739E54F2">
            <wp:extent cx="4802505" cy="611505"/>
            <wp:effectExtent l="0" t="0" r="0" b="0"/>
            <wp:docPr id="13" name="Image 13" descr="C:\Users\31414\AppData\Local\Microsoft\Windows\INetCache\Content.Word\funcitonnal_classification_taxinomy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1414\AppData\Local\Microsoft\Windows\INetCache\Content.Word\funcitonnal_classification_taxinomy_par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505" cy="611505"/>
                    </a:xfrm>
                    <a:prstGeom prst="rect">
                      <a:avLst/>
                    </a:prstGeom>
                    <a:noFill/>
                    <a:ln>
                      <a:noFill/>
                    </a:ln>
                  </pic:spPr>
                </pic:pic>
              </a:graphicData>
            </a:graphic>
          </wp:inline>
        </w:drawing>
      </w:r>
    </w:p>
    <w:p w14:paraId="4389E7B3" w14:textId="77777777" w:rsidR="00256ECC" w:rsidRPr="00342D61" w:rsidRDefault="00F5535D" w:rsidP="00256ECC">
      <w:pPr>
        <w:jc w:val="center"/>
        <w:rPr>
          <w:lang w:val="en-GB"/>
        </w:rPr>
      </w:pPr>
      <w:r w:rsidRPr="00342D61">
        <w:rPr>
          <w:lang w:val="en-GB"/>
        </w:rPr>
        <w:t>Business / Application / Technical / Information</w:t>
      </w:r>
    </w:p>
    <w:p w14:paraId="1C8AA941" w14:textId="77777777" w:rsidR="00256ECC" w:rsidRPr="00342D61" w:rsidRDefault="00256ECC" w:rsidP="00256ECC">
      <w:pPr>
        <w:rPr>
          <w:lang w:val="en-GB"/>
        </w:rPr>
      </w:pPr>
      <w:r w:rsidRPr="00342D61">
        <w:rPr>
          <w:lang w:val="en-GB"/>
        </w:rPr>
        <w:t xml:space="preserve">Define links between the major instances of an archetype company. </w:t>
      </w:r>
    </w:p>
    <w:p w14:paraId="0E8BD352" w14:textId="5A5E4D10" w:rsidR="00256ECC" w:rsidRPr="00342D61" w:rsidRDefault="009028F1" w:rsidP="009028F1">
      <w:pPr>
        <w:rPr>
          <w:lang w:val="en-GB"/>
        </w:rPr>
      </w:pPr>
      <w:del w:id="917" w:author="herrmannfrancine@gmail.com" w:date="2019-05-10T13:43:00Z">
        <w:r w:rsidRPr="00342D61" w:rsidDel="0090701B">
          <w:rPr>
            <w:lang w:val="en-GB"/>
          </w:rPr>
          <w:delText>Example :</w:delText>
        </w:r>
      </w:del>
      <w:ins w:id="918" w:author="herrmannfrancine@gmail.com" w:date="2019-05-10T13:43:00Z">
        <w:r w:rsidR="0090701B" w:rsidRPr="00342D61">
          <w:rPr>
            <w:lang w:val="en-GB"/>
          </w:rPr>
          <w:t>Example:</w:t>
        </w:r>
      </w:ins>
      <w:r w:rsidRPr="00342D61">
        <w:rPr>
          <w:lang w:val="en-GB"/>
        </w:rPr>
        <w:t xml:space="preserve"> </w:t>
      </w:r>
      <w:r w:rsidR="00256ECC" w:rsidRPr="00342D61">
        <w:rPr>
          <w:lang w:val="en-GB"/>
        </w:rPr>
        <w:t xml:space="preserve">Education </w:t>
      </w:r>
      <w:r w:rsidR="00256ECC" w:rsidRPr="00342D61">
        <w:rPr>
          <w:b/>
          <w:lang w:val="en-GB"/>
        </w:rPr>
        <w:t>=&gt;</w:t>
      </w:r>
      <w:r w:rsidR="00256ECC" w:rsidRPr="00342D61">
        <w:rPr>
          <w:lang w:val="en-GB"/>
        </w:rPr>
        <w:t xml:space="preserve"> Teach </w:t>
      </w:r>
      <w:r w:rsidR="00256ECC" w:rsidRPr="00342D61">
        <w:rPr>
          <w:b/>
          <w:lang w:val="en-GB"/>
        </w:rPr>
        <w:t>=&gt;</w:t>
      </w:r>
      <w:r w:rsidR="00256ECC" w:rsidRPr="00342D61">
        <w:rPr>
          <w:lang w:val="en-GB"/>
        </w:rPr>
        <w:t xml:space="preserve"> Teacher </w:t>
      </w:r>
      <w:r w:rsidR="00256ECC" w:rsidRPr="00342D61">
        <w:rPr>
          <w:b/>
          <w:lang w:val="en-GB"/>
        </w:rPr>
        <w:t xml:space="preserve">=&gt; </w:t>
      </w:r>
      <w:r w:rsidR="00256ECC" w:rsidRPr="00342D61">
        <w:rPr>
          <w:lang w:val="en-GB"/>
        </w:rPr>
        <w:t xml:space="preserve">Network course </w:t>
      </w:r>
    </w:p>
    <w:p w14:paraId="2536A6D0" w14:textId="77777777" w:rsidR="009028F1" w:rsidRPr="00342D61" w:rsidRDefault="009028F1" w:rsidP="009028F1">
      <w:pPr>
        <w:pStyle w:val="Titre3"/>
        <w:jc w:val="both"/>
        <w:rPr>
          <w:lang w:val="en-GB"/>
        </w:rPr>
      </w:pPr>
      <w:bookmarkStart w:id="919" w:name="_Toc8602848"/>
      <w:r w:rsidRPr="00342D61">
        <w:rPr>
          <w:lang w:val="en-GB"/>
        </w:rPr>
        <w:t>Main Advantages</w:t>
      </w:r>
      <w:bookmarkEnd w:id="919"/>
      <w:r w:rsidRPr="00342D61">
        <w:rPr>
          <w:lang w:val="en-GB"/>
        </w:rPr>
        <w:t xml:space="preserve"> </w:t>
      </w:r>
    </w:p>
    <w:p w14:paraId="3CAA51FA" w14:textId="77777777" w:rsidR="00F5535D" w:rsidRPr="00342D61" w:rsidRDefault="009028F1" w:rsidP="00F5535D">
      <w:pPr>
        <w:pStyle w:val="Paragraphedeliste"/>
        <w:numPr>
          <w:ilvl w:val="0"/>
          <w:numId w:val="4"/>
        </w:numPr>
        <w:rPr>
          <w:lang w:val="en-GB"/>
        </w:rPr>
      </w:pPr>
      <w:r w:rsidRPr="00342D61">
        <w:rPr>
          <w:lang w:val="en-GB"/>
        </w:rPr>
        <w:t xml:space="preserve">The major instances of a company could be linked thanks to that </w:t>
      </w:r>
    </w:p>
    <w:p w14:paraId="6D17CA8B" w14:textId="77777777" w:rsidR="009028F1" w:rsidRPr="00342D61" w:rsidRDefault="009028F1" w:rsidP="009028F1">
      <w:pPr>
        <w:pStyle w:val="Titre3"/>
        <w:jc w:val="both"/>
        <w:rPr>
          <w:lang w:val="en-GB"/>
        </w:rPr>
      </w:pPr>
      <w:bookmarkStart w:id="920" w:name="_Toc8602849"/>
      <w:r w:rsidRPr="00342D61">
        <w:rPr>
          <w:lang w:val="en-GB"/>
        </w:rPr>
        <w:t>Main Drawbacks</w:t>
      </w:r>
      <w:bookmarkEnd w:id="920"/>
      <w:r w:rsidRPr="00342D61">
        <w:rPr>
          <w:lang w:val="en-GB"/>
        </w:rPr>
        <w:t xml:space="preserve"> </w:t>
      </w:r>
    </w:p>
    <w:p w14:paraId="44C237D3" w14:textId="77777777" w:rsidR="00F5535D" w:rsidRPr="00342D61" w:rsidRDefault="009028F1" w:rsidP="00F5535D">
      <w:pPr>
        <w:pStyle w:val="Paragraphedeliste"/>
        <w:numPr>
          <w:ilvl w:val="0"/>
          <w:numId w:val="4"/>
        </w:numPr>
        <w:rPr>
          <w:lang w:val="en-GB"/>
        </w:rPr>
      </w:pPr>
      <w:r w:rsidRPr="00342D61">
        <w:rPr>
          <w:lang w:val="en-GB"/>
        </w:rPr>
        <w:t xml:space="preserve">Doesn’t explain what is an instance of an enterprise </w:t>
      </w:r>
    </w:p>
    <w:p w14:paraId="69E460E8" w14:textId="3D0C20E1" w:rsidR="009028F1" w:rsidRPr="00342D61" w:rsidRDefault="009028F1" w:rsidP="009028F1">
      <w:pPr>
        <w:pStyle w:val="Titre3"/>
        <w:rPr>
          <w:lang w:val="en-GB"/>
        </w:rPr>
      </w:pPr>
      <w:del w:id="921" w:author="herrmannfrancine@gmail.com" w:date="2019-05-10T13:43:00Z">
        <w:r w:rsidRPr="00342D61" w:rsidDel="0090701B">
          <w:rPr>
            <w:lang w:val="en-GB"/>
          </w:rPr>
          <w:delText>Conclusion :</w:delText>
        </w:r>
      </w:del>
      <w:bookmarkStart w:id="922" w:name="_Toc8602850"/>
      <w:ins w:id="923" w:author="herrmannfrancine@gmail.com" w:date="2019-05-10T13:43:00Z">
        <w:r w:rsidR="0090701B" w:rsidRPr="00342D61">
          <w:rPr>
            <w:lang w:val="en-GB"/>
          </w:rPr>
          <w:t>Conclusion:</w:t>
        </w:r>
      </w:ins>
      <w:bookmarkEnd w:id="922"/>
      <w:r w:rsidRPr="00342D61">
        <w:rPr>
          <w:lang w:val="en-GB"/>
        </w:rPr>
        <w:t xml:space="preserve"> </w:t>
      </w:r>
    </w:p>
    <w:p w14:paraId="79669A84" w14:textId="0866467B" w:rsidR="00F5535D" w:rsidRPr="00342D61" w:rsidRDefault="009028F1" w:rsidP="009028F1">
      <w:pPr>
        <w:pStyle w:val="Paragraphedeliste"/>
        <w:numPr>
          <w:ilvl w:val="0"/>
          <w:numId w:val="4"/>
        </w:numPr>
        <w:jc w:val="both"/>
        <w:rPr>
          <w:lang w:val="en-GB"/>
        </w:rPr>
      </w:pPr>
      <w:r w:rsidRPr="00342D61">
        <w:rPr>
          <w:lang w:val="en-GB"/>
        </w:rPr>
        <w:t xml:space="preserve">The main idea of linking could be used to linked other instances from a </w:t>
      </w:r>
      <w:del w:id="924" w:author="herrmannfrancine@gmail.com" w:date="2019-05-10T13:43:00Z">
        <w:r w:rsidRPr="00342D61" w:rsidDel="0090701B">
          <w:rPr>
            <w:lang w:val="en-GB"/>
          </w:rPr>
          <w:delText>taxinomy</w:delText>
        </w:r>
      </w:del>
      <w:ins w:id="925" w:author="herrmannfrancine@gmail.com" w:date="2019-05-10T13:43:00Z">
        <w:r w:rsidR="0090701B" w:rsidRPr="00342D61">
          <w:rPr>
            <w:lang w:val="en-GB"/>
          </w:rPr>
          <w:t>taxonomy</w:t>
        </w:r>
      </w:ins>
      <w:r w:rsidRPr="00342D61">
        <w:rPr>
          <w:lang w:val="en-GB"/>
        </w:rPr>
        <w:t xml:space="preserve"> more complex like the GEA-NZ</w:t>
      </w:r>
      <w:r w:rsidR="005B0F68" w:rsidRPr="00342D61">
        <w:rPr>
          <w:lang w:val="en-GB"/>
        </w:rPr>
        <w:t xml:space="preserve"> </w:t>
      </w:r>
      <w:del w:id="926" w:author="herrmannfrancine@gmail.com" w:date="2019-05-10T13:43:00Z">
        <w:r w:rsidR="005B0F68" w:rsidRPr="00342D61" w:rsidDel="0090701B">
          <w:rPr>
            <w:lang w:val="en-GB"/>
          </w:rPr>
          <w:delText>taxinomy</w:delText>
        </w:r>
      </w:del>
      <w:ins w:id="927" w:author="herrmannfrancine@gmail.com" w:date="2019-05-10T13:43:00Z">
        <w:r w:rsidR="0090701B" w:rsidRPr="00342D61">
          <w:rPr>
            <w:lang w:val="en-GB"/>
          </w:rPr>
          <w:t>taxonomy</w:t>
        </w:r>
      </w:ins>
    </w:p>
    <w:p w14:paraId="7042ABEB" w14:textId="77777777" w:rsidR="00201D52" w:rsidRPr="00342D61" w:rsidRDefault="00201D52" w:rsidP="00201D52">
      <w:pPr>
        <w:rPr>
          <w:lang w:val="en-GB"/>
        </w:rPr>
      </w:pPr>
      <w:r w:rsidRPr="00342D61">
        <w:rPr>
          <w:lang w:val="en-GB"/>
        </w:rPr>
        <w:br w:type="page"/>
      </w:r>
    </w:p>
    <w:p w14:paraId="48CA3ADA" w14:textId="77777777" w:rsidR="00567DF4" w:rsidRPr="00342D61" w:rsidRDefault="00BB65D8" w:rsidP="008422A1">
      <w:pPr>
        <w:pStyle w:val="Titre2"/>
        <w:rPr>
          <w:lang w:val="en-GB"/>
        </w:rPr>
      </w:pPr>
      <w:bookmarkStart w:id="928" w:name="_Toc8602851"/>
      <w:r w:rsidRPr="00342D61">
        <w:rPr>
          <w:lang w:val="en-GB"/>
        </w:rPr>
        <w:lastRenderedPageBreak/>
        <w:t>Sector Taxonomy and definitions</w:t>
      </w:r>
      <w:bookmarkEnd w:id="928"/>
    </w:p>
    <w:p w14:paraId="11408701" w14:textId="77777777" w:rsidR="00567DF4" w:rsidRPr="00342D61" w:rsidRDefault="00567DF4" w:rsidP="00567DF4">
      <w:pPr>
        <w:rPr>
          <w:lang w:val="en-GB"/>
        </w:rPr>
      </w:pPr>
    </w:p>
    <w:p w14:paraId="7387E19D" w14:textId="77777777" w:rsidR="00567DF4" w:rsidRPr="00342D61" w:rsidRDefault="00BB65D8" w:rsidP="00567DF4">
      <w:pPr>
        <w:rPr>
          <w:lang w:val="en-GB"/>
        </w:rPr>
      </w:pPr>
      <w:r w:rsidRPr="00342D61">
        <w:rPr>
          <w:lang w:val="en-GB"/>
        </w:rPr>
        <w:t xml:space="preserve"> </w:t>
      </w:r>
      <w:r w:rsidR="00567DF4" w:rsidRPr="00342D61">
        <w:rPr>
          <w:noProof/>
          <w:lang w:eastAsia="fr-FR"/>
        </w:rPr>
        <w:drawing>
          <wp:inline distT="0" distB="0" distL="0" distR="0" wp14:anchorId="1C2DB3BD" wp14:editId="20551BD3">
            <wp:extent cx="5543550" cy="1971675"/>
            <wp:effectExtent l="0" t="0" r="0" b="9525"/>
            <wp:docPr id="15" name="Image 15" descr="C:\Users\nimesker2u\Downloads\Untitled Diagram-P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mesker2u\Downloads\Untitled Diagram-Page-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1971675"/>
                    </a:xfrm>
                    <a:prstGeom prst="rect">
                      <a:avLst/>
                    </a:prstGeom>
                    <a:noFill/>
                    <a:ln>
                      <a:noFill/>
                    </a:ln>
                  </pic:spPr>
                </pic:pic>
              </a:graphicData>
            </a:graphic>
          </wp:inline>
        </w:drawing>
      </w:r>
    </w:p>
    <w:p w14:paraId="3EE74357" w14:textId="1BF85131" w:rsidR="00121E54" w:rsidRPr="00342D61" w:rsidRDefault="00121E54" w:rsidP="000E0FC4">
      <w:pPr>
        <w:jc w:val="center"/>
        <w:rPr>
          <w:lang w:val="en-GB"/>
        </w:rPr>
      </w:pPr>
      <w:del w:id="929" w:author="herrmannfrancine@gmail.com" w:date="2019-05-10T13:43:00Z">
        <w:r w:rsidRPr="00342D61" w:rsidDel="0090701B">
          <w:rPr>
            <w:lang w:val="en-GB"/>
          </w:rPr>
          <w:delText>Intersting</w:delText>
        </w:r>
      </w:del>
      <w:ins w:id="930" w:author="herrmannfrancine@gmail.com" w:date="2019-05-10T13:43:00Z">
        <w:r w:rsidR="0090701B" w:rsidRPr="00342D61">
          <w:rPr>
            <w:lang w:val="en-GB"/>
          </w:rPr>
          <w:t>Interesting</w:t>
        </w:r>
      </w:ins>
      <w:r w:rsidRPr="00342D61">
        <w:rPr>
          <w:lang w:val="en-GB"/>
        </w:rPr>
        <w:t xml:space="preserve"> mapping of instances of jobs from any sector</w:t>
      </w:r>
      <w:r w:rsidR="000E0FC4" w:rsidRPr="00342D61">
        <w:rPr>
          <w:lang w:val="en-GB"/>
        </w:rPr>
        <w:t xml:space="preserve"> of activity</w:t>
      </w:r>
    </w:p>
    <w:p w14:paraId="490F2B75" w14:textId="77777777" w:rsidR="000E0FC4" w:rsidRPr="00342D61" w:rsidRDefault="00121E54" w:rsidP="000E0FC4">
      <w:pPr>
        <w:pStyle w:val="Titre3"/>
        <w:jc w:val="both"/>
        <w:rPr>
          <w:lang w:val="en-GB"/>
        </w:rPr>
      </w:pPr>
      <w:bookmarkStart w:id="931" w:name="_Toc8602852"/>
      <w:r w:rsidRPr="00342D61">
        <w:rPr>
          <w:lang w:val="en-GB"/>
        </w:rPr>
        <w:t>Main Advantages</w:t>
      </w:r>
      <w:bookmarkEnd w:id="931"/>
      <w:r w:rsidRPr="00342D61">
        <w:rPr>
          <w:lang w:val="en-GB"/>
        </w:rPr>
        <w:t xml:space="preserve"> </w:t>
      </w:r>
    </w:p>
    <w:p w14:paraId="660312F3" w14:textId="77777777" w:rsidR="00F5535D" w:rsidRPr="00342D61" w:rsidRDefault="000E0FC4" w:rsidP="00852054">
      <w:pPr>
        <w:pStyle w:val="Paragraphedeliste"/>
        <w:numPr>
          <w:ilvl w:val="0"/>
          <w:numId w:val="4"/>
        </w:numPr>
        <w:rPr>
          <w:lang w:val="en-GB"/>
        </w:rPr>
      </w:pPr>
      <w:r w:rsidRPr="00342D61">
        <w:rPr>
          <w:lang w:val="en-GB"/>
        </w:rPr>
        <w:t>Professional directory of classification</w:t>
      </w:r>
    </w:p>
    <w:p w14:paraId="1EFAE040" w14:textId="283B3A20" w:rsidR="000E0FC4" w:rsidRPr="00342D61" w:rsidRDefault="000E0FC4" w:rsidP="00852054">
      <w:pPr>
        <w:pStyle w:val="Paragraphedeliste"/>
        <w:numPr>
          <w:ilvl w:val="0"/>
          <w:numId w:val="4"/>
        </w:numPr>
        <w:rPr>
          <w:lang w:val="en-GB"/>
        </w:rPr>
      </w:pPr>
      <w:r w:rsidRPr="00342D61">
        <w:rPr>
          <w:lang w:val="en-GB"/>
        </w:rPr>
        <w:t xml:space="preserve">Easy way to research an instance once the code </w:t>
      </w:r>
      <w:del w:id="932" w:author="herrmannfrancine@gmail.com" w:date="2019-05-10T13:43:00Z">
        <w:r w:rsidRPr="00342D61" w:rsidDel="0090701B">
          <w:rPr>
            <w:lang w:val="en-GB"/>
          </w:rPr>
          <w:delText>are</w:delText>
        </w:r>
      </w:del>
      <w:ins w:id="933" w:author="herrmannfrancine@gmail.com" w:date="2019-05-10T13:43:00Z">
        <w:r w:rsidR="0090701B" w:rsidRPr="00342D61">
          <w:rPr>
            <w:lang w:val="en-GB"/>
          </w:rPr>
          <w:t>is</w:t>
        </w:r>
      </w:ins>
      <w:r w:rsidRPr="00342D61">
        <w:rPr>
          <w:lang w:val="en-GB"/>
        </w:rPr>
        <w:t xml:space="preserve"> know</w:t>
      </w:r>
    </w:p>
    <w:p w14:paraId="1979C747" w14:textId="77777777" w:rsidR="000E0FC4" w:rsidRPr="00342D61" w:rsidRDefault="000E0FC4" w:rsidP="000E0FC4">
      <w:pPr>
        <w:pStyle w:val="Titre3"/>
        <w:jc w:val="both"/>
        <w:rPr>
          <w:lang w:val="en-GB"/>
        </w:rPr>
      </w:pPr>
      <w:bookmarkStart w:id="934" w:name="_Toc8602853"/>
      <w:r w:rsidRPr="00342D61">
        <w:rPr>
          <w:lang w:val="en-GB"/>
        </w:rPr>
        <w:t>Main Drawbacks</w:t>
      </w:r>
      <w:bookmarkEnd w:id="934"/>
      <w:r w:rsidRPr="00342D61">
        <w:rPr>
          <w:lang w:val="en-GB"/>
        </w:rPr>
        <w:t xml:space="preserve"> </w:t>
      </w:r>
    </w:p>
    <w:p w14:paraId="6FDEA1F7" w14:textId="218F6D7D" w:rsidR="000E0FC4" w:rsidRPr="00342D61" w:rsidRDefault="000E0FC4" w:rsidP="000E0FC4">
      <w:pPr>
        <w:pStyle w:val="Paragraphedeliste"/>
        <w:numPr>
          <w:ilvl w:val="0"/>
          <w:numId w:val="4"/>
        </w:numPr>
        <w:rPr>
          <w:lang w:val="en-GB"/>
        </w:rPr>
      </w:pPr>
      <w:r w:rsidRPr="00342D61">
        <w:rPr>
          <w:lang w:val="en-GB"/>
        </w:rPr>
        <w:t xml:space="preserve">More a directory of job than a real </w:t>
      </w:r>
      <w:del w:id="935" w:author="herrmannfrancine@gmail.com" w:date="2019-05-10T13:43:00Z">
        <w:r w:rsidRPr="00342D61" w:rsidDel="0090701B">
          <w:rPr>
            <w:lang w:val="en-GB"/>
          </w:rPr>
          <w:delText>taxinomy</w:delText>
        </w:r>
      </w:del>
      <w:ins w:id="936" w:author="herrmannfrancine@gmail.com" w:date="2019-05-10T13:43:00Z">
        <w:r w:rsidR="0090701B" w:rsidRPr="00342D61">
          <w:rPr>
            <w:lang w:val="en-GB"/>
          </w:rPr>
          <w:t>taxonomy</w:t>
        </w:r>
      </w:ins>
    </w:p>
    <w:p w14:paraId="4AF88341" w14:textId="311A4B99" w:rsidR="000E0FC4" w:rsidRPr="00342D61" w:rsidRDefault="000E0FC4" w:rsidP="000E0FC4">
      <w:pPr>
        <w:pStyle w:val="Titre3"/>
        <w:rPr>
          <w:lang w:val="en-GB"/>
        </w:rPr>
      </w:pPr>
      <w:del w:id="937" w:author="herrmannfrancine@gmail.com" w:date="2019-05-10T13:43:00Z">
        <w:r w:rsidRPr="00342D61" w:rsidDel="0090701B">
          <w:rPr>
            <w:lang w:val="en-GB"/>
          </w:rPr>
          <w:delText>Conclusion :</w:delText>
        </w:r>
      </w:del>
      <w:bookmarkStart w:id="938" w:name="_Toc8602854"/>
      <w:ins w:id="939" w:author="herrmannfrancine@gmail.com" w:date="2019-05-10T13:43:00Z">
        <w:r w:rsidR="0090701B" w:rsidRPr="00342D61">
          <w:rPr>
            <w:lang w:val="en-GB"/>
          </w:rPr>
          <w:t>Conclusion:</w:t>
        </w:r>
      </w:ins>
      <w:bookmarkEnd w:id="938"/>
      <w:r w:rsidRPr="00342D61">
        <w:rPr>
          <w:lang w:val="en-GB"/>
        </w:rPr>
        <w:t xml:space="preserve"> </w:t>
      </w:r>
    </w:p>
    <w:p w14:paraId="3AD03EA3" w14:textId="54D248D2" w:rsidR="00201D52" w:rsidRPr="00342D61" w:rsidRDefault="000E0FC4" w:rsidP="00567DF4">
      <w:pPr>
        <w:pStyle w:val="Paragraphedeliste"/>
        <w:numPr>
          <w:ilvl w:val="0"/>
          <w:numId w:val="4"/>
        </w:numPr>
        <w:rPr>
          <w:lang w:val="en-GB"/>
        </w:rPr>
      </w:pPr>
      <w:r w:rsidRPr="00342D61">
        <w:rPr>
          <w:lang w:val="en-GB"/>
        </w:rPr>
        <w:t xml:space="preserve">It could be </w:t>
      </w:r>
      <w:del w:id="940" w:author="herrmannfrancine@gmail.com" w:date="2019-05-10T13:43:00Z">
        <w:r w:rsidRPr="00342D61" w:rsidDel="0090701B">
          <w:rPr>
            <w:lang w:val="en-GB"/>
          </w:rPr>
          <w:delText>intersting</w:delText>
        </w:r>
      </w:del>
      <w:ins w:id="941" w:author="herrmannfrancine@gmail.com" w:date="2019-05-10T13:43:00Z">
        <w:r w:rsidR="0090701B" w:rsidRPr="00342D61">
          <w:rPr>
            <w:lang w:val="en-GB"/>
          </w:rPr>
          <w:t>interesting</w:t>
        </w:r>
      </w:ins>
      <w:r w:rsidRPr="00342D61">
        <w:rPr>
          <w:lang w:val="en-GB"/>
        </w:rPr>
        <w:t xml:space="preserve">, once our taxonomy </w:t>
      </w:r>
      <w:del w:id="942" w:author="herrmannfrancine@gmail.com" w:date="2019-05-10T13:43:00Z">
        <w:r w:rsidRPr="00342D61" w:rsidDel="0090701B">
          <w:rPr>
            <w:lang w:val="en-GB"/>
          </w:rPr>
          <w:delText>operationnal</w:delText>
        </w:r>
      </w:del>
      <w:ins w:id="943" w:author="herrmannfrancine@gmail.com" w:date="2019-05-10T13:43:00Z">
        <w:r w:rsidR="0090701B" w:rsidRPr="00342D61">
          <w:rPr>
            <w:lang w:val="en-GB"/>
          </w:rPr>
          <w:t>operational</w:t>
        </w:r>
      </w:ins>
      <w:r w:rsidRPr="00342D61">
        <w:rPr>
          <w:lang w:val="en-GB"/>
        </w:rPr>
        <w:t xml:space="preserve"> to map our instance realised thanks to that way. </w:t>
      </w:r>
    </w:p>
    <w:p w14:paraId="61FFCDE0" w14:textId="77777777" w:rsidR="00754E9E" w:rsidRPr="00342D61" w:rsidRDefault="00754E9E" w:rsidP="00754E9E">
      <w:pPr>
        <w:pStyle w:val="Paragraphedeliste"/>
        <w:ind w:left="360"/>
        <w:rPr>
          <w:lang w:val="en-GB"/>
        </w:rPr>
      </w:pPr>
    </w:p>
    <w:p w14:paraId="2D8A0256" w14:textId="77777777" w:rsidR="00754E9E" w:rsidRPr="00342D61" w:rsidRDefault="00754E9E" w:rsidP="00754E9E">
      <w:pPr>
        <w:pStyle w:val="Paragraphedeliste"/>
        <w:ind w:left="360"/>
        <w:rPr>
          <w:lang w:val="en-GB"/>
        </w:rPr>
      </w:pPr>
    </w:p>
    <w:p w14:paraId="22886FAA" w14:textId="77777777" w:rsidR="00BB65D8" w:rsidRPr="00342D61" w:rsidRDefault="00BB65D8" w:rsidP="008422A1">
      <w:pPr>
        <w:pStyle w:val="Titre2"/>
        <w:rPr>
          <w:lang w:val="en-GB"/>
        </w:rPr>
      </w:pPr>
      <w:bookmarkStart w:id="944" w:name="_Toc8602855"/>
      <w:r w:rsidRPr="00342D61">
        <w:rPr>
          <w:lang w:val="en-GB"/>
        </w:rPr>
        <w:t>Taxonomy code mapping / professional providers</w:t>
      </w:r>
      <w:bookmarkEnd w:id="944"/>
      <w:r w:rsidRPr="00342D61">
        <w:rPr>
          <w:lang w:val="en-GB"/>
        </w:rPr>
        <w:t xml:space="preserve"> </w:t>
      </w:r>
    </w:p>
    <w:p w14:paraId="67309F1A" w14:textId="77777777" w:rsidR="00F5535D" w:rsidRPr="00342D61" w:rsidRDefault="00F5535D">
      <w:pPr>
        <w:rPr>
          <w:lang w:val="en-GB"/>
        </w:rPr>
      </w:pPr>
    </w:p>
    <w:p w14:paraId="4F549A30" w14:textId="03E2A4F9" w:rsidR="000E0FC4" w:rsidRPr="00342D61" w:rsidRDefault="000E0FC4">
      <w:pPr>
        <w:rPr>
          <w:lang w:val="en-GB"/>
        </w:rPr>
      </w:pPr>
      <w:r w:rsidRPr="00342D61">
        <w:rPr>
          <w:lang w:val="en-GB"/>
        </w:rPr>
        <w:t xml:space="preserve">It’s a directory of instance, consequently it’s </w:t>
      </w:r>
      <w:del w:id="945" w:author="herrmannfrancine@gmail.com" w:date="2019-05-10T13:43:00Z">
        <w:r w:rsidRPr="00342D61" w:rsidDel="0090701B">
          <w:rPr>
            <w:lang w:val="en-GB"/>
          </w:rPr>
          <w:delText>present</w:delText>
        </w:r>
      </w:del>
      <w:ins w:id="946" w:author="herrmannfrancine@gmail.com" w:date="2019-05-10T13:43:00Z">
        <w:r w:rsidR="0090701B" w:rsidRPr="00342D61">
          <w:rPr>
            <w:lang w:val="en-GB"/>
          </w:rPr>
          <w:t>presented</w:t>
        </w:r>
      </w:ins>
      <w:r w:rsidRPr="00342D61">
        <w:rPr>
          <w:lang w:val="en-GB"/>
        </w:rPr>
        <w:t xml:space="preserve"> the exact same advantages and drawbacks than </w:t>
      </w:r>
      <w:r w:rsidR="00754E9E" w:rsidRPr="00342D61">
        <w:rPr>
          <w:lang w:val="en-GB"/>
        </w:rPr>
        <w:t xml:space="preserve">the previous </w:t>
      </w:r>
      <w:r w:rsidRPr="00342D61">
        <w:rPr>
          <w:lang w:val="en-GB"/>
        </w:rPr>
        <w:t>Sector Taxonomy and definitions.</w:t>
      </w:r>
    </w:p>
    <w:p w14:paraId="7BABF2EF" w14:textId="77777777" w:rsidR="000E0FC4" w:rsidRPr="00342D61" w:rsidRDefault="000E0FC4">
      <w:pPr>
        <w:rPr>
          <w:lang w:val="en-GB"/>
        </w:rPr>
      </w:pPr>
    </w:p>
    <w:p w14:paraId="0E93B051" w14:textId="77777777" w:rsidR="000E0FC4" w:rsidRPr="00342D61" w:rsidRDefault="000E0FC4">
      <w:pPr>
        <w:rPr>
          <w:lang w:val="en-GB"/>
        </w:rPr>
      </w:pPr>
    </w:p>
    <w:p w14:paraId="52DFBFB5" w14:textId="77777777" w:rsidR="00B97171" w:rsidRPr="00342D61" w:rsidRDefault="00B97171">
      <w:pPr>
        <w:rPr>
          <w:lang w:val="en-GB"/>
        </w:rPr>
      </w:pPr>
      <w:r w:rsidRPr="00342D61">
        <w:rPr>
          <w:lang w:val="en-GB"/>
        </w:rPr>
        <w:br w:type="page"/>
      </w:r>
    </w:p>
    <w:p w14:paraId="6CCA6A01" w14:textId="25C5F2A2" w:rsidR="00B97171" w:rsidRPr="00342D61" w:rsidRDefault="00256ECC" w:rsidP="00256ECC">
      <w:pPr>
        <w:pStyle w:val="Titre2"/>
        <w:rPr>
          <w:lang w:val="en-GB"/>
        </w:rPr>
      </w:pPr>
      <w:bookmarkStart w:id="947" w:name="_Toc8602856"/>
      <w:r w:rsidRPr="00342D61">
        <w:rPr>
          <w:lang w:val="en-GB"/>
        </w:rPr>
        <w:lastRenderedPageBreak/>
        <w:t xml:space="preserve">ICB Version </w:t>
      </w:r>
      <w:del w:id="948" w:author="herrmannfrancine@gmail.com" w:date="2019-05-10T13:44:00Z">
        <w:r w:rsidRPr="00342D61" w:rsidDel="0090701B">
          <w:rPr>
            <w:lang w:val="en-GB"/>
          </w:rPr>
          <w:delText>2 :</w:delText>
        </w:r>
      </w:del>
      <w:ins w:id="949" w:author="herrmannfrancine@gmail.com" w:date="2019-05-10T13:44:00Z">
        <w:r w:rsidR="0090701B" w:rsidRPr="00342D61">
          <w:rPr>
            <w:lang w:val="en-GB"/>
          </w:rPr>
          <w:t>2:</w:t>
        </w:r>
      </w:ins>
      <w:r w:rsidRPr="00342D61">
        <w:rPr>
          <w:lang w:val="en-GB"/>
        </w:rPr>
        <w:t xml:space="preserve"> IPMA Competence Baseline</w:t>
      </w:r>
      <w:bookmarkEnd w:id="947"/>
    </w:p>
    <w:p w14:paraId="2C518DBE" w14:textId="54453C4D" w:rsidR="00256ECC" w:rsidRPr="00342D61" w:rsidRDefault="00754E9E" w:rsidP="00256ECC">
      <w:pPr>
        <w:rPr>
          <w:lang w:val="en-GB"/>
        </w:rPr>
      </w:pPr>
      <w:r w:rsidRPr="00342D61">
        <w:rPr>
          <w:lang w:val="en-GB"/>
        </w:rPr>
        <w:t xml:space="preserve">Example of ICB-Version </w:t>
      </w:r>
      <w:del w:id="950" w:author="herrmannfrancine@gmail.com" w:date="2019-05-10T13:44:00Z">
        <w:r w:rsidRPr="00342D61" w:rsidDel="0090701B">
          <w:rPr>
            <w:lang w:val="en-GB"/>
          </w:rPr>
          <w:delText>2 :</w:delText>
        </w:r>
      </w:del>
      <w:ins w:id="951" w:author="herrmannfrancine@gmail.com" w:date="2019-05-10T13:44:00Z">
        <w:r w:rsidR="0090701B" w:rsidRPr="00342D61">
          <w:rPr>
            <w:lang w:val="en-GB"/>
          </w:rPr>
          <w:t>2:</w:t>
        </w:r>
      </w:ins>
      <w:r w:rsidRPr="00342D61">
        <w:rPr>
          <w:lang w:val="en-GB"/>
        </w:rPr>
        <w:t xml:space="preserve"> page 74 </w:t>
      </w:r>
    </w:p>
    <w:p w14:paraId="4FB782B8" w14:textId="77777777" w:rsidR="00754E9E" w:rsidRPr="00342D61" w:rsidRDefault="00754E9E" w:rsidP="00256ECC">
      <w:pPr>
        <w:rPr>
          <w:lang w:val="en-GB"/>
        </w:rPr>
      </w:pPr>
      <w:r w:rsidRPr="00342D61">
        <w:rPr>
          <w:noProof/>
          <w:lang w:eastAsia="fr-FR"/>
        </w:rPr>
        <w:drawing>
          <wp:inline distT="0" distB="0" distL="0" distR="0" wp14:anchorId="7C193009" wp14:editId="6D54C6EC">
            <wp:extent cx="5760720" cy="25920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92070"/>
                    </a:xfrm>
                    <a:prstGeom prst="rect">
                      <a:avLst/>
                    </a:prstGeom>
                  </pic:spPr>
                </pic:pic>
              </a:graphicData>
            </a:graphic>
          </wp:inline>
        </w:drawing>
      </w:r>
    </w:p>
    <w:p w14:paraId="4E1EBEBC" w14:textId="1CEF1569" w:rsidR="00754E9E" w:rsidRPr="00342D61" w:rsidRDefault="00754E9E" w:rsidP="00256ECC">
      <w:pPr>
        <w:rPr>
          <w:lang w:val="en-GB"/>
        </w:rPr>
      </w:pPr>
      <w:r w:rsidRPr="00342D61">
        <w:rPr>
          <w:lang w:val="en-GB"/>
        </w:rPr>
        <w:t xml:space="preserve">A </w:t>
      </w:r>
      <w:del w:id="952" w:author="herrmannfrancine@gmail.com" w:date="2019-05-10T13:44:00Z">
        <w:r w:rsidRPr="00342D61" w:rsidDel="0090701B">
          <w:rPr>
            <w:lang w:val="en-GB"/>
          </w:rPr>
          <w:delText>taxinomy</w:delText>
        </w:r>
      </w:del>
      <w:ins w:id="953" w:author="herrmannfrancine@gmail.com" w:date="2019-05-10T13:44:00Z">
        <w:r w:rsidR="0090701B" w:rsidRPr="00342D61">
          <w:rPr>
            <w:lang w:val="en-GB"/>
          </w:rPr>
          <w:t>taxonomy</w:t>
        </w:r>
      </w:ins>
      <w:r w:rsidRPr="00342D61">
        <w:rPr>
          <w:lang w:val="en-GB"/>
        </w:rPr>
        <w:t xml:space="preserve"> asking a company of their competence. </w:t>
      </w:r>
    </w:p>
    <w:p w14:paraId="0C880FBC" w14:textId="56935C1E" w:rsidR="00754E9E" w:rsidRPr="00342D61" w:rsidRDefault="00754E9E" w:rsidP="00256ECC">
      <w:pPr>
        <w:rPr>
          <w:lang w:val="en-GB"/>
        </w:rPr>
      </w:pPr>
      <w:r w:rsidRPr="00342D61">
        <w:rPr>
          <w:lang w:val="en-GB"/>
        </w:rPr>
        <w:t xml:space="preserve">Present a really </w:t>
      </w:r>
      <w:del w:id="954" w:author="herrmannfrancine@gmail.com" w:date="2019-05-10T13:44:00Z">
        <w:r w:rsidRPr="00342D61" w:rsidDel="0090701B">
          <w:rPr>
            <w:lang w:val="en-GB"/>
          </w:rPr>
          <w:delText>intersting</w:delText>
        </w:r>
      </w:del>
      <w:ins w:id="955" w:author="herrmannfrancine@gmail.com" w:date="2019-05-10T13:44:00Z">
        <w:r w:rsidR="0090701B" w:rsidRPr="00342D61">
          <w:rPr>
            <w:lang w:val="en-GB"/>
          </w:rPr>
          <w:t>interesting</w:t>
        </w:r>
      </w:ins>
      <w:r w:rsidRPr="00342D61">
        <w:rPr>
          <w:lang w:val="en-GB"/>
        </w:rPr>
        <w:t xml:space="preserve"> way to make a survey in order to create an instance from this </w:t>
      </w:r>
      <w:del w:id="956" w:author="herrmannfrancine@gmail.com" w:date="2019-05-10T13:44:00Z">
        <w:r w:rsidRPr="00342D61" w:rsidDel="0090701B">
          <w:rPr>
            <w:lang w:val="en-GB"/>
          </w:rPr>
          <w:delText>taxinomy</w:delText>
        </w:r>
      </w:del>
      <w:ins w:id="957" w:author="herrmannfrancine@gmail.com" w:date="2019-05-10T13:44:00Z">
        <w:r w:rsidR="0090701B" w:rsidRPr="00342D61">
          <w:rPr>
            <w:lang w:val="en-GB"/>
          </w:rPr>
          <w:t>taxonomy</w:t>
        </w:r>
      </w:ins>
      <w:r w:rsidRPr="00342D61">
        <w:rPr>
          <w:lang w:val="en-GB"/>
        </w:rPr>
        <w:t>.</w:t>
      </w:r>
    </w:p>
    <w:p w14:paraId="5AD0662D" w14:textId="77777777" w:rsidR="00754E9E" w:rsidRPr="00342D61" w:rsidRDefault="00754E9E" w:rsidP="00256ECC">
      <w:pPr>
        <w:rPr>
          <w:lang w:val="en-GB"/>
        </w:rPr>
      </w:pPr>
    </w:p>
    <w:p w14:paraId="07ECC61C" w14:textId="77777777" w:rsidR="00754E9E" w:rsidRPr="00342D61" w:rsidRDefault="00754E9E" w:rsidP="00754E9E">
      <w:pPr>
        <w:pStyle w:val="Titre3"/>
        <w:jc w:val="both"/>
        <w:rPr>
          <w:lang w:val="en-GB"/>
        </w:rPr>
      </w:pPr>
      <w:bookmarkStart w:id="958" w:name="_Toc8602857"/>
      <w:r w:rsidRPr="00342D61">
        <w:rPr>
          <w:lang w:val="en-GB"/>
        </w:rPr>
        <w:t>Main Advantages</w:t>
      </w:r>
      <w:bookmarkEnd w:id="958"/>
      <w:r w:rsidRPr="00342D61">
        <w:rPr>
          <w:lang w:val="en-GB"/>
        </w:rPr>
        <w:t xml:space="preserve"> </w:t>
      </w:r>
    </w:p>
    <w:p w14:paraId="2178DA05" w14:textId="77777777" w:rsidR="00754E9E" w:rsidRPr="00342D61" w:rsidRDefault="00754E9E" w:rsidP="00754E9E">
      <w:pPr>
        <w:pStyle w:val="Paragraphedeliste"/>
        <w:numPr>
          <w:ilvl w:val="0"/>
          <w:numId w:val="4"/>
        </w:numPr>
        <w:rPr>
          <w:lang w:val="en-GB"/>
        </w:rPr>
      </w:pPr>
      <w:r w:rsidRPr="00342D61">
        <w:rPr>
          <w:lang w:val="en-GB"/>
        </w:rPr>
        <w:t>The survey is a really interesting and easy way to asking a thing to a customer</w:t>
      </w:r>
    </w:p>
    <w:p w14:paraId="3450ADFC" w14:textId="77777777" w:rsidR="00754E9E" w:rsidRPr="00342D61" w:rsidRDefault="00754E9E" w:rsidP="00754E9E">
      <w:pPr>
        <w:pStyle w:val="Titre3"/>
        <w:jc w:val="both"/>
        <w:rPr>
          <w:lang w:val="en-GB"/>
        </w:rPr>
      </w:pPr>
      <w:bookmarkStart w:id="959" w:name="_Toc8602858"/>
      <w:r w:rsidRPr="00342D61">
        <w:rPr>
          <w:lang w:val="en-GB"/>
        </w:rPr>
        <w:t>Main Drawbacks</w:t>
      </w:r>
      <w:bookmarkEnd w:id="959"/>
      <w:r w:rsidRPr="00342D61">
        <w:rPr>
          <w:lang w:val="en-GB"/>
        </w:rPr>
        <w:t xml:space="preserve"> </w:t>
      </w:r>
    </w:p>
    <w:p w14:paraId="162F70EB" w14:textId="5A4F1A71" w:rsidR="00754E9E" w:rsidRPr="00342D61" w:rsidRDefault="00754E9E" w:rsidP="00754E9E">
      <w:pPr>
        <w:pStyle w:val="Paragraphedeliste"/>
        <w:numPr>
          <w:ilvl w:val="0"/>
          <w:numId w:val="4"/>
        </w:numPr>
        <w:rPr>
          <w:lang w:val="en-GB"/>
        </w:rPr>
      </w:pPr>
      <w:r w:rsidRPr="00342D61">
        <w:rPr>
          <w:lang w:val="en-GB"/>
        </w:rPr>
        <w:t xml:space="preserve">The </w:t>
      </w:r>
      <w:del w:id="960" w:author="herrmannfrancine@gmail.com" w:date="2019-05-10T13:44:00Z">
        <w:r w:rsidRPr="00342D61" w:rsidDel="0090701B">
          <w:rPr>
            <w:lang w:val="en-GB"/>
          </w:rPr>
          <w:delText>taxinomy</w:delText>
        </w:r>
      </w:del>
      <w:ins w:id="961" w:author="herrmannfrancine@gmail.com" w:date="2019-05-10T13:44:00Z">
        <w:r w:rsidR="0090701B" w:rsidRPr="00342D61">
          <w:rPr>
            <w:lang w:val="en-GB"/>
          </w:rPr>
          <w:t>taxonomy</w:t>
        </w:r>
      </w:ins>
      <w:r w:rsidRPr="00342D61">
        <w:rPr>
          <w:lang w:val="en-GB"/>
        </w:rPr>
        <w:t xml:space="preserve"> itself isn’t really interesting to make a corporate </w:t>
      </w:r>
      <w:del w:id="962" w:author="herrmannfrancine@gmail.com" w:date="2019-05-10T13:44:00Z">
        <w:r w:rsidRPr="00342D61" w:rsidDel="0090701B">
          <w:rPr>
            <w:lang w:val="en-GB"/>
          </w:rPr>
          <w:delText>taxinomy</w:delText>
        </w:r>
      </w:del>
      <w:ins w:id="963" w:author="herrmannfrancine@gmail.com" w:date="2019-05-10T13:44:00Z">
        <w:r w:rsidR="0090701B" w:rsidRPr="00342D61">
          <w:rPr>
            <w:lang w:val="en-GB"/>
          </w:rPr>
          <w:t>taxonomy</w:t>
        </w:r>
      </w:ins>
    </w:p>
    <w:p w14:paraId="350BAF14" w14:textId="19B8380E" w:rsidR="00754E9E" w:rsidRPr="00342D61" w:rsidRDefault="00754E9E" w:rsidP="00754E9E">
      <w:pPr>
        <w:pStyle w:val="Titre3"/>
        <w:rPr>
          <w:lang w:val="en-GB"/>
        </w:rPr>
      </w:pPr>
      <w:del w:id="964" w:author="herrmannfrancine@gmail.com" w:date="2019-05-10T13:44:00Z">
        <w:r w:rsidRPr="00342D61" w:rsidDel="0090701B">
          <w:rPr>
            <w:lang w:val="en-GB"/>
          </w:rPr>
          <w:delText>Conclusion :</w:delText>
        </w:r>
      </w:del>
      <w:bookmarkStart w:id="965" w:name="_Toc8602859"/>
      <w:ins w:id="966" w:author="herrmannfrancine@gmail.com" w:date="2019-05-10T13:44:00Z">
        <w:r w:rsidR="0090701B" w:rsidRPr="00342D61">
          <w:rPr>
            <w:lang w:val="en-GB"/>
          </w:rPr>
          <w:t>Conclusion:</w:t>
        </w:r>
      </w:ins>
      <w:bookmarkEnd w:id="965"/>
      <w:r w:rsidRPr="00342D61">
        <w:rPr>
          <w:lang w:val="en-GB"/>
        </w:rPr>
        <w:t xml:space="preserve"> </w:t>
      </w:r>
    </w:p>
    <w:p w14:paraId="1C486597" w14:textId="40E39705" w:rsidR="00754E9E" w:rsidRPr="00342D61" w:rsidRDefault="00754E9E" w:rsidP="00754E9E">
      <w:pPr>
        <w:pStyle w:val="Paragraphedeliste"/>
        <w:numPr>
          <w:ilvl w:val="0"/>
          <w:numId w:val="4"/>
        </w:numPr>
        <w:rPr>
          <w:lang w:val="en-GB"/>
        </w:rPr>
      </w:pPr>
      <w:r w:rsidRPr="00342D61">
        <w:rPr>
          <w:lang w:val="en-GB"/>
        </w:rPr>
        <w:t xml:space="preserve">Once our taxonomy is </w:t>
      </w:r>
      <w:del w:id="967" w:author="herrmannfrancine@gmail.com" w:date="2019-05-10T13:44:00Z">
        <w:r w:rsidRPr="00342D61" w:rsidDel="0090701B">
          <w:rPr>
            <w:lang w:val="en-GB"/>
          </w:rPr>
          <w:delText xml:space="preserve">done </w:delText>
        </w:r>
      </w:del>
      <w:ins w:id="968" w:author="herrmannfrancine@gmail.com" w:date="2019-05-10T13:44:00Z">
        <w:r w:rsidR="0090701B">
          <w:rPr>
            <w:lang w:val="en-GB"/>
          </w:rPr>
          <w:t>designed</w:t>
        </w:r>
        <w:r w:rsidR="0090701B" w:rsidRPr="00342D61">
          <w:rPr>
            <w:lang w:val="en-GB"/>
          </w:rPr>
          <w:t xml:space="preserve"> </w:t>
        </w:r>
      </w:ins>
      <w:r w:rsidRPr="00342D61">
        <w:rPr>
          <w:lang w:val="en-GB"/>
        </w:rPr>
        <w:t xml:space="preserve">we could use this way to ask for create dynamically some instance of our </w:t>
      </w:r>
      <w:del w:id="969" w:author="herrmannfrancine@gmail.com" w:date="2019-05-10T13:44:00Z">
        <w:r w:rsidRPr="00342D61" w:rsidDel="0090701B">
          <w:rPr>
            <w:lang w:val="en-GB"/>
          </w:rPr>
          <w:delText>taxinomy</w:delText>
        </w:r>
      </w:del>
      <w:ins w:id="970" w:author="herrmannfrancine@gmail.com" w:date="2019-05-10T13:44:00Z">
        <w:r w:rsidR="0090701B" w:rsidRPr="00342D61">
          <w:rPr>
            <w:lang w:val="en-GB"/>
          </w:rPr>
          <w:t>taxonomy</w:t>
        </w:r>
      </w:ins>
      <w:r w:rsidRPr="00342D61">
        <w:rPr>
          <w:lang w:val="en-GB"/>
        </w:rPr>
        <w:t>.</w:t>
      </w:r>
    </w:p>
    <w:p w14:paraId="206E04BC" w14:textId="77777777" w:rsidR="00B97171" w:rsidRPr="00342D61" w:rsidRDefault="00B97171">
      <w:pPr>
        <w:rPr>
          <w:lang w:val="en-GB"/>
        </w:rPr>
      </w:pPr>
      <w:r w:rsidRPr="00342D61">
        <w:rPr>
          <w:lang w:val="en-GB"/>
        </w:rPr>
        <w:br w:type="page"/>
      </w:r>
    </w:p>
    <w:p w14:paraId="37B86096" w14:textId="2650045D" w:rsidR="00B97171" w:rsidRPr="00342D61" w:rsidRDefault="001001E5" w:rsidP="00B97171">
      <w:pPr>
        <w:pStyle w:val="Titre2"/>
        <w:rPr>
          <w:lang w:val="en-GB"/>
        </w:rPr>
      </w:pPr>
      <w:bookmarkStart w:id="971" w:name="_Toc8602860"/>
      <w:r w:rsidRPr="00342D61">
        <w:rPr>
          <w:lang w:val="en-GB"/>
        </w:rPr>
        <w:lastRenderedPageBreak/>
        <w:t>GEA-</w:t>
      </w:r>
      <w:del w:id="972" w:author="herrmannfrancine@gmail.com" w:date="2019-05-10T13:44:00Z">
        <w:r w:rsidRPr="00342D61" w:rsidDel="0090701B">
          <w:rPr>
            <w:lang w:val="en-GB"/>
          </w:rPr>
          <w:delText>NZ</w:delText>
        </w:r>
        <w:r w:rsidR="00B97171" w:rsidRPr="00342D61" w:rsidDel="0090701B">
          <w:rPr>
            <w:lang w:val="en-GB"/>
          </w:rPr>
          <w:delText> :</w:delText>
        </w:r>
      </w:del>
      <w:ins w:id="973" w:author="herrmannfrancine@gmail.com" w:date="2019-05-10T13:44:00Z">
        <w:r w:rsidR="0090701B" w:rsidRPr="00342D61">
          <w:rPr>
            <w:lang w:val="en-GB"/>
          </w:rPr>
          <w:t>NZ:</w:t>
        </w:r>
      </w:ins>
      <w:r w:rsidR="00B97171" w:rsidRPr="00342D61">
        <w:rPr>
          <w:lang w:val="en-GB"/>
        </w:rPr>
        <w:t xml:space="preserve"> Government </w:t>
      </w:r>
      <w:del w:id="974" w:author="herrmannfrancine@gmail.com" w:date="2019-05-10T13:44:00Z">
        <w:r w:rsidR="00B97171" w:rsidRPr="00342D61" w:rsidDel="0090701B">
          <w:rPr>
            <w:lang w:val="en-GB"/>
          </w:rPr>
          <w:delText>Entreprise</w:delText>
        </w:r>
      </w:del>
      <w:ins w:id="975" w:author="herrmannfrancine@gmail.com" w:date="2019-05-10T13:44:00Z">
        <w:r w:rsidR="0090701B" w:rsidRPr="00342D61">
          <w:rPr>
            <w:lang w:val="en-GB"/>
          </w:rPr>
          <w:t>Enterprise</w:t>
        </w:r>
      </w:ins>
      <w:r w:rsidR="00B97171" w:rsidRPr="00342D61">
        <w:rPr>
          <w:lang w:val="en-GB"/>
        </w:rPr>
        <w:t xml:space="preserve"> Architecture</w:t>
      </w:r>
      <w:r w:rsidR="00575BF0" w:rsidRPr="00342D61">
        <w:rPr>
          <w:lang w:val="en-GB"/>
        </w:rPr>
        <w:t xml:space="preserve"> New-Zealand</w:t>
      </w:r>
      <w:bookmarkEnd w:id="971"/>
    </w:p>
    <w:p w14:paraId="375E2E7D" w14:textId="77777777" w:rsidR="001001E5" w:rsidRPr="00342D61" w:rsidRDefault="00ED75CC" w:rsidP="00ED75CC">
      <w:pPr>
        <w:jc w:val="center"/>
        <w:rPr>
          <w:lang w:val="en-GB"/>
        </w:rPr>
      </w:pPr>
      <w:r w:rsidRPr="00342D61">
        <w:rPr>
          <w:noProof/>
          <w:lang w:eastAsia="fr-FR"/>
        </w:rPr>
        <w:drawing>
          <wp:inline distT="0" distB="0" distL="0" distR="0" wp14:anchorId="68603D19" wp14:editId="4F14E18A">
            <wp:extent cx="3012915" cy="270637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7302" cy="2728284"/>
                    </a:xfrm>
                    <a:prstGeom prst="rect">
                      <a:avLst/>
                    </a:prstGeom>
                  </pic:spPr>
                </pic:pic>
              </a:graphicData>
            </a:graphic>
          </wp:inline>
        </w:drawing>
      </w:r>
    </w:p>
    <w:p w14:paraId="332A3CA4" w14:textId="0C3031D8" w:rsidR="00754E9E" w:rsidRPr="00342D61" w:rsidRDefault="00754E9E" w:rsidP="001001E5">
      <w:pPr>
        <w:rPr>
          <w:lang w:val="en-GB"/>
        </w:rPr>
      </w:pPr>
      <w:r w:rsidRPr="00342D61">
        <w:rPr>
          <w:lang w:val="en-GB"/>
        </w:rPr>
        <w:t xml:space="preserve">The </w:t>
      </w:r>
      <w:del w:id="976" w:author="herrmannfrancine@gmail.com" w:date="2019-05-10T13:44:00Z">
        <w:r w:rsidRPr="00342D61" w:rsidDel="0090701B">
          <w:rPr>
            <w:lang w:val="en-GB"/>
          </w:rPr>
          <w:delText>taxinomy</w:delText>
        </w:r>
      </w:del>
      <w:ins w:id="977" w:author="herrmannfrancine@gmail.com" w:date="2019-05-10T13:44:00Z">
        <w:r w:rsidR="0090701B" w:rsidRPr="00342D61">
          <w:rPr>
            <w:lang w:val="en-GB"/>
          </w:rPr>
          <w:t>taxonomy</w:t>
        </w:r>
      </w:ins>
      <w:r w:rsidRPr="00342D61">
        <w:rPr>
          <w:lang w:val="en-GB"/>
        </w:rPr>
        <w:t xml:space="preserve"> that has been choose by us.</w:t>
      </w:r>
    </w:p>
    <w:p w14:paraId="76652123" w14:textId="46C8E828" w:rsidR="00ED75CC" w:rsidRPr="00342D61" w:rsidRDefault="00754E9E" w:rsidP="001001E5">
      <w:pPr>
        <w:rPr>
          <w:lang w:val="en-GB"/>
        </w:rPr>
      </w:pPr>
      <w:r w:rsidRPr="00342D61">
        <w:rPr>
          <w:lang w:val="en-GB"/>
        </w:rPr>
        <w:t xml:space="preserve">Thanks to three </w:t>
      </w:r>
      <w:r w:rsidR="002E4650" w:rsidRPr="00342D61">
        <w:rPr>
          <w:lang w:val="en-GB"/>
        </w:rPr>
        <w:t xml:space="preserve">complete </w:t>
      </w:r>
      <w:r w:rsidR="00ED75CC" w:rsidRPr="00342D61">
        <w:rPr>
          <w:lang w:val="en-GB"/>
        </w:rPr>
        <w:t>table</w:t>
      </w:r>
      <w:ins w:id="978" w:author="herrmannfrancine@gmail.com" w:date="2019-05-10T13:44:00Z">
        <w:r w:rsidR="0090701B">
          <w:rPr>
            <w:lang w:val="en-GB"/>
          </w:rPr>
          <w:t>s</w:t>
        </w:r>
      </w:ins>
      <w:r w:rsidR="00ED75CC" w:rsidRPr="00342D61">
        <w:rPr>
          <w:lang w:val="en-GB"/>
        </w:rPr>
        <w:t xml:space="preserve"> also divided in three branch</w:t>
      </w:r>
      <w:ins w:id="979" w:author="herrmannfrancine@gmail.com" w:date="2019-05-10T13:44:00Z">
        <w:r w:rsidR="0090701B">
          <w:rPr>
            <w:lang w:val="en-GB"/>
          </w:rPr>
          <w:t>es</w:t>
        </w:r>
      </w:ins>
      <w:r w:rsidR="00ED75CC" w:rsidRPr="00342D61">
        <w:rPr>
          <w:lang w:val="en-GB"/>
        </w:rPr>
        <w:br/>
        <w:t xml:space="preserve">Note : </w:t>
      </w:r>
      <w:r w:rsidR="00ED75CC" w:rsidRPr="00342D61">
        <w:rPr>
          <w:lang w:val="en-GB"/>
        </w:rPr>
        <w:tab/>
        <w:t>See the annexe 2 to see the main branch presented without their leaf for more readability</w:t>
      </w:r>
      <w:r w:rsidR="00ED75CC" w:rsidRPr="00342D61">
        <w:rPr>
          <w:lang w:val="en-GB"/>
        </w:rPr>
        <w:br/>
        <w:t>See the NGA-NZ for properly instructions about their leaf, the taxonomy being used as it is been , the rewrite here would have no interest except for the add we made of it.</w:t>
      </w:r>
    </w:p>
    <w:p w14:paraId="20B53972" w14:textId="77777777" w:rsidR="00ED75CC" w:rsidRPr="00342D61" w:rsidRDefault="00ED75CC" w:rsidP="00ED75CC">
      <w:pPr>
        <w:pStyle w:val="Titre3"/>
        <w:rPr>
          <w:lang w:val="en-GB"/>
        </w:rPr>
      </w:pPr>
      <w:bookmarkStart w:id="980" w:name="_Toc8602861"/>
      <w:r w:rsidRPr="00342D61">
        <w:rPr>
          <w:lang w:val="en-GB"/>
        </w:rPr>
        <w:t>Description of the main branch</w:t>
      </w:r>
      <w:bookmarkEnd w:id="980"/>
    </w:p>
    <w:p w14:paraId="63699C75" w14:textId="04CCD57A" w:rsidR="00ED75CC" w:rsidRPr="00342D61" w:rsidRDefault="00ED75CC" w:rsidP="00ED75CC">
      <w:pPr>
        <w:pStyle w:val="Paragraphedeliste"/>
        <w:numPr>
          <w:ilvl w:val="0"/>
          <w:numId w:val="4"/>
        </w:numPr>
        <w:rPr>
          <w:b/>
          <w:lang w:val="en-GB"/>
        </w:rPr>
      </w:pPr>
      <w:del w:id="981" w:author="herrmannfrancine@gmail.com" w:date="2019-05-10T13:45:00Z">
        <w:r w:rsidRPr="00342D61" w:rsidDel="0090701B">
          <w:rPr>
            <w:b/>
            <w:lang w:val="en-GB"/>
          </w:rPr>
          <w:delText>Motivator</w:delText>
        </w:r>
        <w:r w:rsidR="00575BF0" w:rsidRPr="00342D61" w:rsidDel="0090701B">
          <w:rPr>
            <w:b/>
            <w:lang w:val="en-GB"/>
          </w:rPr>
          <w:delText> :</w:delText>
        </w:r>
      </w:del>
      <w:ins w:id="982" w:author="herrmannfrancine@gmail.com" w:date="2019-05-10T13:45:00Z">
        <w:r w:rsidR="0090701B" w:rsidRPr="00342D61">
          <w:rPr>
            <w:b/>
            <w:lang w:val="en-GB"/>
          </w:rPr>
          <w:t>Motivator:</w:t>
        </w:r>
      </w:ins>
      <w:r w:rsidR="00575BF0" w:rsidRPr="00342D61">
        <w:rPr>
          <w:b/>
          <w:lang w:val="en-GB"/>
        </w:rPr>
        <w:t xml:space="preserve"> </w:t>
      </w:r>
      <w:r w:rsidR="00575BF0" w:rsidRPr="00342D61">
        <w:rPr>
          <w:lang w:val="en-GB"/>
        </w:rPr>
        <w:t xml:space="preserve">Search </w:t>
      </w:r>
    </w:p>
    <w:p w14:paraId="65A430BC" w14:textId="23B18320" w:rsidR="00ED75CC" w:rsidRPr="00342D61" w:rsidRDefault="00ED75CC" w:rsidP="00ED75CC">
      <w:pPr>
        <w:pStyle w:val="Paragraphedeliste"/>
        <w:numPr>
          <w:ilvl w:val="1"/>
          <w:numId w:val="4"/>
        </w:numPr>
        <w:rPr>
          <w:lang w:val="en-GB"/>
        </w:rPr>
      </w:pPr>
      <w:del w:id="983" w:author="herrmannfrancine@gmail.com" w:date="2019-05-10T13:45:00Z">
        <w:r w:rsidRPr="00342D61" w:rsidDel="0090701B">
          <w:rPr>
            <w:b/>
            <w:lang w:val="en-GB"/>
          </w:rPr>
          <w:delText>Plans</w:delText>
        </w:r>
        <w:r w:rsidR="00575BF0" w:rsidRPr="00342D61" w:rsidDel="0090701B">
          <w:rPr>
            <w:b/>
            <w:lang w:val="en-GB"/>
          </w:rPr>
          <w:delText> :</w:delText>
        </w:r>
      </w:del>
      <w:ins w:id="984" w:author="herrmannfrancine@gmail.com" w:date="2019-05-10T13:45:00Z">
        <w:r w:rsidR="0090701B" w:rsidRPr="00342D61">
          <w:rPr>
            <w:b/>
            <w:lang w:val="en-GB"/>
          </w:rPr>
          <w:t>Plans:</w:t>
        </w:r>
      </w:ins>
      <w:r w:rsidR="00575BF0" w:rsidRPr="00342D61">
        <w:rPr>
          <w:b/>
          <w:lang w:val="en-GB"/>
        </w:rPr>
        <w:t xml:space="preserve"> </w:t>
      </w:r>
      <w:r w:rsidR="00182576" w:rsidRPr="00342D61">
        <w:rPr>
          <w:lang w:val="en-GB"/>
        </w:rPr>
        <w:t>a</w:t>
      </w:r>
      <w:r w:rsidR="00575BF0" w:rsidRPr="00342D61">
        <w:rPr>
          <w:lang w:val="en-GB"/>
        </w:rPr>
        <w:t>ction</w:t>
      </w:r>
      <w:r w:rsidR="00182576" w:rsidRPr="00342D61">
        <w:rPr>
          <w:lang w:val="en-GB"/>
        </w:rPr>
        <w:t>s</w:t>
      </w:r>
      <w:r w:rsidR="00575BF0" w:rsidRPr="00342D61">
        <w:rPr>
          <w:lang w:val="en-GB"/>
        </w:rPr>
        <w:t xml:space="preserve"> accomplish</w:t>
      </w:r>
      <w:r w:rsidR="00182576" w:rsidRPr="00342D61">
        <w:rPr>
          <w:lang w:val="en-GB"/>
        </w:rPr>
        <w:t>ed</w:t>
      </w:r>
      <w:r w:rsidR="00575BF0" w:rsidRPr="00342D61">
        <w:rPr>
          <w:lang w:val="en-GB"/>
        </w:rPr>
        <w:t xml:space="preserve"> for choose a direction</w:t>
      </w:r>
    </w:p>
    <w:p w14:paraId="66EE7C47" w14:textId="47AC5604" w:rsidR="00ED75CC" w:rsidRPr="00342D61" w:rsidRDefault="00ED75CC" w:rsidP="00182576">
      <w:pPr>
        <w:pStyle w:val="Paragraphedeliste"/>
        <w:numPr>
          <w:ilvl w:val="1"/>
          <w:numId w:val="4"/>
        </w:numPr>
        <w:rPr>
          <w:b/>
          <w:lang w:val="en-GB"/>
        </w:rPr>
      </w:pPr>
      <w:del w:id="985" w:author="herrmannfrancine@gmail.com" w:date="2019-05-10T13:45:00Z">
        <w:r w:rsidRPr="00342D61" w:rsidDel="0090701B">
          <w:rPr>
            <w:b/>
            <w:lang w:val="en-GB"/>
          </w:rPr>
          <w:delText>Controls</w:delText>
        </w:r>
        <w:r w:rsidR="00575BF0" w:rsidRPr="00342D61" w:rsidDel="0090701B">
          <w:rPr>
            <w:b/>
            <w:lang w:val="en-GB"/>
          </w:rPr>
          <w:delText> :</w:delText>
        </w:r>
      </w:del>
      <w:ins w:id="986" w:author="herrmannfrancine@gmail.com" w:date="2019-05-10T13:45:00Z">
        <w:r w:rsidR="0090701B" w:rsidRPr="00342D61">
          <w:rPr>
            <w:b/>
            <w:lang w:val="en-GB"/>
          </w:rPr>
          <w:t>Controls:</w:t>
        </w:r>
      </w:ins>
      <w:r w:rsidR="00182576" w:rsidRPr="00342D61">
        <w:rPr>
          <w:b/>
          <w:lang w:val="en-GB"/>
        </w:rPr>
        <w:t xml:space="preserve"> </w:t>
      </w:r>
      <w:r w:rsidR="00182576" w:rsidRPr="00342D61">
        <w:rPr>
          <w:lang w:val="en-GB"/>
        </w:rPr>
        <w:t>the constraints of actions</w:t>
      </w:r>
    </w:p>
    <w:p w14:paraId="6622A3C8" w14:textId="19EEC293" w:rsidR="00ED75CC" w:rsidRPr="00342D61" w:rsidRDefault="00ED75CC" w:rsidP="00182576">
      <w:pPr>
        <w:pStyle w:val="Paragraphedeliste"/>
        <w:numPr>
          <w:ilvl w:val="1"/>
          <w:numId w:val="4"/>
        </w:numPr>
        <w:rPr>
          <w:b/>
          <w:lang w:val="en-GB"/>
        </w:rPr>
      </w:pPr>
      <w:del w:id="987" w:author="herrmannfrancine@gmail.com" w:date="2019-05-10T13:45:00Z">
        <w:r w:rsidRPr="00342D61" w:rsidDel="0090701B">
          <w:rPr>
            <w:b/>
            <w:lang w:val="en-GB"/>
          </w:rPr>
          <w:delText>Contracts</w:delText>
        </w:r>
        <w:r w:rsidR="00672014" w:rsidRPr="00342D61" w:rsidDel="0090701B">
          <w:rPr>
            <w:b/>
            <w:lang w:val="en-GB"/>
          </w:rPr>
          <w:delText> :</w:delText>
        </w:r>
      </w:del>
      <w:ins w:id="988" w:author="herrmannfrancine@gmail.com" w:date="2019-05-10T13:45:00Z">
        <w:r w:rsidR="0090701B" w:rsidRPr="00342D61">
          <w:rPr>
            <w:b/>
            <w:lang w:val="en-GB"/>
          </w:rPr>
          <w:t>Contracts:</w:t>
        </w:r>
      </w:ins>
      <w:r w:rsidR="00D62B14" w:rsidRPr="00342D61">
        <w:rPr>
          <w:b/>
          <w:lang w:val="en-GB"/>
        </w:rPr>
        <w:t xml:space="preserve"> </w:t>
      </w:r>
      <w:r w:rsidR="00D62B14" w:rsidRPr="00342D61">
        <w:rPr>
          <w:lang w:val="en-GB"/>
        </w:rPr>
        <w:t>a</w:t>
      </w:r>
      <w:r w:rsidR="00182576" w:rsidRPr="00342D61">
        <w:rPr>
          <w:lang w:val="en-GB"/>
        </w:rPr>
        <w:t>greement</w:t>
      </w:r>
      <w:r w:rsidR="00D62B14" w:rsidRPr="00342D61">
        <w:rPr>
          <w:lang w:val="en-GB"/>
        </w:rPr>
        <w:t xml:space="preserve"> between </w:t>
      </w:r>
      <w:del w:id="989" w:author="herrmannfrancine@gmail.com" w:date="2019-05-10T13:45:00Z">
        <w:r w:rsidR="00D62B14" w:rsidRPr="00342D61" w:rsidDel="0090701B">
          <w:rPr>
            <w:lang w:val="en-GB"/>
          </w:rPr>
          <w:delText>differents</w:delText>
        </w:r>
      </w:del>
      <w:ins w:id="990" w:author="herrmannfrancine@gmail.com" w:date="2019-05-10T13:45:00Z">
        <w:r w:rsidR="0090701B" w:rsidRPr="00342D61">
          <w:rPr>
            <w:lang w:val="en-GB"/>
          </w:rPr>
          <w:t>different</w:t>
        </w:r>
      </w:ins>
      <w:r w:rsidR="00D62B14" w:rsidRPr="00342D61">
        <w:rPr>
          <w:lang w:val="en-GB"/>
        </w:rPr>
        <w:t xml:space="preserve"> parties</w:t>
      </w:r>
    </w:p>
    <w:p w14:paraId="59F21063" w14:textId="6140E6D9" w:rsidR="00ED75CC" w:rsidRPr="00342D61" w:rsidRDefault="00ED75CC" w:rsidP="00ED75CC">
      <w:pPr>
        <w:pStyle w:val="Paragraphedeliste"/>
        <w:numPr>
          <w:ilvl w:val="0"/>
          <w:numId w:val="4"/>
        </w:numPr>
        <w:rPr>
          <w:b/>
          <w:lang w:val="en-GB"/>
        </w:rPr>
      </w:pPr>
      <w:del w:id="991" w:author="herrmannfrancine@gmail.com" w:date="2019-05-10T13:45:00Z">
        <w:r w:rsidRPr="00342D61" w:rsidDel="0090701B">
          <w:rPr>
            <w:b/>
            <w:lang w:val="en-GB"/>
          </w:rPr>
          <w:delText>Entities</w:delText>
        </w:r>
        <w:r w:rsidR="00672014" w:rsidRPr="00342D61" w:rsidDel="0090701B">
          <w:rPr>
            <w:b/>
            <w:lang w:val="en-GB"/>
          </w:rPr>
          <w:delText> :</w:delText>
        </w:r>
      </w:del>
      <w:ins w:id="992" w:author="herrmannfrancine@gmail.com" w:date="2019-05-10T13:45:00Z">
        <w:r w:rsidR="0090701B" w:rsidRPr="00342D61">
          <w:rPr>
            <w:b/>
            <w:lang w:val="en-GB"/>
          </w:rPr>
          <w:t>Entities:</w:t>
        </w:r>
      </w:ins>
      <w:r w:rsidR="00D62B14" w:rsidRPr="00342D61">
        <w:rPr>
          <w:b/>
          <w:lang w:val="en-GB"/>
        </w:rPr>
        <w:t xml:space="preserve"> </w:t>
      </w:r>
      <w:r w:rsidR="00D62B14" w:rsidRPr="00342D61">
        <w:rPr>
          <w:lang w:val="en-GB"/>
        </w:rPr>
        <w:t xml:space="preserve">all possibly instances in </w:t>
      </w:r>
      <w:del w:id="993" w:author="herrmannfrancine@gmail.com" w:date="2019-05-10T13:45:00Z">
        <w:r w:rsidR="00D62B14" w:rsidRPr="00342D61" w:rsidDel="0090701B">
          <w:rPr>
            <w:lang w:val="en-GB"/>
          </w:rPr>
          <w:delText>a</w:delText>
        </w:r>
      </w:del>
      <w:ins w:id="994" w:author="herrmannfrancine@gmail.com" w:date="2019-05-10T13:45:00Z">
        <w:r w:rsidR="0090701B" w:rsidRPr="00342D61">
          <w:rPr>
            <w:lang w:val="en-GB"/>
          </w:rPr>
          <w:t>an</w:t>
        </w:r>
      </w:ins>
      <w:r w:rsidR="00D62B14" w:rsidRPr="00342D61">
        <w:rPr>
          <w:lang w:val="en-GB"/>
        </w:rPr>
        <w:t xml:space="preserve"> enterprise </w:t>
      </w:r>
    </w:p>
    <w:p w14:paraId="366B92E9" w14:textId="72DF1F6B" w:rsidR="00ED75CC" w:rsidRPr="00342D61" w:rsidRDefault="00ED75CC" w:rsidP="00ED75CC">
      <w:pPr>
        <w:pStyle w:val="Paragraphedeliste"/>
        <w:numPr>
          <w:ilvl w:val="1"/>
          <w:numId w:val="4"/>
        </w:numPr>
        <w:rPr>
          <w:b/>
          <w:lang w:val="en-GB"/>
        </w:rPr>
      </w:pPr>
      <w:del w:id="995" w:author="herrmannfrancine@gmail.com" w:date="2019-05-10T13:45:00Z">
        <w:r w:rsidRPr="00342D61" w:rsidDel="0090701B">
          <w:rPr>
            <w:b/>
            <w:lang w:val="en-GB"/>
          </w:rPr>
          <w:delText>Places</w:delText>
        </w:r>
        <w:r w:rsidR="00672014" w:rsidRPr="00342D61" w:rsidDel="0090701B">
          <w:rPr>
            <w:b/>
            <w:lang w:val="en-GB"/>
          </w:rPr>
          <w:delText> :</w:delText>
        </w:r>
      </w:del>
      <w:ins w:id="996" w:author="herrmannfrancine@gmail.com" w:date="2019-05-10T13:45:00Z">
        <w:r w:rsidR="0090701B" w:rsidRPr="00342D61">
          <w:rPr>
            <w:b/>
            <w:lang w:val="en-GB"/>
          </w:rPr>
          <w:t>Places:</w:t>
        </w:r>
      </w:ins>
      <w:r w:rsidR="00D62B14" w:rsidRPr="00342D61">
        <w:rPr>
          <w:b/>
          <w:lang w:val="en-GB"/>
        </w:rPr>
        <w:t xml:space="preserve"> </w:t>
      </w:r>
      <w:r w:rsidR="00D62B14" w:rsidRPr="00342D61">
        <w:rPr>
          <w:lang w:val="en-GB"/>
        </w:rPr>
        <w:t>Workplace and any location</w:t>
      </w:r>
    </w:p>
    <w:p w14:paraId="57EFD287" w14:textId="6EA0BEB0" w:rsidR="00ED75CC" w:rsidRPr="00342D61" w:rsidRDefault="00ED75CC" w:rsidP="00ED75CC">
      <w:pPr>
        <w:pStyle w:val="Paragraphedeliste"/>
        <w:numPr>
          <w:ilvl w:val="1"/>
          <w:numId w:val="4"/>
        </w:numPr>
        <w:rPr>
          <w:b/>
          <w:lang w:val="en-GB"/>
        </w:rPr>
      </w:pPr>
      <w:del w:id="997" w:author="herrmannfrancine@gmail.com" w:date="2019-05-10T13:45:00Z">
        <w:r w:rsidRPr="00342D61" w:rsidDel="0090701B">
          <w:rPr>
            <w:b/>
            <w:lang w:val="en-GB"/>
          </w:rPr>
          <w:delText>Items</w:delText>
        </w:r>
        <w:r w:rsidR="00672014" w:rsidRPr="00342D61" w:rsidDel="0090701B">
          <w:rPr>
            <w:b/>
            <w:lang w:val="en-GB"/>
          </w:rPr>
          <w:delText> :</w:delText>
        </w:r>
      </w:del>
      <w:ins w:id="998" w:author="herrmannfrancine@gmail.com" w:date="2019-05-10T13:45:00Z">
        <w:r w:rsidR="0090701B" w:rsidRPr="00342D61">
          <w:rPr>
            <w:b/>
            <w:lang w:val="en-GB"/>
          </w:rPr>
          <w:t>Items:</w:t>
        </w:r>
      </w:ins>
      <w:r w:rsidR="00D62B14" w:rsidRPr="00342D61">
        <w:rPr>
          <w:b/>
          <w:lang w:val="en-GB"/>
        </w:rPr>
        <w:t xml:space="preserve"> </w:t>
      </w:r>
      <w:r w:rsidR="00D62B14" w:rsidRPr="00342D61">
        <w:rPr>
          <w:lang w:val="en-GB"/>
        </w:rPr>
        <w:t>All items buyable or not</w:t>
      </w:r>
    </w:p>
    <w:p w14:paraId="266C75BD" w14:textId="01FC38D8" w:rsidR="00ED75CC" w:rsidRPr="00342D61" w:rsidRDefault="00ED75CC" w:rsidP="00ED75CC">
      <w:pPr>
        <w:pStyle w:val="Paragraphedeliste"/>
        <w:numPr>
          <w:ilvl w:val="1"/>
          <w:numId w:val="4"/>
        </w:numPr>
        <w:rPr>
          <w:b/>
          <w:lang w:val="en-GB"/>
        </w:rPr>
      </w:pPr>
      <w:del w:id="999" w:author="herrmannfrancine@gmail.com" w:date="2019-05-10T13:45:00Z">
        <w:r w:rsidRPr="00342D61" w:rsidDel="0090701B">
          <w:rPr>
            <w:b/>
            <w:lang w:val="en-GB"/>
          </w:rPr>
          <w:delText>Parties</w:delText>
        </w:r>
        <w:r w:rsidR="00672014" w:rsidRPr="00342D61" w:rsidDel="0090701B">
          <w:rPr>
            <w:b/>
            <w:lang w:val="en-GB"/>
          </w:rPr>
          <w:delText> :</w:delText>
        </w:r>
      </w:del>
      <w:ins w:id="1000" w:author="herrmannfrancine@gmail.com" w:date="2019-05-10T13:45:00Z">
        <w:r w:rsidR="0090701B" w:rsidRPr="00342D61">
          <w:rPr>
            <w:b/>
            <w:lang w:val="en-GB"/>
          </w:rPr>
          <w:t>Parties:</w:t>
        </w:r>
      </w:ins>
      <w:r w:rsidR="00D62B14" w:rsidRPr="00342D61">
        <w:rPr>
          <w:b/>
          <w:lang w:val="en-GB"/>
        </w:rPr>
        <w:t xml:space="preserve"> </w:t>
      </w:r>
      <w:r w:rsidR="00D62B14" w:rsidRPr="00342D61">
        <w:rPr>
          <w:lang w:val="en-GB"/>
        </w:rPr>
        <w:t>Staff entities</w:t>
      </w:r>
    </w:p>
    <w:p w14:paraId="29ED8E55" w14:textId="65570F1D" w:rsidR="00ED75CC" w:rsidRPr="00342D61" w:rsidRDefault="00ED75CC" w:rsidP="00ED75CC">
      <w:pPr>
        <w:pStyle w:val="Paragraphedeliste"/>
        <w:numPr>
          <w:ilvl w:val="0"/>
          <w:numId w:val="4"/>
        </w:numPr>
        <w:rPr>
          <w:b/>
          <w:lang w:val="en-GB"/>
        </w:rPr>
      </w:pPr>
      <w:del w:id="1001" w:author="herrmannfrancine@gmail.com" w:date="2019-05-10T13:45:00Z">
        <w:r w:rsidRPr="00342D61" w:rsidDel="0090701B">
          <w:rPr>
            <w:b/>
            <w:lang w:val="en-GB"/>
          </w:rPr>
          <w:delText>Activities</w:delText>
        </w:r>
        <w:r w:rsidR="00672014" w:rsidRPr="00342D61" w:rsidDel="0090701B">
          <w:rPr>
            <w:b/>
            <w:lang w:val="en-GB"/>
          </w:rPr>
          <w:delText> :</w:delText>
        </w:r>
      </w:del>
      <w:ins w:id="1002" w:author="herrmannfrancine@gmail.com" w:date="2019-05-10T13:45:00Z">
        <w:r w:rsidR="0090701B" w:rsidRPr="00342D61">
          <w:rPr>
            <w:b/>
            <w:lang w:val="en-GB"/>
          </w:rPr>
          <w:t>Activities:</w:t>
        </w:r>
      </w:ins>
      <w:r w:rsidR="00D62B14" w:rsidRPr="00342D61">
        <w:rPr>
          <w:b/>
          <w:lang w:val="en-GB"/>
        </w:rPr>
        <w:t xml:space="preserve"> </w:t>
      </w:r>
      <w:r w:rsidR="00D62B14" w:rsidRPr="00342D61">
        <w:rPr>
          <w:lang w:val="en-GB"/>
        </w:rPr>
        <w:t>all possibly interaction between parties</w:t>
      </w:r>
    </w:p>
    <w:p w14:paraId="197A0EF9" w14:textId="05E1CE13" w:rsidR="00ED75CC" w:rsidRPr="00342D61" w:rsidRDefault="00ED75CC" w:rsidP="00D62B14">
      <w:pPr>
        <w:pStyle w:val="Paragraphedeliste"/>
        <w:numPr>
          <w:ilvl w:val="1"/>
          <w:numId w:val="4"/>
        </w:numPr>
        <w:rPr>
          <w:b/>
          <w:lang w:val="en-GB"/>
        </w:rPr>
      </w:pPr>
      <w:del w:id="1003" w:author="herrmannfrancine@gmail.com" w:date="2019-05-10T13:45:00Z">
        <w:r w:rsidRPr="00342D61" w:rsidDel="0090701B">
          <w:rPr>
            <w:b/>
            <w:lang w:val="en-GB"/>
          </w:rPr>
          <w:delText>Cases</w:delText>
        </w:r>
        <w:r w:rsidR="00672014" w:rsidRPr="00342D61" w:rsidDel="0090701B">
          <w:rPr>
            <w:b/>
            <w:lang w:val="en-GB"/>
          </w:rPr>
          <w:delText> :</w:delText>
        </w:r>
      </w:del>
      <w:ins w:id="1004" w:author="herrmannfrancine@gmail.com" w:date="2019-05-10T13:45:00Z">
        <w:r w:rsidR="0090701B" w:rsidRPr="00342D61">
          <w:rPr>
            <w:b/>
            <w:lang w:val="en-GB"/>
          </w:rPr>
          <w:t>Cases:</w:t>
        </w:r>
      </w:ins>
      <w:r w:rsidR="00D62B14" w:rsidRPr="00342D61">
        <w:rPr>
          <w:b/>
          <w:lang w:val="en-GB"/>
        </w:rPr>
        <w:t xml:space="preserve"> </w:t>
      </w:r>
      <w:r w:rsidR="00D62B14" w:rsidRPr="00342D61">
        <w:rPr>
          <w:lang w:val="en-GB"/>
        </w:rPr>
        <w:t>Special and normal event managed</w:t>
      </w:r>
    </w:p>
    <w:p w14:paraId="7A9D33DB" w14:textId="02C12D11" w:rsidR="00ED75CC" w:rsidRPr="00342D61" w:rsidRDefault="00ED75CC" w:rsidP="00D62B14">
      <w:pPr>
        <w:pStyle w:val="Paragraphedeliste"/>
        <w:numPr>
          <w:ilvl w:val="1"/>
          <w:numId w:val="4"/>
        </w:numPr>
        <w:rPr>
          <w:b/>
          <w:lang w:val="en-GB"/>
        </w:rPr>
      </w:pPr>
      <w:del w:id="1005" w:author="herrmannfrancine@gmail.com" w:date="2019-05-10T13:45:00Z">
        <w:r w:rsidRPr="00342D61" w:rsidDel="0090701B">
          <w:rPr>
            <w:b/>
            <w:lang w:val="en-GB"/>
          </w:rPr>
          <w:delText>Events</w:delText>
        </w:r>
        <w:r w:rsidR="00672014" w:rsidRPr="00342D61" w:rsidDel="0090701B">
          <w:rPr>
            <w:b/>
            <w:lang w:val="en-GB"/>
          </w:rPr>
          <w:delText> :</w:delText>
        </w:r>
      </w:del>
      <w:ins w:id="1006" w:author="herrmannfrancine@gmail.com" w:date="2019-05-10T13:45:00Z">
        <w:r w:rsidR="0090701B" w:rsidRPr="00342D61">
          <w:rPr>
            <w:b/>
            <w:lang w:val="en-GB"/>
          </w:rPr>
          <w:t>Events:</w:t>
        </w:r>
      </w:ins>
      <w:r w:rsidR="00672014" w:rsidRPr="00342D61">
        <w:rPr>
          <w:b/>
          <w:lang w:val="en-GB"/>
        </w:rPr>
        <w:t xml:space="preserve"> </w:t>
      </w:r>
      <w:r w:rsidR="00D62B14" w:rsidRPr="00342D61">
        <w:rPr>
          <w:lang w:val="en-GB"/>
        </w:rPr>
        <w:t>Planning and / or Spontaneous event</w:t>
      </w:r>
    </w:p>
    <w:p w14:paraId="7BDB4ABF" w14:textId="6D918B95" w:rsidR="00ED75CC" w:rsidRPr="00342D61" w:rsidRDefault="00ED75CC" w:rsidP="001001E5">
      <w:pPr>
        <w:pStyle w:val="Paragraphedeliste"/>
        <w:numPr>
          <w:ilvl w:val="1"/>
          <w:numId w:val="4"/>
        </w:numPr>
        <w:rPr>
          <w:b/>
          <w:lang w:val="en-GB"/>
        </w:rPr>
      </w:pPr>
      <w:del w:id="1007" w:author="herrmannfrancine@gmail.com" w:date="2019-05-10T13:45:00Z">
        <w:r w:rsidRPr="00342D61" w:rsidDel="0090701B">
          <w:rPr>
            <w:b/>
            <w:lang w:val="en-GB"/>
          </w:rPr>
          <w:delText>Services</w:delText>
        </w:r>
        <w:r w:rsidR="00672014" w:rsidRPr="00342D61" w:rsidDel="0090701B">
          <w:rPr>
            <w:b/>
            <w:lang w:val="en-GB"/>
          </w:rPr>
          <w:delText> :</w:delText>
        </w:r>
      </w:del>
      <w:ins w:id="1008" w:author="herrmannfrancine@gmail.com" w:date="2019-05-10T13:45:00Z">
        <w:r w:rsidR="0090701B" w:rsidRPr="00342D61">
          <w:rPr>
            <w:b/>
            <w:lang w:val="en-GB"/>
          </w:rPr>
          <w:t>Services:</w:t>
        </w:r>
      </w:ins>
      <w:r w:rsidR="00672014" w:rsidRPr="00342D61">
        <w:rPr>
          <w:b/>
          <w:lang w:val="en-GB"/>
        </w:rPr>
        <w:t xml:space="preserve"> </w:t>
      </w:r>
      <w:r w:rsidR="00D62B14" w:rsidRPr="00342D61">
        <w:rPr>
          <w:lang w:val="en-GB"/>
        </w:rPr>
        <w:t>Offer of the service</w:t>
      </w:r>
    </w:p>
    <w:p w14:paraId="26CF7AB3" w14:textId="77777777" w:rsidR="00754E9E" w:rsidRPr="00342D61" w:rsidRDefault="00754E9E" w:rsidP="00754E9E">
      <w:pPr>
        <w:pStyle w:val="Titre3"/>
        <w:jc w:val="both"/>
        <w:rPr>
          <w:lang w:val="en-GB"/>
        </w:rPr>
      </w:pPr>
      <w:bookmarkStart w:id="1009" w:name="_Toc8602862"/>
      <w:r w:rsidRPr="00342D61">
        <w:rPr>
          <w:lang w:val="en-GB"/>
        </w:rPr>
        <w:t>Main Advantages</w:t>
      </w:r>
      <w:bookmarkEnd w:id="1009"/>
      <w:r w:rsidRPr="00342D61">
        <w:rPr>
          <w:lang w:val="en-GB"/>
        </w:rPr>
        <w:t xml:space="preserve"> </w:t>
      </w:r>
    </w:p>
    <w:p w14:paraId="00A2DB81" w14:textId="03D73D3F" w:rsidR="00ED75CC" w:rsidRPr="00342D61" w:rsidRDefault="00ED75CC" w:rsidP="00ED75CC">
      <w:pPr>
        <w:pStyle w:val="Paragraphedeliste"/>
        <w:numPr>
          <w:ilvl w:val="0"/>
          <w:numId w:val="4"/>
        </w:numPr>
        <w:rPr>
          <w:lang w:val="en-GB"/>
        </w:rPr>
      </w:pPr>
      <w:r w:rsidRPr="00342D61">
        <w:rPr>
          <w:lang w:val="en-GB"/>
        </w:rPr>
        <w:t xml:space="preserve">A really complete </w:t>
      </w:r>
      <w:del w:id="1010" w:author="herrmannfrancine@gmail.com" w:date="2019-05-10T13:45:00Z">
        <w:r w:rsidRPr="00342D61" w:rsidDel="0090701B">
          <w:rPr>
            <w:lang w:val="en-GB"/>
          </w:rPr>
          <w:delText>coporate</w:delText>
        </w:r>
      </w:del>
      <w:ins w:id="1011" w:author="herrmannfrancine@gmail.com" w:date="2019-05-10T13:45:00Z">
        <w:r w:rsidR="0090701B" w:rsidRPr="00342D61">
          <w:rPr>
            <w:lang w:val="en-GB"/>
          </w:rPr>
          <w:t>cooperat</w:t>
        </w:r>
        <w:r w:rsidR="0090701B">
          <w:rPr>
            <w:lang w:val="en-GB"/>
          </w:rPr>
          <w:t>ive</w:t>
        </w:r>
      </w:ins>
      <w:r w:rsidRPr="00342D61">
        <w:rPr>
          <w:lang w:val="en-GB"/>
        </w:rPr>
        <w:t xml:space="preserve"> taxonomy</w:t>
      </w:r>
      <w:r w:rsidR="00733F7D" w:rsidRPr="00342D61">
        <w:rPr>
          <w:lang w:val="en-GB"/>
        </w:rPr>
        <w:t xml:space="preserve"> for each instances of an enterprise</w:t>
      </w:r>
    </w:p>
    <w:p w14:paraId="02CB995E" w14:textId="77777777" w:rsidR="00ED75CC" w:rsidRPr="00342D61" w:rsidRDefault="00754E9E" w:rsidP="00ED75CC">
      <w:pPr>
        <w:pStyle w:val="Titre3"/>
        <w:jc w:val="both"/>
        <w:rPr>
          <w:lang w:val="en-GB"/>
        </w:rPr>
      </w:pPr>
      <w:bookmarkStart w:id="1012" w:name="_Toc8602863"/>
      <w:r w:rsidRPr="00342D61">
        <w:rPr>
          <w:lang w:val="en-GB"/>
        </w:rPr>
        <w:t>Main Drawbacks</w:t>
      </w:r>
      <w:bookmarkEnd w:id="1012"/>
      <w:r w:rsidRPr="00342D61">
        <w:rPr>
          <w:lang w:val="en-GB"/>
        </w:rPr>
        <w:t xml:space="preserve"> </w:t>
      </w:r>
    </w:p>
    <w:p w14:paraId="57C752C9" w14:textId="2CA7E1E3" w:rsidR="00ED75CC" w:rsidRPr="00342D61" w:rsidRDefault="00B368DE" w:rsidP="00ED75CC">
      <w:pPr>
        <w:pStyle w:val="Paragraphedeliste"/>
        <w:numPr>
          <w:ilvl w:val="0"/>
          <w:numId w:val="4"/>
        </w:numPr>
        <w:rPr>
          <w:lang w:val="en-GB"/>
        </w:rPr>
      </w:pPr>
      <w:r w:rsidRPr="00342D61">
        <w:rPr>
          <w:lang w:val="en-GB"/>
        </w:rPr>
        <w:t xml:space="preserve">It’s as complete as it is </w:t>
      </w:r>
      <w:del w:id="1013" w:author="herrmannfrancine@gmail.com" w:date="2019-05-10T13:45:00Z">
        <w:r w:rsidRPr="00342D61" w:rsidDel="0090701B">
          <w:rPr>
            <w:lang w:val="en-GB"/>
          </w:rPr>
          <w:delText>complexe</w:delText>
        </w:r>
      </w:del>
      <w:ins w:id="1014" w:author="herrmannfrancine@gmail.com" w:date="2019-05-10T13:45:00Z">
        <w:r w:rsidR="0090701B" w:rsidRPr="00342D61">
          <w:rPr>
            <w:lang w:val="en-GB"/>
          </w:rPr>
          <w:t>complex</w:t>
        </w:r>
      </w:ins>
      <w:r w:rsidRPr="00342D61">
        <w:rPr>
          <w:lang w:val="en-GB"/>
        </w:rPr>
        <w:t xml:space="preserve"> to use, that’s why It’s need a structuration for a properly usage.</w:t>
      </w:r>
    </w:p>
    <w:p w14:paraId="14BFD1BC" w14:textId="4D92ECF1" w:rsidR="00754E9E" w:rsidRPr="00342D61" w:rsidRDefault="00754E9E" w:rsidP="00754E9E">
      <w:pPr>
        <w:pStyle w:val="Titre3"/>
        <w:rPr>
          <w:lang w:val="en-GB"/>
        </w:rPr>
      </w:pPr>
      <w:del w:id="1015" w:author="herrmannfrancine@gmail.com" w:date="2019-05-10T13:45:00Z">
        <w:r w:rsidRPr="00342D61" w:rsidDel="0090701B">
          <w:rPr>
            <w:lang w:val="en-GB"/>
          </w:rPr>
          <w:delText>Conclusion :</w:delText>
        </w:r>
      </w:del>
      <w:bookmarkStart w:id="1016" w:name="_Toc8602864"/>
      <w:ins w:id="1017" w:author="herrmannfrancine@gmail.com" w:date="2019-05-10T13:45:00Z">
        <w:r w:rsidR="0090701B" w:rsidRPr="00342D61">
          <w:rPr>
            <w:lang w:val="en-GB"/>
          </w:rPr>
          <w:t>Conclusion:</w:t>
        </w:r>
      </w:ins>
      <w:bookmarkEnd w:id="1016"/>
      <w:r w:rsidRPr="00342D61">
        <w:rPr>
          <w:lang w:val="en-GB"/>
        </w:rPr>
        <w:t xml:space="preserve"> </w:t>
      </w:r>
    </w:p>
    <w:p w14:paraId="1DDDC2F6" w14:textId="7315B8B9" w:rsidR="00467F7C" w:rsidRPr="00342D61" w:rsidRDefault="00A7363F" w:rsidP="001001E5">
      <w:pPr>
        <w:rPr>
          <w:lang w:val="en-GB"/>
        </w:rPr>
      </w:pPr>
      <w:commentRangeStart w:id="1018"/>
      <w:ins w:id="1019" w:author="herrmannfrancine@gmail.com" w:date="2019-05-10T13:47:00Z">
        <w:r>
          <w:rPr>
            <w:lang w:val="en-GB"/>
          </w:rPr>
          <w:t xml:space="preserve">This </w:t>
        </w:r>
      </w:ins>
      <w:ins w:id="1020" w:author="herrmannfrancine@gmail.com" w:date="2019-05-10T13:49:00Z">
        <w:r>
          <w:rPr>
            <w:lang w:val="en-GB"/>
          </w:rPr>
          <w:t>taxonomy</w:t>
        </w:r>
      </w:ins>
      <w:ins w:id="1021" w:author="herrmannfrancine@gmail.com" w:date="2019-05-10T13:47:00Z">
        <w:r>
          <w:rPr>
            <w:lang w:val="en-GB"/>
          </w:rPr>
          <w:t xml:space="preserve"> is </w:t>
        </w:r>
      </w:ins>
      <w:del w:id="1022" w:author="herrmannfrancine@gmail.com" w:date="2019-05-10T13:45:00Z">
        <w:r w:rsidR="00733F7D" w:rsidRPr="00342D61" w:rsidDel="0090701B">
          <w:rPr>
            <w:lang w:val="en-GB"/>
          </w:rPr>
          <w:delText>Powerfull</w:delText>
        </w:r>
      </w:del>
      <w:ins w:id="1023" w:author="herrmannfrancine@gmail.com" w:date="2019-05-10T13:47:00Z">
        <w:r>
          <w:rPr>
            <w:lang w:val="en-GB"/>
          </w:rPr>
          <w:t>p</w:t>
        </w:r>
      </w:ins>
      <w:ins w:id="1024" w:author="herrmannfrancine@gmail.com" w:date="2019-05-10T13:45:00Z">
        <w:r w:rsidR="0090701B" w:rsidRPr="00342D61">
          <w:rPr>
            <w:lang w:val="en-GB"/>
          </w:rPr>
          <w:t>owerful</w:t>
        </w:r>
      </w:ins>
      <w:r w:rsidR="00733F7D" w:rsidRPr="00342D61">
        <w:rPr>
          <w:lang w:val="en-GB"/>
        </w:rPr>
        <w:t xml:space="preserve"> but </w:t>
      </w:r>
      <w:ins w:id="1025" w:author="Ned Johnson" w:date="2019-05-12T21:05:00Z">
        <w:r w:rsidR="00AE179A">
          <w:rPr>
            <w:lang w:val="en-GB"/>
          </w:rPr>
          <w:t xml:space="preserve">it </w:t>
        </w:r>
      </w:ins>
      <w:r w:rsidR="00733F7D" w:rsidRPr="00342D61">
        <w:rPr>
          <w:lang w:val="en-GB"/>
        </w:rPr>
        <w:t>does not force</w:t>
      </w:r>
      <w:del w:id="1026" w:author="herrmannfrancine@gmail.com" w:date="2019-05-10T13:47:00Z">
        <w:r w:rsidR="00733F7D" w:rsidRPr="00342D61" w:rsidDel="00A7363F">
          <w:rPr>
            <w:lang w:val="en-GB"/>
          </w:rPr>
          <w:delText>d</w:delText>
        </w:r>
      </w:del>
      <w:r w:rsidR="00733F7D" w:rsidRPr="00342D61">
        <w:rPr>
          <w:lang w:val="en-GB"/>
        </w:rPr>
        <w:t xml:space="preserve"> a</w:t>
      </w:r>
      <w:ins w:id="1027" w:author="Ned Johnson" w:date="2019-05-12T21:05:00Z">
        <w:r w:rsidR="00AE179A">
          <w:rPr>
            <w:lang w:val="en-GB"/>
          </w:rPr>
          <w:t>ny</w:t>
        </w:r>
      </w:ins>
      <w:r w:rsidR="00733F7D" w:rsidRPr="00342D61">
        <w:rPr>
          <w:lang w:val="en-GB"/>
        </w:rPr>
        <w:t xml:space="preserve"> structuring to make some </w:t>
      </w:r>
      <w:del w:id="1028" w:author="Ned Johnson" w:date="2019-05-12T21:05:00Z">
        <w:r w:rsidR="00733F7D" w:rsidRPr="00342D61" w:rsidDel="00AE179A">
          <w:rPr>
            <w:lang w:val="en-GB"/>
          </w:rPr>
          <w:delText>basic</w:delText>
        </w:r>
      </w:del>
      <w:ins w:id="1029" w:author="herrmannfrancine@gmail.com" w:date="2019-05-10T13:46:00Z">
        <w:del w:id="1030" w:author="Ned Johnson" w:date="2019-05-12T21:05:00Z">
          <w:r w:rsidR="0090701B" w:rsidDel="00AE179A">
            <w:rPr>
              <w:lang w:val="en-GB"/>
            </w:rPr>
            <w:delText xml:space="preserve"> </w:delText>
          </w:r>
        </w:del>
      </w:ins>
      <w:del w:id="1031" w:author="herrmannfrancine@gmail.com" w:date="2019-05-10T13:46:00Z">
        <w:r w:rsidR="00733F7D" w:rsidRPr="00342D61" w:rsidDel="0090701B">
          <w:rPr>
            <w:lang w:val="en-GB"/>
          </w:rPr>
          <w:delText xml:space="preserve">al </w:delText>
        </w:r>
      </w:del>
      <w:r w:rsidR="00733F7D" w:rsidRPr="00342D61">
        <w:rPr>
          <w:lang w:val="en-GB"/>
        </w:rPr>
        <w:t xml:space="preserve">object like </w:t>
      </w:r>
      <w:ins w:id="1032" w:author="Ned Johnson" w:date="2019-05-12T21:05:00Z">
        <w:r w:rsidR="00AE179A">
          <w:rPr>
            <w:lang w:val="en-GB"/>
          </w:rPr>
          <w:t xml:space="preserve">: </w:t>
        </w:r>
      </w:ins>
      <w:r w:rsidR="00733F7D" w:rsidRPr="00342D61">
        <w:rPr>
          <w:lang w:val="en-GB"/>
        </w:rPr>
        <w:t xml:space="preserve">jobs. </w:t>
      </w:r>
      <w:commentRangeEnd w:id="1018"/>
      <w:r>
        <w:rPr>
          <w:rStyle w:val="Marquedecommentaire"/>
        </w:rPr>
        <w:commentReference w:id="1018"/>
      </w:r>
    </w:p>
    <w:p w14:paraId="5F8D0A8B" w14:textId="4E49CEC5" w:rsidR="00733F7D" w:rsidRPr="00342D61" w:rsidRDefault="00733F7D" w:rsidP="001001E5">
      <w:pPr>
        <w:rPr>
          <w:lang w:val="en-GB"/>
        </w:rPr>
      </w:pPr>
      <w:del w:id="1033" w:author="herrmannfrancine@gmail.com" w:date="2019-05-10T13:46:00Z">
        <w:r w:rsidRPr="00342D61" w:rsidDel="0090701B">
          <w:rPr>
            <w:lang w:val="en-GB"/>
          </w:rPr>
          <w:delText>These structure</w:delText>
        </w:r>
      </w:del>
      <w:ins w:id="1034" w:author="herrmannfrancine@gmail.com" w:date="2019-05-10T13:46:00Z">
        <w:r w:rsidR="0090701B" w:rsidRPr="00342D61">
          <w:rPr>
            <w:lang w:val="en-GB"/>
          </w:rPr>
          <w:t>This structure</w:t>
        </w:r>
      </w:ins>
      <w:r w:rsidRPr="00342D61">
        <w:rPr>
          <w:lang w:val="en-GB"/>
        </w:rPr>
        <w:t xml:space="preserve"> is </w:t>
      </w:r>
      <w:del w:id="1035" w:author="herrmannfrancine@gmail.com" w:date="2019-05-10T13:46:00Z">
        <w:r w:rsidRPr="00342D61" w:rsidDel="0090701B">
          <w:rPr>
            <w:lang w:val="en-GB"/>
          </w:rPr>
          <w:delText>a must have</w:delText>
        </w:r>
      </w:del>
      <w:ins w:id="1036" w:author="herrmannfrancine@gmail.com" w:date="2019-05-10T13:46:00Z">
        <w:r w:rsidR="0090701B">
          <w:rPr>
            <w:lang w:val="en-GB"/>
          </w:rPr>
          <w:t>crucial</w:t>
        </w:r>
      </w:ins>
      <w:r w:rsidRPr="00342D61">
        <w:rPr>
          <w:lang w:val="en-GB"/>
        </w:rPr>
        <w:t xml:space="preserve"> to make some classification </w:t>
      </w:r>
      <w:del w:id="1037" w:author="herrmannfrancine@gmail.com" w:date="2019-05-10T13:46:00Z">
        <w:r w:rsidRPr="00342D61" w:rsidDel="0090701B">
          <w:rPr>
            <w:lang w:val="en-GB"/>
          </w:rPr>
          <w:delText>futhermore</w:delText>
        </w:r>
      </w:del>
      <w:ins w:id="1038" w:author="herrmannfrancine@gmail.com" w:date="2019-05-10T13:46:00Z">
        <w:r w:rsidR="0090701B" w:rsidRPr="00342D61">
          <w:rPr>
            <w:lang w:val="en-GB"/>
          </w:rPr>
          <w:t>furthermore</w:t>
        </w:r>
      </w:ins>
      <w:r w:rsidRPr="00342D61">
        <w:rPr>
          <w:lang w:val="en-GB"/>
        </w:rPr>
        <w:t>.</w:t>
      </w:r>
    </w:p>
    <w:p w14:paraId="40DA52A8" w14:textId="77777777" w:rsidR="00575BF0" w:rsidRPr="00342D61" w:rsidRDefault="00575BF0">
      <w:pPr>
        <w:rPr>
          <w:lang w:val="en-GB"/>
        </w:rPr>
      </w:pPr>
      <w:r w:rsidRPr="00342D61">
        <w:rPr>
          <w:lang w:val="en-GB"/>
        </w:rPr>
        <w:br w:type="page"/>
      </w:r>
    </w:p>
    <w:p w14:paraId="12A1E0E8" w14:textId="77777777" w:rsidR="00467F7C" w:rsidRPr="00342D61" w:rsidRDefault="00575BF0" w:rsidP="00575BF0">
      <w:pPr>
        <w:pStyle w:val="Titre1"/>
        <w:rPr>
          <w:lang w:val="en-GB"/>
        </w:rPr>
      </w:pPr>
      <w:bookmarkStart w:id="1039" w:name="_Toc8602865"/>
      <w:r w:rsidRPr="00342D61">
        <w:rPr>
          <w:lang w:val="en-GB"/>
        </w:rPr>
        <w:lastRenderedPageBreak/>
        <w:t>Modification of GEA-NZ</w:t>
      </w:r>
      <w:bookmarkEnd w:id="1039"/>
      <w:r w:rsidRPr="00342D61">
        <w:rPr>
          <w:lang w:val="en-GB"/>
        </w:rPr>
        <w:t> </w:t>
      </w:r>
    </w:p>
    <w:p w14:paraId="673DF101" w14:textId="2D281EBF" w:rsidR="00575BF0" w:rsidRPr="00342D61" w:rsidRDefault="00575BF0" w:rsidP="00575BF0">
      <w:pPr>
        <w:rPr>
          <w:lang w:val="en-GB"/>
        </w:rPr>
      </w:pPr>
      <w:del w:id="1040" w:author="Ned Johnson" w:date="2019-05-12T20:18:00Z">
        <w:r w:rsidRPr="00342D61" w:rsidDel="004F6F43">
          <w:rPr>
            <w:lang w:val="en-GB"/>
          </w:rPr>
          <w:delText>Note :</w:delText>
        </w:r>
      </w:del>
      <w:ins w:id="1041" w:author="herrmannfrancine@gmail.com" w:date="2019-05-10T13:50:00Z">
        <w:r w:rsidR="00A7363F" w:rsidRPr="00342D61">
          <w:rPr>
            <w:lang w:val="en-GB"/>
          </w:rPr>
          <w:t>Note:</w:t>
        </w:r>
      </w:ins>
      <w:r w:rsidRPr="00342D61">
        <w:rPr>
          <w:lang w:val="en-GB"/>
        </w:rPr>
        <w:t xml:space="preserve"> Please see the Annexe 3 for the picture of adaptation into GEA-NZ </w:t>
      </w:r>
      <w:del w:id="1042" w:author="herrmannfrancine@gmail.com" w:date="2019-05-10T13:49:00Z">
        <w:r w:rsidRPr="00342D61" w:rsidDel="00A7363F">
          <w:rPr>
            <w:lang w:val="en-GB"/>
          </w:rPr>
          <w:delText>taxinomy</w:delText>
        </w:r>
      </w:del>
      <w:ins w:id="1043" w:author="herrmannfrancine@gmail.com" w:date="2019-05-10T13:49:00Z">
        <w:r w:rsidR="00A7363F" w:rsidRPr="00342D61">
          <w:rPr>
            <w:lang w:val="en-GB"/>
          </w:rPr>
          <w:t>taxonomy</w:t>
        </w:r>
      </w:ins>
      <w:r w:rsidRPr="00342D61">
        <w:rPr>
          <w:lang w:val="en-GB"/>
        </w:rPr>
        <w:t xml:space="preserve">. </w:t>
      </w:r>
    </w:p>
    <w:p w14:paraId="4E53B391" w14:textId="77777777" w:rsidR="005A2568" w:rsidRPr="00342D61" w:rsidRDefault="005A2568" w:rsidP="00852054">
      <w:pPr>
        <w:rPr>
          <w:lang w:val="en-GB"/>
        </w:rPr>
      </w:pPr>
      <w:r w:rsidRPr="00342D61">
        <w:rPr>
          <w:lang w:val="en-GB"/>
        </w:rPr>
        <w:t>In purpose to make the control region more accurate we add two more sub-</w:t>
      </w:r>
      <w:proofErr w:type="gramStart"/>
      <w:r w:rsidRPr="00342D61">
        <w:rPr>
          <w:lang w:val="en-GB"/>
        </w:rPr>
        <w:t>category</w:t>
      </w:r>
      <w:proofErr w:type="gramEnd"/>
      <w:r w:rsidRPr="00342D61">
        <w:rPr>
          <w:lang w:val="en-GB"/>
        </w:rPr>
        <w:t xml:space="preserve">. </w:t>
      </w:r>
    </w:p>
    <w:p w14:paraId="7C1C9358" w14:textId="77777777" w:rsidR="00575BF0" w:rsidRPr="00342D61" w:rsidRDefault="005A2568" w:rsidP="005A2568">
      <w:pPr>
        <w:pStyle w:val="Titre2"/>
        <w:rPr>
          <w:lang w:val="en-GB"/>
        </w:rPr>
      </w:pPr>
      <w:bookmarkStart w:id="1044" w:name="_Toc8602866"/>
      <w:r w:rsidRPr="00342D61">
        <w:rPr>
          <w:lang w:val="en-GB"/>
        </w:rPr>
        <w:t>Risk Governance</w:t>
      </w:r>
      <w:bookmarkEnd w:id="1044"/>
    </w:p>
    <w:p w14:paraId="6F4D96B8" w14:textId="77777777" w:rsidR="00852054" w:rsidRPr="00342D61" w:rsidRDefault="00852054" w:rsidP="00852054">
      <w:pPr>
        <w:pStyle w:val="Paragraphedeliste"/>
        <w:numPr>
          <w:ilvl w:val="0"/>
          <w:numId w:val="4"/>
        </w:numPr>
        <w:rPr>
          <w:lang w:val="en-GB"/>
        </w:rPr>
      </w:pPr>
      <w:r w:rsidRPr="00342D61">
        <w:rPr>
          <w:lang w:val="en-GB"/>
        </w:rPr>
        <w:t>Risk Governance in order to evaluate the risk taken with the object</w:t>
      </w:r>
    </w:p>
    <w:p w14:paraId="0E9C0583" w14:textId="77777777" w:rsidR="00852054" w:rsidRPr="00342D61" w:rsidRDefault="00852054" w:rsidP="00852054">
      <w:pPr>
        <w:pStyle w:val="Paragraphedeliste"/>
        <w:ind w:left="360"/>
        <w:rPr>
          <w:lang w:val="en-GB"/>
        </w:rPr>
      </w:pPr>
    </w:p>
    <w:p w14:paraId="128C1F07" w14:textId="4DE11C36" w:rsidR="005A2568" w:rsidRPr="00342D61" w:rsidRDefault="005A2568" w:rsidP="005A2568">
      <w:pPr>
        <w:pStyle w:val="Paragraphedeliste"/>
        <w:numPr>
          <w:ilvl w:val="0"/>
          <w:numId w:val="14"/>
        </w:numPr>
        <w:rPr>
          <w:lang w:val="en-GB"/>
        </w:rPr>
      </w:pPr>
      <w:r w:rsidRPr="00342D61">
        <w:rPr>
          <w:b/>
          <w:lang w:val="en-GB"/>
        </w:rPr>
        <w:t xml:space="preserve">Residual </w:t>
      </w:r>
      <w:del w:id="1045" w:author="herrmannfrancine@gmail.com" w:date="2019-05-10T13:50:00Z">
        <w:r w:rsidRPr="00342D61" w:rsidDel="00A7363F">
          <w:rPr>
            <w:b/>
            <w:lang w:val="en-GB"/>
          </w:rPr>
          <w:delText>Risk :</w:delText>
        </w:r>
      </w:del>
      <w:ins w:id="1046" w:author="herrmannfrancine@gmail.com" w:date="2019-05-10T13:50:00Z">
        <w:r w:rsidR="00A7363F" w:rsidRPr="00342D61">
          <w:rPr>
            <w:b/>
            <w:lang w:val="en-GB"/>
          </w:rPr>
          <w:t>Risk:</w:t>
        </w:r>
      </w:ins>
      <w:r w:rsidRPr="00342D61">
        <w:rPr>
          <w:lang w:val="en-GB"/>
        </w:rPr>
        <w:t xml:space="preserve"> This element is a remaining risk in the enterprise</w:t>
      </w:r>
    </w:p>
    <w:p w14:paraId="248EF802" w14:textId="0A28A10C" w:rsidR="005A2568" w:rsidRPr="00342D61" w:rsidRDefault="005A2568" w:rsidP="005A2568">
      <w:pPr>
        <w:pStyle w:val="Paragraphedeliste"/>
        <w:numPr>
          <w:ilvl w:val="0"/>
          <w:numId w:val="14"/>
        </w:numPr>
        <w:rPr>
          <w:lang w:val="en-GB"/>
        </w:rPr>
      </w:pPr>
      <w:r w:rsidRPr="00342D61">
        <w:rPr>
          <w:b/>
          <w:lang w:val="en-GB"/>
        </w:rPr>
        <w:t xml:space="preserve">Risk </w:t>
      </w:r>
      <w:del w:id="1047" w:author="herrmannfrancine@gmail.com" w:date="2019-05-10T13:50:00Z">
        <w:r w:rsidRPr="00342D61" w:rsidDel="00A7363F">
          <w:rPr>
            <w:b/>
            <w:lang w:val="en-GB"/>
          </w:rPr>
          <w:delText>Analysis :</w:delText>
        </w:r>
      </w:del>
      <w:ins w:id="1048" w:author="herrmannfrancine@gmail.com" w:date="2019-05-10T13:50:00Z">
        <w:r w:rsidR="00A7363F" w:rsidRPr="00342D61">
          <w:rPr>
            <w:b/>
            <w:lang w:val="en-GB"/>
          </w:rPr>
          <w:t>Analysis:</w:t>
        </w:r>
      </w:ins>
      <w:r w:rsidRPr="00342D61">
        <w:rPr>
          <w:lang w:val="en-GB"/>
        </w:rPr>
        <w:t xml:space="preserve"> Risk </w:t>
      </w:r>
      <w:del w:id="1049" w:author="herrmannfrancine@gmail.com" w:date="2019-05-10T13:50:00Z">
        <w:r w:rsidRPr="00342D61" w:rsidDel="00A7363F">
          <w:rPr>
            <w:lang w:val="en-GB"/>
          </w:rPr>
          <w:delText>tolorate</w:delText>
        </w:r>
      </w:del>
      <w:ins w:id="1050" w:author="herrmannfrancine@gmail.com" w:date="2019-05-10T13:50:00Z">
        <w:r w:rsidR="00A7363F" w:rsidRPr="00342D61">
          <w:rPr>
            <w:lang w:val="en-GB"/>
          </w:rPr>
          <w:t>tolerate</w:t>
        </w:r>
      </w:ins>
      <w:r w:rsidRPr="00342D61">
        <w:rPr>
          <w:lang w:val="en-GB"/>
        </w:rPr>
        <w:t xml:space="preserve"> by the enterprise</w:t>
      </w:r>
    </w:p>
    <w:p w14:paraId="1BCD1B80" w14:textId="2CDADD41" w:rsidR="005A2568" w:rsidRPr="00342D61" w:rsidRDefault="005A2568" w:rsidP="005A2568">
      <w:pPr>
        <w:pStyle w:val="Paragraphedeliste"/>
        <w:numPr>
          <w:ilvl w:val="0"/>
          <w:numId w:val="14"/>
        </w:numPr>
        <w:rPr>
          <w:lang w:val="en-GB"/>
        </w:rPr>
      </w:pPr>
      <w:r w:rsidRPr="00342D61">
        <w:rPr>
          <w:b/>
          <w:lang w:val="en-GB"/>
        </w:rPr>
        <w:t xml:space="preserve">Risk </w:t>
      </w:r>
      <w:del w:id="1051" w:author="herrmannfrancine@gmail.com" w:date="2019-05-10T13:50:00Z">
        <w:r w:rsidRPr="00342D61" w:rsidDel="00A7363F">
          <w:rPr>
            <w:b/>
            <w:lang w:val="en-GB"/>
          </w:rPr>
          <w:delText>Assessment :</w:delText>
        </w:r>
      </w:del>
      <w:ins w:id="1052" w:author="herrmannfrancine@gmail.com" w:date="2019-05-10T13:50:00Z">
        <w:r w:rsidR="00A7363F" w:rsidRPr="00342D61">
          <w:rPr>
            <w:b/>
            <w:lang w:val="en-GB"/>
          </w:rPr>
          <w:t>Assessment:</w:t>
        </w:r>
      </w:ins>
      <w:r w:rsidRPr="00342D61">
        <w:rPr>
          <w:lang w:val="en-GB"/>
        </w:rPr>
        <w:t xml:space="preserve"> General process of analysis and risk assessment</w:t>
      </w:r>
    </w:p>
    <w:p w14:paraId="26A4CEE0" w14:textId="79C3D615" w:rsidR="005A2568" w:rsidRPr="00342D61" w:rsidRDefault="005A2568" w:rsidP="005A2568">
      <w:pPr>
        <w:pStyle w:val="Paragraphedeliste"/>
        <w:numPr>
          <w:ilvl w:val="0"/>
          <w:numId w:val="14"/>
        </w:numPr>
        <w:rPr>
          <w:lang w:val="en-GB"/>
        </w:rPr>
      </w:pPr>
      <w:r w:rsidRPr="00342D61">
        <w:rPr>
          <w:b/>
          <w:lang w:val="en-GB"/>
        </w:rPr>
        <w:t xml:space="preserve">Risk </w:t>
      </w:r>
      <w:del w:id="1053" w:author="herrmannfrancine@gmail.com" w:date="2019-05-10T13:50:00Z">
        <w:r w:rsidRPr="00342D61" w:rsidDel="00A7363F">
          <w:rPr>
            <w:b/>
            <w:lang w:val="en-GB"/>
          </w:rPr>
          <w:delText>Management :</w:delText>
        </w:r>
      </w:del>
      <w:ins w:id="1054" w:author="herrmannfrancine@gmail.com" w:date="2019-05-10T13:50:00Z">
        <w:r w:rsidR="00A7363F" w:rsidRPr="00342D61">
          <w:rPr>
            <w:b/>
            <w:lang w:val="en-GB"/>
          </w:rPr>
          <w:t>Management:</w:t>
        </w:r>
      </w:ins>
      <w:r w:rsidRPr="00342D61">
        <w:rPr>
          <w:lang w:val="en-GB"/>
        </w:rPr>
        <w:t xml:space="preserve"> Control and organize the activity taking into account the risks</w:t>
      </w:r>
    </w:p>
    <w:p w14:paraId="1BA124E5" w14:textId="5B6D422B" w:rsidR="005A2568" w:rsidRPr="00342D61" w:rsidRDefault="005A2568" w:rsidP="005A2568">
      <w:pPr>
        <w:pStyle w:val="Paragraphedeliste"/>
        <w:numPr>
          <w:ilvl w:val="0"/>
          <w:numId w:val="14"/>
        </w:numPr>
        <w:rPr>
          <w:lang w:val="en-GB"/>
        </w:rPr>
      </w:pPr>
      <w:r w:rsidRPr="00342D61">
        <w:rPr>
          <w:b/>
          <w:lang w:val="en-GB"/>
        </w:rPr>
        <w:t xml:space="preserve">Risk </w:t>
      </w:r>
      <w:del w:id="1055" w:author="herrmannfrancine@gmail.com" w:date="2019-05-10T13:50:00Z">
        <w:r w:rsidRPr="00342D61" w:rsidDel="00A7363F">
          <w:rPr>
            <w:b/>
            <w:lang w:val="en-GB"/>
          </w:rPr>
          <w:delText>Treatement :</w:delText>
        </w:r>
      </w:del>
      <w:ins w:id="1056" w:author="herrmannfrancine@gmail.com" w:date="2019-05-10T13:50:00Z">
        <w:r w:rsidR="00A7363F" w:rsidRPr="00342D61">
          <w:rPr>
            <w:b/>
            <w:lang w:val="en-GB"/>
          </w:rPr>
          <w:t>Treatment:</w:t>
        </w:r>
      </w:ins>
      <w:r w:rsidRPr="00342D61">
        <w:rPr>
          <w:lang w:val="en-GB"/>
        </w:rPr>
        <w:t xml:space="preserve"> Measures selections and implements the chosen metrics</w:t>
      </w:r>
    </w:p>
    <w:p w14:paraId="10111D8A" w14:textId="77777777" w:rsidR="00575BF0" w:rsidRPr="00342D61" w:rsidRDefault="00575BF0" w:rsidP="00575BF0">
      <w:pPr>
        <w:pStyle w:val="Titre2"/>
        <w:rPr>
          <w:lang w:val="en-GB"/>
        </w:rPr>
      </w:pPr>
      <w:bookmarkStart w:id="1057" w:name="_Toc8602867"/>
      <w:r w:rsidRPr="00342D61">
        <w:rPr>
          <w:lang w:val="en-GB"/>
        </w:rPr>
        <w:t>Bugyo</w:t>
      </w:r>
      <w:bookmarkEnd w:id="1057"/>
      <w:r w:rsidRPr="00342D61">
        <w:rPr>
          <w:lang w:val="en-GB"/>
        </w:rPr>
        <w:t> </w:t>
      </w:r>
    </w:p>
    <w:p w14:paraId="7BA70162" w14:textId="0319AFBA" w:rsidR="00852054" w:rsidRPr="00342D61" w:rsidRDefault="00852054" w:rsidP="00852054">
      <w:pPr>
        <w:pStyle w:val="Paragraphedeliste"/>
        <w:numPr>
          <w:ilvl w:val="0"/>
          <w:numId w:val="4"/>
        </w:numPr>
        <w:rPr>
          <w:lang w:val="en-GB"/>
        </w:rPr>
      </w:pPr>
      <w:r w:rsidRPr="00342D61">
        <w:rPr>
          <w:lang w:val="en-GB"/>
        </w:rPr>
        <w:t xml:space="preserve">Bugyo in order to add some security methodology in the code to verify directly a </w:t>
      </w:r>
      <w:del w:id="1058" w:author="herrmannfrancine@gmail.com" w:date="2019-05-10T13:51:00Z">
        <w:r w:rsidRPr="00342D61" w:rsidDel="00A7363F">
          <w:rPr>
            <w:lang w:val="en-GB"/>
          </w:rPr>
          <w:delText>composant</w:delText>
        </w:r>
      </w:del>
      <w:ins w:id="1059" w:author="herrmannfrancine@gmail.com" w:date="2019-05-10T13:51:00Z">
        <w:r w:rsidR="00A7363F" w:rsidRPr="00342D61">
          <w:rPr>
            <w:lang w:val="en-GB"/>
          </w:rPr>
          <w:t>component</w:t>
        </w:r>
      </w:ins>
    </w:p>
    <w:p w14:paraId="50ED0D07" w14:textId="7312C204" w:rsidR="00852054" w:rsidRPr="00342D61" w:rsidRDefault="00852054" w:rsidP="00852054">
      <w:pPr>
        <w:pStyle w:val="Paragraphedeliste"/>
        <w:numPr>
          <w:ilvl w:val="1"/>
          <w:numId w:val="4"/>
        </w:numPr>
        <w:rPr>
          <w:lang w:val="en-GB"/>
        </w:rPr>
      </w:pPr>
      <w:r w:rsidRPr="00342D61">
        <w:rPr>
          <w:b/>
          <w:lang w:val="en-GB"/>
        </w:rPr>
        <w:t xml:space="preserve">Service </w:t>
      </w:r>
      <w:del w:id="1060" w:author="herrmannfrancine@gmail.com" w:date="2019-05-10T13:51:00Z">
        <w:r w:rsidRPr="00342D61" w:rsidDel="00A7363F">
          <w:rPr>
            <w:b/>
            <w:lang w:val="en-GB"/>
          </w:rPr>
          <w:delText>model :</w:delText>
        </w:r>
      </w:del>
      <w:ins w:id="1061" w:author="herrmannfrancine@gmail.com" w:date="2019-05-10T13:51:00Z">
        <w:r w:rsidR="00A7363F" w:rsidRPr="00342D61">
          <w:rPr>
            <w:b/>
            <w:lang w:val="en-GB"/>
          </w:rPr>
          <w:t>model:</w:t>
        </w:r>
      </w:ins>
      <w:r w:rsidRPr="00342D61">
        <w:rPr>
          <w:lang w:val="en-GB"/>
        </w:rPr>
        <w:t xml:space="preserve"> applied to the model as a whole</w:t>
      </w:r>
    </w:p>
    <w:p w14:paraId="3119AC45" w14:textId="593E12D9" w:rsidR="00852054" w:rsidRPr="00342D61" w:rsidRDefault="00852054" w:rsidP="00852054">
      <w:pPr>
        <w:pStyle w:val="Paragraphedeliste"/>
        <w:numPr>
          <w:ilvl w:val="2"/>
          <w:numId w:val="4"/>
        </w:numPr>
        <w:rPr>
          <w:b/>
          <w:lang w:val="en-GB"/>
        </w:rPr>
      </w:pPr>
      <w:r w:rsidRPr="00342D61">
        <w:rPr>
          <w:b/>
          <w:lang w:val="en-GB"/>
        </w:rPr>
        <w:t xml:space="preserve">Absence of </w:t>
      </w:r>
      <w:del w:id="1062" w:author="herrmannfrancine@gmail.com" w:date="2019-05-10T13:51:00Z">
        <w:r w:rsidRPr="00342D61" w:rsidDel="00A7363F">
          <w:rPr>
            <w:b/>
            <w:lang w:val="en-GB"/>
          </w:rPr>
          <w:delText>revelant</w:delText>
        </w:r>
      </w:del>
      <w:ins w:id="1063" w:author="herrmannfrancine@gmail.com" w:date="2019-05-10T13:51:00Z">
        <w:r w:rsidR="00A7363F" w:rsidRPr="00342D61">
          <w:rPr>
            <w:b/>
            <w:lang w:val="en-GB"/>
          </w:rPr>
          <w:t>relevant</w:t>
        </w:r>
      </w:ins>
      <w:r w:rsidRPr="00342D61">
        <w:rPr>
          <w:b/>
          <w:lang w:val="en-GB"/>
        </w:rPr>
        <w:t xml:space="preserve"> </w:t>
      </w:r>
      <w:del w:id="1064" w:author="herrmannfrancine@gmail.com" w:date="2019-05-10T13:51:00Z">
        <w:r w:rsidRPr="00342D61" w:rsidDel="00A7363F">
          <w:rPr>
            <w:b/>
            <w:lang w:val="en-GB"/>
          </w:rPr>
          <w:delText>vulnerabilty</w:delText>
        </w:r>
      </w:del>
      <w:ins w:id="1065" w:author="herrmannfrancine@gmail.com" w:date="2019-05-10T13:51:00Z">
        <w:r w:rsidR="00A7363F" w:rsidRPr="00342D61">
          <w:rPr>
            <w:b/>
            <w:lang w:val="en-GB"/>
          </w:rPr>
          <w:t>vulnerability</w:t>
        </w:r>
      </w:ins>
      <w:r w:rsidRPr="00342D61">
        <w:rPr>
          <w:b/>
          <w:lang w:val="en-GB"/>
        </w:rPr>
        <w:t> </w:t>
      </w:r>
    </w:p>
    <w:p w14:paraId="40F2AE08" w14:textId="6ABACE6A" w:rsidR="00852054" w:rsidRPr="00342D61" w:rsidRDefault="00852054" w:rsidP="00852054">
      <w:pPr>
        <w:pStyle w:val="Paragraphedeliste"/>
        <w:numPr>
          <w:ilvl w:val="3"/>
          <w:numId w:val="4"/>
        </w:numPr>
        <w:rPr>
          <w:lang w:val="en-GB"/>
        </w:rPr>
      </w:pPr>
      <w:r w:rsidRPr="00342D61">
        <w:rPr>
          <w:lang w:val="en-GB"/>
        </w:rPr>
        <w:t xml:space="preserve">Is a </w:t>
      </w:r>
      <w:del w:id="1066" w:author="herrmannfrancine@gmail.com" w:date="2019-05-10T13:51:00Z">
        <w:r w:rsidRPr="00342D61" w:rsidDel="00A7363F">
          <w:rPr>
            <w:lang w:val="en-GB"/>
          </w:rPr>
          <w:delText>vulnérability</w:delText>
        </w:r>
      </w:del>
      <w:ins w:id="1067" w:author="herrmannfrancine@gmail.com" w:date="2019-05-10T13:51:00Z">
        <w:r w:rsidR="00A7363F" w:rsidRPr="00342D61">
          <w:rPr>
            <w:lang w:val="en-GB"/>
          </w:rPr>
          <w:t>vulnerability</w:t>
        </w:r>
      </w:ins>
      <w:r w:rsidRPr="00342D61">
        <w:rPr>
          <w:lang w:val="en-GB"/>
        </w:rPr>
        <w:t xml:space="preserve"> </w:t>
      </w:r>
      <w:del w:id="1068" w:author="herrmannfrancine@gmail.com" w:date="2019-05-10T13:51:00Z">
        <w:r w:rsidRPr="00342D61" w:rsidDel="00A7363F">
          <w:rPr>
            <w:lang w:val="en-GB"/>
          </w:rPr>
          <w:delText>present ?</w:delText>
        </w:r>
      </w:del>
      <w:ins w:id="1069" w:author="herrmannfrancine@gmail.com" w:date="2019-05-10T13:51:00Z">
        <w:r w:rsidR="00A7363F" w:rsidRPr="00342D61">
          <w:rPr>
            <w:lang w:val="en-GB"/>
          </w:rPr>
          <w:t>present?</w:t>
        </w:r>
      </w:ins>
      <w:r w:rsidRPr="00342D61">
        <w:rPr>
          <w:lang w:val="en-GB"/>
        </w:rPr>
        <w:t xml:space="preserve"> yes / </w:t>
      </w:r>
      <w:del w:id="1070" w:author="herrmannfrancine@gmail.com" w:date="2019-05-10T13:51:00Z">
        <w:r w:rsidRPr="00342D61" w:rsidDel="00A7363F">
          <w:rPr>
            <w:lang w:val="en-GB"/>
          </w:rPr>
          <w:delText>no ?</w:delText>
        </w:r>
      </w:del>
      <w:ins w:id="1071" w:author="herrmannfrancine@gmail.com" w:date="2019-05-10T13:51:00Z">
        <w:r w:rsidR="00A7363F" w:rsidRPr="00342D61">
          <w:rPr>
            <w:lang w:val="en-GB"/>
          </w:rPr>
          <w:t>no?</w:t>
        </w:r>
      </w:ins>
    </w:p>
    <w:p w14:paraId="390B3004" w14:textId="77777777" w:rsidR="00852054" w:rsidRPr="00342D61" w:rsidRDefault="00852054" w:rsidP="00852054">
      <w:pPr>
        <w:pStyle w:val="Paragraphedeliste"/>
        <w:numPr>
          <w:ilvl w:val="2"/>
          <w:numId w:val="4"/>
        </w:numPr>
        <w:rPr>
          <w:b/>
          <w:lang w:val="en-GB"/>
        </w:rPr>
      </w:pPr>
      <w:r w:rsidRPr="00342D61">
        <w:rPr>
          <w:b/>
          <w:lang w:val="en-GB"/>
        </w:rPr>
        <w:t>Unmanaged/Managed Ratio</w:t>
      </w:r>
    </w:p>
    <w:p w14:paraId="7D3DCB63" w14:textId="25058609" w:rsidR="00852054" w:rsidRPr="00342D61" w:rsidRDefault="00852054" w:rsidP="00FB3B79">
      <w:pPr>
        <w:pStyle w:val="Paragraphedeliste"/>
        <w:numPr>
          <w:ilvl w:val="3"/>
          <w:numId w:val="4"/>
        </w:numPr>
        <w:rPr>
          <w:lang w:val="en-GB"/>
        </w:rPr>
      </w:pPr>
      <w:r w:rsidRPr="00342D61">
        <w:rPr>
          <w:lang w:val="en-GB"/>
        </w:rPr>
        <w:t xml:space="preserve">Less Unmanaged / Higher confidence about the </w:t>
      </w:r>
      <w:del w:id="1072" w:author="herrmannfrancine@gmail.com" w:date="2019-05-10T13:51:00Z">
        <w:r w:rsidRPr="00342D61" w:rsidDel="00A7363F">
          <w:rPr>
            <w:lang w:val="en-GB"/>
          </w:rPr>
          <w:delText>ratio ?</w:delText>
        </w:r>
      </w:del>
      <w:ins w:id="1073" w:author="herrmannfrancine@gmail.com" w:date="2019-05-10T13:51:00Z">
        <w:r w:rsidR="00A7363F" w:rsidRPr="00342D61">
          <w:rPr>
            <w:lang w:val="en-GB"/>
          </w:rPr>
          <w:t>ratio?</w:t>
        </w:r>
      </w:ins>
    </w:p>
    <w:p w14:paraId="46B08F2C" w14:textId="26FC2448" w:rsidR="00852054" w:rsidRPr="00342D61" w:rsidRDefault="00852054" w:rsidP="00852054">
      <w:pPr>
        <w:pStyle w:val="Paragraphedeliste"/>
        <w:numPr>
          <w:ilvl w:val="1"/>
          <w:numId w:val="4"/>
        </w:numPr>
        <w:rPr>
          <w:lang w:val="en-GB"/>
        </w:rPr>
      </w:pPr>
      <w:r w:rsidRPr="00342D61">
        <w:rPr>
          <w:b/>
          <w:lang w:val="en-GB"/>
        </w:rPr>
        <w:t xml:space="preserve">Maintenance </w:t>
      </w:r>
      <w:del w:id="1074" w:author="herrmannfrancine@gmail.com" w:date="2019-05-10T13:51:00Z">
        <w:r w:rsidRPr="00342D61" w:rsidDel="00A7363F">
          <w:rPr>
            <w:b/>
            <w:lang w:val="en-GB"/>
          </w:rPr>
          <w:delText>Management :</w:delText>
        </w:r>
      </w:del>
      <w:ins w:id="1075" w:author="herrmannfrancine@gmail.com" w:date="2019-05-10T13:51:00Z">
        <w:r w:rsidR="00A7363F" w:rsidRPr="00342D61">
          <w:rPr>
            <w:b/>
            <w:lang w:val="en-GB"/>
          </w:rPr>
          <w:t>Management:</w:t>
        </w:r>
      </w:ins>
      <w:r w:rsidRPr="00342D61">
        <w:rPr>
          <w:lang w:val="en-GB"/>
        </w:rPr>
        <w:t xml:space="preserve"> applied to the model to see the maintenance of it </w:t>
      </w:r>
    </w:p>
    <w:p w14:paraId="7E716EB6" w14:textId="1034A998" w:rsidR="00852054" w:rsidRPr="00342D61" w:rsidRDefault="00852054" w:rsidP="00852054">
      <w:pPr>
        <w:pStyle w:val="Paragraphedeliste"/>
        <w:numPr>
          <w:ilvl w:val="2"/>
          <w:numId w:val="4"/>
        </w:numPr>
        <w:rPr>
          <w:lang w:val="en-GB"/>
        </w:rPr>
      </w:pPr>
      <w:r w:rsidRPr="00342D61">
        <w:rPr>
          <w:b/>
          <w:lang w:val="en-GB"/>
        </w:rPr>
        <w:t xml:space="preserve">Probe </w:t>
      </w:r>
      <w:del w:id="1076" w:author="herrmannfrancine@gmail.com" w:date="2019-05-10T13:51:00Z">
        <w:r w:rsidRPr="00342D61" w:rsidDel="00A7363F">
          <w:rPr>
            <w:b/>
            <w:lang w:val="en-GB"/>
          </w:rPr>
          <w:delText>Maintenance :</w:delText>
        </w:r>
      </w:del>
      <w:ins w:id="1077" w:author="herrmannfrancine@gmail.com" w:date="2019-05-10T13:51:00Z">
        <w:r w:rsidR="00A7363F" w:rsidRPr="00342D61">
          <w:rPr>
            <w:b/>
            <w:lang w:val="en-GB"/>
          </w:rPr>
          <w:t>Maintenance:</w:t>
        </w:r>
      </w:ins>
      <w:r w:rsidRPr="00342D61">
        <w:rPr>
          <w:lang w:val="en-GB"/>
        </w:rPr>
        <w:t xml:space="preserve"> Is the maintenance </w:t>
      </w:r>
    </w:p>
    <w:p w14:paraId="60B13340" w14:textId="2EA233D9" w:rsidR="00852054" w:rsidRPr="00342D61" w:rsidRDefault="00852054" w:rsidP="00852054">
      <w:pPr>
        <w:pStyle w:val="Paragraphedeliste"/>
        <w:numPr>
          <w:ilvl w:val="3"/>
          <w:numId w:val="4"/>
        </w:numPr>
        <w:rPr>
          <w:lang w:val="en-GB"/>
        </w:rPr>
      </w:pPr>
      <w:del w:id="1078" w:author="herrmannfrancine@gmail.com" w:date="2019-05-10T13:51:00Z">
        <w:r w:rsidRPr="00342D61" w:rsidDel="00A7363F">
          <w:rPr>
            <w:b/>
            <w:i/>
            <w:lang w:val="en-GB"/>
          </w:rPr>
          <w:delText>Reactive :</w:delText>
        </w:r>
      </w:del>
      <w:ins w:id="1079" w:author="herrmannfrancine@gmail.com" w:date="2019-05-10T13:51:00Z">
        <w:r w:rsidR="00A7363F" w:rsidRPr="00342D61">
          <w:rPr>
            <w:b/>
            <w:i/>
            <w:lang w:val="en-GB"/>
          </w:rPr>
          <w:t>Reactive:</w:t>
        </w:r>
      </w:ins>
      <w:r w:rsidRPr="00342D61">
        <w:rPr>
          <w:lang w:val="en-GB"/>
        </w:rPr>
        <w:t xml:space="preserve">  Ad-hoc maintenance / maintenance policy </w:t>
      </w:r>
      <w:del w:id="1080" w:author="herrmannfrancine@gmail.com" w:date="2019-05-10T13:51:00Z">
        <w:r w:rsidRPr="00342D61" w:rsidDel="00A7363F">
          <w:rPr>
            <w:lang w:val="en-GB"/>
          </w:rPr>
          <w:delText>present ?</w:delText>
        </w:r>
      </w:del>
      <w:ins w:id="1081" w:author="herrmannfrancine@gmail.com" w:date="2019-05-10T13:51:00Z">
        <w:r w:rsidR="00A7363F" w:rsidRPr="00342D61">
          <w:rPr>
            <w:lang w:val="en-GB"/>
          </w:rPr>
          <w:t>present?</w:t>
        </w:r>
      </w:ins>
      <w:r w:rsidRPr="00342D61">
        <w:rPr>
          <w:lang w:val="en-GB"/>
        </w:rPr>
        <w:t xml:space="preserve"> </w:t>
      </w:r>
    </w:p>
    <w:p w14:paraId="09081743" w14:textId="20156EFA" w:rsidR="00852054" w:rsidRPr="00342D61" w:rsidRDefault="00852054" w:rsidP="00852054">
      <w:pPr>
        <w:pStyle w:val="Paragraphedeliste"/>
        <w:numPr>
          <w:ilvl w:val="3"/>
          <w:numId w:val="4"/>
        </w:numPr>
        <w:rPr>
          <w:lang w:val="en-GB"/>
        </w:rPr>
      </w:pPr>
      <w:r w:rsidRPr="00342D61">
        <w:rPr>
          <w:b/>
          <w:i/>
          <w:lang w:val="en-GB"/>
        </w:rPr>
        <w:t>Pro-</w:t>
      </w:r>
      <w:del w:id="1082" w:author="herrmannfrancine@gmail.com" w:date="2019-05-10T13:51:00Z">
        <w:r w:rsidRPr="00342D61" w:rsidDel="00A7363F">
          <w:rPr>
            <w:b/>
            <w:i/>
            <w:lang w:val="en-GB"/>
          </w:rPr>
          <w:delText>active :</w:delText>
        </w:r>
      </w:del>
      <w:ins w:id="1083" w:author="herrmannfrancine@gmail.com" w:date="2019-05-10T13:51:00Z">
        <w:r w:rsidR="00A7363F" w:rsidRPr="00342D61">
          <w:rPr>
            <w:b/>
            <w:i/>
            <w:lang w:val="en-GB"/>
          </w:rPr>
          <w:t>active:</w:t>
        </w:r>
      </w:ins>
      <w:r w:rsidRPr="00342D61">
        <w:rPr>
          <w:lang w:val="en-GB"/>
        </w:rPr>
        <w:t xml:space="preserve"> Regular interval to prevent / Documentation and log</w:t>
      </w:r>
    </w:p>
    <w:p w14:paraId="1671263B" w14:textId="32750341" w:rsidR="00852054" w:rsidRPr="00342D61" w:rsidRDefault="00852054" w:rsidP="00852054">
      <w:pPr>
        <w:pStyle w:val="Paragraphedeliste"/>
        <w:numPr>
          <w:ilvl w:val="2"/>
          <w:numId w:val="4"/>
        </w:numPr>
        <w:rPr>
          <w:lang w:val="en-GB"/>
        </w:rPr>
      </w:pPr>
      <w:r w:rsidRPr="00342D61">
        <w:rPr>
          <w:lang w:val="en-GB"/>
        </w:rPr>
        <w:t xml:space="preserve"> </w:t>
      </w:r>
      <w:r w:rsidRPr="00342D61">
        <w:rPr>
          <w:b/>
          <w:lang w:val="en-GB"/>
        </w:rPr>
        <w:t xml:space="preserve">Infrastructure object model </w:t>
      </w:r>
      <w:del w:id="1084" w:author="herrmannfrancine@gmail.com" w:date="2019-05-10T13:51:00Z">
        <w:r w:rsidRPr="00342D61" w:rsidDel="00A7363F">
          <w:rPr>
            <w:b/>
            <w:lang w:val="en-GB"/>
          </w:rPr>
          <w:delText>maintenance :</w:delText>
        </w:r>
      </w:del>
      <w:ins w:id="1085" w:author="herrmannfrancine@gmail.com" w:date="2019-05-10T13:51:00Z">
        <w:r w:rsidR="00A7363F" w:rsidRPr="00342D61">
          <w:rPr>
            <w:b/>
            <w:lang w:val="en-GB"/>
          </w:rPr>
          <w:t>maintenance:</w:t>
        </w:r>
      </w:ins>
      <w:r w:rsidRPr="00342D61">
        <w:rPr>
          <w:lang w:val="en-GB"/>
        </w:rPr>
        <w:t xml:space="preserve"> maintenance for each </w:t>
      </w:r>
      <w:del w:id="1086" w:author="herrmannfrancine@gmail.com" w:date="2019-05-10T13:51:00Z">
        <w:r w:rsidRPr="00342D61" w:rsidDel="00A7363F">
          <w:rPr>
            <w:lang w:val="en-GB"/>
          </w:rPr>
          <w:delText>object ?</w:delText>
        </w:r>
      </w:del>
      <w:ins w:id="1087" w:author="herrmannfrancine@gmail.com" w:date="2019-05-10T13:51:00Z">
        <w:r w:rsidR="00A7363F" w:rsidRPr="00342D61">
          <w:rPr>
            <w:lang w:val="en-GB"/>
          </w:rPr>
          <w:t>object?</w:t>
        </w:r>
      </w:ins>
      <w:r w:rsidRPr="00342D61">
        <w:rPr>
          <w:lang w:val="en-GB"/>
        </w:rPr>
        <w:t xml:space="preserve"> </w:t>
      </w:r>
    </w:p>
    <w:p w14:paraId="0DD46474" w14:textId="4F5A0239" w:rsidR="00852054" w:rsidRPr="00342D61" w:rsidRDefault="00852054" w:rsidP="00852054">
      <w:pPr>
        <w:pStyle w:val="Paragraphedeliste"/>
        <w:numPr>
          <w:ilvl w:val="3"/>
          <w:numId w:val="4"/>
        </w:numPr>
        <w:rPr>
          <w:lang w:val="en-GB"/>
        </w:rPr>
      </w:pPr>
      <w:del w:id="1088" w:author="herrmannfrancine@gmail.com" w:date="2019-05-10T13:51:00Z">
        <w:r w:rsidRPr="00342D61" w:rsidDel="00A7363F">
          <w:rPr>
            <w:b/>
            <w:i/>
            <w:lang w:val="en-GB"/>
          </w:rPr>
          <w:delText>Reactive :</w:delText>
        </w:r>
      </w:del>
      <w:ins w:id="1089" w:author="herrmannfrancine@gmail.com" w:date="2019-05-10T13:51:00Z">
        <w:r w:rsidR="00A7363F" w:rsidRPr="00342D61">
          <w:rPr>
            <w:b/>
            <w:i/>
            <w:lang w:val="en-GB"/>
          </w:rPr>
          <w:t>Reactive:</w:t>
        </w:r>
      </w:ins>
      <w:r w:rsidRPr="00342D61">
        <w:rPr>
          <w:lang w:val="en-GB"/>
        </w:rPr>
        <w:t xml:space="preserve">  Ad-hoc maintenance / maintenance policy </w:t>
      </w:r>
      <w:del w:id="1090" w:author="herrmannfrancine@gmail.com" w:date="2019-05-10T13:51:00Z">
        <w:r w:rsidRPr="00342D61" w:rsidDel="00A7363F">
          <w:rPr>
            <w:lang w:val="en-GB"/>
          </w:rPr>
          <w:delText>present ?</w:delText>
        </w:r>
      </w:del>
      <w:ins w:id="1091" w:author="herrmannfrancine@gmail.com" w:date="2019-05-10T13:51:00Z">
        <w:r w:rsidR="00A7363F" w:rsidRPr="00342D61">
          <w:rPr>
            <w:lang w:val="en-GB"/>
          </w:rPr>
          <w:t>present?</w:t>
        </w:r>
      </w:ins>
      <w:r w:rsidRPr="00342D61">
        <w:rPr>
          <w:lang w:val="en-GB"/>
        </w:rPr>
        <w:t xml:space="preserve"> </w:t>
      </w:r>
    </w:p>
    <w:p w14:paraId="281E6067" w14:textId="6176C967" w:rsidR="00852054" w:rsidRPr="00342D61" w:rsidRDefault="00852054" w:rsidP="00FB3B79">
      <w:pPr>
        <w:pStyle w:val="Paragraphedeliste"/>
        <w:numPr>
          <w:ilvl w:val="3"/>
          <w:numId w:val="4"/>
        </w:numPr>
        <w:rPr>
          <w:lang w:val="en-GB"/>
        </w:rPr>
      </w:pPr>
      <w:r w:rsidRPr="00342D61">
        <w:rPr>
          <w:b/>
          <w:i/>
          <w:lang w:val="en-GB"/>
        </w:rPr>
        <w:t>Pro-</w:t>
      </w:r>
      <w:del w:id="1092" w:author="herrmannfrancine@gmail.com" w:date="2019-05-10T13:51:00Z">
        <w:r w:rsidRPr="00342D61" w:rsidDel="00A7363F">
          <w:rPr>
            <w:b/>
            <w:i/>
            <w:lang w:val="en-GB"/>
          </w:rPr>
          <w:delText>active :</w:delText>
        </w:r>
      </w:del>
      <w:ins w:id="1093" w:author="herrmannfrancine@gmail.com" w:date="2019-05-10T13:51:00Z">
        <w:r w:rsidR="00A7363F" w:rsidRPr="00342D61">
          <w:rPr>
            <w:b/>
            <w:i/>
            <w:lang w:val="en-GB"/>
          </w:rPr>
          <w:t>active:</w:t>
        </w:r>
      </w:ins>
      <w:r w:rsidRPr="00342D61">
        <w:rPr>
          <w:lang w:val="en-GB"/>
        </w:rPr>
        <w:t xml:space="preserve"> Regular interval to prevent / Documentation and log</w:t>
      </w:r>
    </w:p>
    <w:p w14:paraId="306513FB" w14:textId="5B9ED4D0" w:rsidR="00852054" w:rsidRPr="00342D61" w:rsidRDefault="00852054" w:rsidP="00852054">
      <w:pPr>
        <w:pStyle w:val="Paragraphedeliste"/>
        <w:numPr>
          <w:ilvl w:val="1"/>
          <w:numId w:val="4"/>
        </w:numPr>
        <w:rPr>
          <w:lang w:val="en-GB"/>
        </w:rPr>
      </w:pPr>
      <w:r w:rsidRPr="00342D61">
        <w:rPr>
          <w:b/>
          <w:lang w:val="en-GB"/>
        </w:rPr>
        <w:t xml:space="preserve">Metric </w:t>
      </w:r>
      <w:del w:id="1094" w:author="herrmannfrancine@gmail.com" w:date="2019-05-10T13:51:00Z">
        <w:r w:rsidRPr="00342D61" w:rsidDel="00A7363F">
          <w:rPr>
            <w:b/>
            <w:lang w:val="en-GB"/>
          </w:rPr>
          <w:delText>Construction :</w:delText>
        </w:r>
      </w:del>
      <w:ins w:id="1095" w:author="herrmannfrancine@gmail.com" w:date="2019-05-10T13:51:00Z">
        <w:r w:rsidR="00A7363F" w:rsidRPr="00342D61">
          <w:rPr>
            <w:b/>
            <w:lang w:val="en-GB"/>
          </w:rPr>
          <w:t>Construction:</w:t>
        </w:r>
      </w:ins>
      <w:r w:rsidRPr="00342D61">
        <w:rPr>
          <w:lang w:val="en-GB"/>
        </w:rPr>
        <w:t xml:space="preserve"> is used to measure the system's security policy</w:t>
      </w:r>
    </w:p>
    <w:p w14:paraId="30BC3F61" w14:textId="639A28DC" w:rsidR="00FB3B79" w:rsidRPr="00342D61" w:rsidRDefault="00FB3B79" w:rsidP="00FB3B79">
      <w:pPr>
        <w:pStyle w:val="Paragraphedeliste"/>
        <w:numPr>
          <w:ilvl w:val="2"/>
          <w:numId w:val="4"/>
        </w:numPr>
        <w:rPr>
          <w:lang w:val="en-GB"/>
        </w:rPr>
      </w:pPr>
      <w:del w:id="1096" w:author="herrmannfrancine@gmail.com" w:date="2019-05-10T13:51:00Z">
        <w:r w:rsidRPr="00342D61" w:rsidDel="00A7363F">
          <w:rPr>
            <w:b/>
            <w:lang w:val="en-GB"/>
          </w:rPr>
          <w:delText>Scope :</w:delText>
        </w:r>
      </w:del>
      <w:ins w:id="1097" w:author="herrmannfrancine@gmail.com" w:date="2019-05-10T13:51:00Z">
        <w:r w:rsidR="00A7363F" w:rsidRPr="00342D61">
          <w:rPr>
            <w:b/>
            <w:lang w:val="en-GB"/>
          </w:rPr>
          <w:t>Scope:</w:t>
        </w:r>
      </w:ins>
      <w:r w:rsidRPr="00342D61">
        <w:rPr>
          <w:b/>
          <w:lang w:val="en-GB"/>
        </w:rPr>
        <w:t xml:space="preserve"> </w:t>
      </w:r>
      <w:r w:rsidRPr="00342D61">
        <w:rPr>
          <w:lang w:val="en-GB"/>
        </w:rPr>
        <w:t>request the number of elements measured by the system</w:t>
      </w:r>
    </w:p>
    <w:p w14:paraId="40D832BF" w14:textId="39205E37" w:rsidR="00FB3B79" w:rsidRPr="00342D61" w:rsidRDefault="00FB3B79" w:rsidP="00FB3B79">
      <w:pPr>
        <w:pStyle w:val="Paragraphedeliste"/>
        <w:numPr>
          <w:ilvl w:val="3"/>
          <w:numId w:val="4"/>
        </w:numPr>
        <w:rPr>
          <w:lang w:val="en-GB"/>
        </w:rPr>
      </w:pPr>
      <w:r w:rsidRPr="00342D61">
        <w:rPr>
          <w:lang w:val="en-GB"/>
        </w:rPr>
        <w:t xml:space="preserve">Are there </w:t>
      </w:r>
      <w:del w:id="1098" w:author="herrmannfrancine@gmail.com" w:date="2019-05-10T13:51:00Z">
        <w:r w:rsidRPr="00342D61" w:rsidDel="00A7363F">
          <w:rPr>
            <w:lang w:val="en-GB"/>
          </w:rPr>
          <w:delText>countermeasure ?</w:delText>
        </w:r>
      </w:del>
      <w:ins w:id="1099" w:author="herrmannfrancine@gmail.com" w:date="2019-05-10T13:51:00Z">
        <w:r w:rsidR="00A7363F" w:rsidRPr="00342D61">
          <w:rPr>
            <w:lang w:val="en-GB"/>
          </w:rPr>
          <w:t>countermeasure?</w:t>
        </w:r>
      </w:ins>
      <w:r w:rsidRPr="00342D61">
        <w:rPr>
          <w:lang w:val="en-GB"/>
        </w:rPr>
        <w:t xml:space="preserve"> How much it’s goes around the </w:t>
      </w:r>
      <w:del w:id="1100" w:author="herrmannfrancine@gmail.com" w:date="2019-05-10T13:51:00Z">
        <w:r w:rsidRPr="00342D61" w:rsidDel="00A7363F">
          <w:rPr>
            <w:lang w:val="en-GB"/>
          </w:rPr>
          <w:delText>system ?</w:delText>
        </w:r>
      </w:del>
      <w:ins w:id="1101" w:author="herrmannfrancine@gmail.com" w:date="2019-05-10T13:51:00Z">
        <w:r w:rsidR="00A7363F" w:rsidRPr="00342D61">
          <w:rPr>
            <w:lang w:val="en-GB"/>
          </w:rPr>
          <w:t>system?</w:t>
        </w:r>
      </w:ins>
      <w:r w:rsidRPr="00342D61">
        <w:rPr>
          <w:lang w:val="en-GB"/>
        </w:rPr>
        <w:t xml:space="preserve"> </w:t>
      </w:r>
    </w:p>
    <w:p w14:paraId="411FA04E" w14:textId="2CEA977D" w:rsidR="00FB3B79" w:rsidRPr="00342D61" w:rsidRDefault="00FB3B79" w:rsidP="00FB3B79">
      <w:pPr>
        <w:pStyle w:val="Paragraphedeliste"/>
        <w:numPr>
          <w:ilvl w:val="2"/>
          <w:numId w:val="4"/>
        </w:numPr>
        <w:rPr>
          <w:lang w:val="en-GB"/>
        </w:rPr>
      </w:pPr>
      <w:del w:id="1102" w:author="herrmannfrancine@gmail.com" w:date="2019-05-10T13:51:00Z">
        <w:r w:rsidRPr="00342D61" w:rsidDel="00A7363F">
          <w:rPr>
            <w:b/>
            <w:lang w:val="en-GB"/>
          </w:rPr>
          <w:delText>Depth :</w:delText>
        </w:r>
      </w:del>
      <w:ins w:id="1103" w:author="herrmannfrancine@gmail.com" w:date="2019-05-10T13:51:00Z">
        <w:r w:rsidR="00A7363F" w:rsidRPr="00342D61">
          <w:rPr>
            <w:b/>
            <w:lang w:val="en-GB"/>
          </w:rPr>
          <w:t>Depth:</w:t>
        </w:r>
      </w:ins>
      <w:r w:rsidRPr="00342D61">
        <w:rPr>
          <w:b/>
          <w:lang w:val="en-GB"/>
        </w:rPr>
        <w:t xml:space="preserve">  </w:t>
      </w:r>
      <w:r w:rsidRPr="00342D61">
        <w:rPr>
          <w:lang w:val="en-GB"/>
        </w:rPr>
        <w:t xml:space="preserve">How for in details it’s </w:t>
      </w:r>
      <w:del w:id="1104" w:author="herrmannfrancine@gmail.com" w:date="2019-05-10T13:51:00Z">
        <w:r w:rsidRPr="00342D61" w:rsidDel="00A7363F">
          <w:rPr>
            <w:lang w:val="en-GB"/>
          </w:rPr>
          <w:delText>goes ?</w:delText>
        </w:r>
      </w:del>
      <w:ins w:id="1105" w:author="herrmannfrancine@gmail.com" w:date="2019-05-10T13:51:00Z">
        <w:r w:rsidR="00A7363F" w:rsidRPr="00342D61">
          <w:rPr>
            <w:lang w:val="en-GB"/>
          </w:rPr>
          <w:t>goes?</w:t>
        </w:r>
      </w:ins>
      <w:r w:rsidRPr="00342D61">
        <w:rPr>
          <w:lang w:val="en-GB"/>
        </w:rPr>
        <w:t xml:space="preserve"> </w:t>
      </w:r>
    </w:p>
    <w:p w14:paraId="75559EC8" w14:textId="35D4699E" w:rsidR="00FB3B79" w:rsidRPr="00342D61" w:rsidRDefault="00FB3B79" w:rsidP="00FB3B79">
      <w:pPr>
        <w:pStyle w:val="Paragraphedeliste"/>
        <w:numPr>
          <w:ilvl w:val="3"/>
          <w:numId w:val="4"/>
        </w:numPr>
        <w:rPr>
          <w:lang w:val="en-GB"/>
        </w:rPr>
      </w:pPr>
      <w:del w:id="1106" w:author="herrmannfrancine@gmail.com" w:date="2019-05-10T13:52:00Z">
        <w:r w:rsidRPr="00342D61" w:rsidDel="00A7363F">
          <w:rPr>
            <w:lang w:val="en-GB"/>
          </w:rPr>
          <w:delText>Are</w:delText>
        </w:r>
      </w:del>
      <w:ins w:id="1107" w:author="herrmannfrancine@gmail.com" w:date="2019-05-10T13:52:00Z">
        <w:r w:rsidR="00A7363F" w:rsidRPr="00342D61">
          <w:rPr>
            <w:lang w:val="en-GB"/>
          </w:rPr>
          <w:t>Is</w:t>
        </w:r>
      </w:ins>
      <w:r w:rsidRPr="00342D61">
        <w:rPr>
          <w:lang w:val="en-GB"/>
        </w:rPr>
        <w:t xml:space="preserve"> there an interface </w:t>
      </w:r>
      <w:del w:id="1108" w:author="herrmannfrancine@gmail.com" w:date="2019-05-10T13:52:00Z">
        <w:r w:rsidRPr="00342D61" w:rsidDel="00A7363F">
          <w:rPr>
            <w:lang w:val="en-GB"/>
          </w:rPr>
          <w:delText>for :</w:delText>
        </w:r>
      </w:del>
      <w:ins w:id="1109" w:author="herrmannfrancine@gmail.com" w:date="2019-05-10T13:52:00Z">
        <w:r w:rsidR="00A7363F" w:rsidRPr="00342D61">
          <w:rPr>
            <w:lang w:val="en-GB"/>
          </w:rPr>
          <w:t>for?</w:t>
        </w:r>
      </w:ins>
      <w:r w:rsidRPr="00342D61">
        <w:rPr>
          <w:lang w:val="en-GB"/>
        </w:rPr>
        <w:t xml:space="preserve"> </w:t>
      </w:r>
    </w:p>
    <w:p w14:paraId="70B965AD" w14:textId="0E413E4E" w:rsidR="00FB3B79" w:rsidRPr="00342D61" w:rsidRDefault="00FB3B79" w:rsidP="00FB3B79">
      <w:pPr>
        <w:pStyle w:val="Paragraphedeliste"/>
        <w:numPr>
          <w:ilvl w:val="4"/>
          <w:numId w:val="4"/>
        </w:numPr>
        <w:rPr>
          <w:lang w:val="en-GB"/>
        </w:rPr>
      </w:pPr>
      <w:r w:rsidRPr="00342D61">
        <w:rPr>
          <w:lang w:val="en-GB"/>
        </w:rPr>
        <w:t xml:space="preserve">A single </w:t>
      </w:r>
      <w:del w:id="1110" w:author="herrmannfrancine@gmail.com" w:date="2019-05-10T13:52:00Z">
        <w:r w:rsidRPr="00342D61" w:rsidDel="00A7363F">
          <w:rPr>
            <w:lang w:val="en-GB"/>
          </w:rPr>
          <w:delText>object ?</w:delText>
        </w:r>
      </w:del>
      <w:ins w:id="1111" w:author="herrmannfrancine@gmail.com" w:date="2019-05-10T13:52:00Z">
        <w:r w:rsidR="00A7363F" w:rsidRPr="00342D61">
          <w:rPr>
            <w:lang w:val="en-GB"/>
          </w:rPr>
          <w:t>object?</w:t>
        </w:r>
      </w:ins>
      <w:r w:rsidRPr="00342D61">
        <w:rPr>
          <w:lang w:val="en-GB"/>
        </w:rPr>
        <w:t xml:space="preserve"> The whole </w:t>
      </w:r>
      <w:del w:id="1112" w:author="herrmannfrancine@gmail.com" w:date="2019-05-10T13:52:00Z">
        <w:r w:rsidRPr="00342D61" w:rsidDel="00A7363F">
          <w:rPr>
            <w:lang w:val="en-GB"/>
          </w:rPr>
          <w:delText>chain ?</w:delText>
        </w:r>
      </w:del>
      <w:ins w:id="1113" w:author="herrmannfrancine@gmail.com" w:date="2019-05-10T13:52:00Z">
        <w:r w:rsidR="00A7363F" w:rsidRPr="00342D61">
          <w:rPr>
            <w:lang w:val="en-GB"/>
          </w:rPr>
          <w:t>chain?</w:t>
        </w:r>
      </w:ins>
      <w:r w:rsidRPr="00342D61">
        <w:rPr>
          <w:lang w:val="en-GB"/>
        </w:rPr>
        <w:t xml:space="preserve"> </w:t>
      </w:r>
      <w:r w:rsidRPr="00342D61">
        <w:rPr>
          <w:lang w:val="en-GB"/>
        </w:rPr>
        <w:br/>
        <w:t>The whole chain and all the values passing through it.</w:t>
      </w:r>
    </w:p>
    <w:p w14:paraId="137E83FA" w14:textId="6B9EA765" w:rsidR="00FB3B79" w:rsidRPr="00342D61" w:rsidRDefault="00FB3B79" w:rsidP="00FB3B79">
      <w:pPr>
        <w:pStyle w:val="Paragraphedeliste"/>
        <w:numPr>
          <w:ilvl w:val="2"/>
          <w:numId w:val="4"/>
        </w:numPr>
        <w:rPr>
          <w:lang w:val="en-GB"/>
        </w:rPr>
      </w:pPr>
      <w:del w:id="1114" w:author="herrmannfrancine@gmail.com" w:date="2019-05-10T13:52:00Z">
        <w:r w:rsidRPr="00342D61" w:rsidDel="00A7363F">
          <w:rPr>
            <w:b/>
            <w:lang w:val="en-GB"/>
          </w:rPr>
          <w:delText>Rigor :</w:delText>
        </w:r>
      </w:del>
      <w:ins w:id="1115" w:author="herrmannfrancine@gmail.com" w:date="2019-05-10T13:52:00Z">
        <w:r w:rsidR="00A7363F" w:rsidRPr="00342D61">
          <w:rPr>
            <w:b/>
            <w:lang w:val="en-GB"/>
          </w:rPr>
          <w:t>Rigor:</w:t>
        </w:r>
      </w:ins>
      <w:r w:rsidRPr="00342D61">
        <w:rPr>
          <w:b/>
          <w:lang w:val="en-GB"/>
        </w:rPr>
        <w:t xml:space="preserve"> </w:t>
      </w:r>
      <w:r w:rsidRPr="00342D61">
        <w:rPr>
          <w:lang w:val="en-GB"/>
        </w:rPr>
        <w:t xml:space="preserve">How is the formalism of the </w:t>
      </w:r>
      <w:del w:id="1116" w:author="herrmannfrancine@gmail.com" w:date="2019-05-10T13:52:00Z">
        <w:r w:rsidRPr="00342D61" w:rsidDel="00A7363F">
          <w:rPr>
            <w:lang w:val="en-GB"/>
          </w:rPr>
          <w:delText>measures ?</w:delText>
        </w:r>
      </w:del>
      <w:ins w:id="1117" w:author="herrmannfrancine@gmail.com" w:date="2019-05-10T13:52:00Z">
        <w:r w:rsidR="00A7363F" w:rsidRPr="00342D61">
          <w:rPr>
            <w:lang w:val="en-GB"/>
          </w:rPr>
          <w:t>measures?</w:t>
        </w:r>
      </w:ins>
      <w:r w:rsidRPr="00342D61">
        <w:rPr>
          <w:lang w:val="en-GB"/>
        </w:rPr>
        <w:t xml:space="preserve"> Is it </w:t>
      </w:r>
      <w:del w:id="1118" w:author="herrmannfrancine@gmail.com" w:date="2019-05-10T13:52:00Z">
        <w:r w:rsidRPr="00342D61" w:rsidDel="00A7363F">
          <w:rPr>
            <w:lang w:val="en-GB"/>
          </w:rPr>
          <w:delText>strict ?</w:delText>
        </w:r>
      </w:del>
      <w:ins w:id="1119" w:author="herrmannfrancine@gmail.com" w:date="2019-05-10T13:52:00Z">
        <w:r w:rsidR="00A7363F" w:rsidRPr="00342D61">
          <w:rPr>
            <w:lang w:val="en-GB"/>
          </w:rPr>
          <w:t>strict?</w:t>
        </w:r>
      </w:ins>
      <w:r w:rsidRPr="00342D61">
        <w:rPr>
          <w:lang w:val="en-GB"/>
        </w:rPr>
        <w:t xml:space="preserve"> </w:t>
      </w:r>
    </w:p>
    <w:p w14:paraId="7799D779" w14:textId="77777777" w:rsidR="00FB3B79" w:rsidRPr="00342D61" w:rsidRDefault="00FB3B79" w:rsidP="00FB3B79">
      <w:pPr>
        <w:pStyle w:val="Paragraphedeliste"/>
        <w:numPr>
          <w:ilvl w:val="3"/>
          <w:numId w:val="4"/>
        </w:numPr>
        <w:rPr>
          <w:lang w:val="en-GB"/>
        </w:rPr>
      </w:pPr>
      <w:r w:rsidRPr="00342D61">
        <w:rPr>
          <w:lang w:val="en-GB"/>
        </w:rPr>
        <w:t xml:space="preserve">None verification / informal-verification / semiformal verification  </w:t>
      </w:r>
    </w:p>
    <w:p w14:paraId="63EC2C00" w14:textId="33FD3F88" w:rsidR="00FB3B79" w:rsidRPr="00342D61" w:rsidRDefault="00FB3B79" w:rsidP="00FB3B79">
      <w:pPr>
        <w:pStyle w:val="Paragraphedeliste"/>
        <w:numPr>
          <w:ilvl w:val="2"/>
          <w:numId w:val="4"/>
        </w:numPr>
        <w:rPr>
          <w:lang w:val="en-GB"/>
        </w:rPr>
      </w:pPr>
      <w:del w:id="1120" w:author="herrmannfrancine@gmail.com" w:date="2019-05-10T13:52:00Z">
        <w:r w:rsidRPr="00342D61" w:rsidDel="00A7363F">
          <w:rPr>
            <w:b/>
            <w:lang w:val="en-GB"/>
          </w:rPr>
          <w:delText>Reliabilty</w:delText>
        </w:r>
      </w:del>
      <w:ins w:id="1121" w:author="herrmannfrancine@gmail.com" w:date="2019-05-10T13:52:00Z">
        <w:r w:rsidR="00A7363F" w:rsidRPr="00342D61">
          <w:rPr>
            <w:b/>
            <w:lang w:val="en-GB"/>
          </w:rPr>
          <w:t>Reliability</w:t>
        </w:r>
      </w:ins>
      <w:r w:rsidRPr="00342D61">
        <w:rPr>
          <w:b/>
          <w:lang w:val="en-GB"/>
        </w:rPr>
        <w:t xml:space="preserve"> of </w:t>
      </w:r>
      <w:del w:id="1122" w:author="herrmannfrancine@gmail.com" w:date="2019-05-10T13:52:00Z">
        <w:r w:rsidRPr="00342D61" w:rsidDel="00A7363F">
          <w:rPr>
            <w:b/>
            <w:lang w:val="en-GB"/>
          </w:rPr>
          <w:delText>metric :</w:delText>
        </w:r>
      </w:del>
      <w:ins w:id="1123" w:author="herrmannfrancine@gmail.com" w:date="2019-05-10T13:52:00Z">
        <w:r w:rsidR="00A7363F" w:rsidRPr="00342D61">
          <w:rPr>
            <w:b/>
            <w:lang w:val="en-GB"/>
          </w:rPr>
          <w:t>metric:</w:t>
        </w:r>
      </w:ins>
      <w:r w:rsidRPr="00342D61">
        <w:rPr>
          <w:b/>
          <w:lang w:val="en-GB"/>
        </w:rPr>
        <w:t xml:space="preserve"> </w:t>
      </w:r>
      <w:r w:rsidRPr="00342D61">
        <w:rPr>
          <w:lang w:val="en-GB"/>
        </w:rPr>
        <w:t xml:space="preserve">Are the measure </w:t>
      </w:r>
      <w:del w:id="1124" w:author="herrmannfrancine@gmail.com" w:date="2019-05-10T13:52:00Z">
        <w:r w:rsidRPr="00342D61" w:rsidDel="00A7363F">
          <w:rPr>
            <w:lang w:val="en-GB"/>
          </w:rPr>
          <w:delText>repeatable ?</w:delText>
        </w:r>
      </w:del>
      <w:ins w:id="1125" w:author="herrmannfrancine@gmail.com" w:date="2019-05-10T13:52:00Z">
        <w:r w:rsidR="00A7363F" w:rsidRPr="00342D61">
          <w:rPr>
            <w:lang w:val="en-GB"/>
          </w:rPr>
          <w:t>repeatable?</w:t>
        </w:r>
      </w:ins>
      <w:r w:rsidRPr="00342D61">
        <w:rPr>
          <w:lang w:val="en-GB"/>
        </w:rPr>
        <w:t xml:space="preserve"> </w:t>
      </w:r>
    </w:p>
    <w:p w14:paraId="7660DD54" w14:textId="77777777" w:rsidR="00FB3B79" w:rsidRPr="00342D61" w:rsidRDefault="00FB3B79" w:rsidP="00FB3B79">
      <w:pPr>
        <w:pStyle w:val="Paragraphedeliste"/>
        <w:numPr>
          <w:ilvl w:val="3"/>
          <w:numId w:val="4"/>
        </w:numPr>
        <w:rPr>
          <w:lang w:val="en-GB"/>
        </w:rPr>
      </w:pPr>
      <w:r w:rsidRPr="00342D61">
        <w:rPr>
          <w:lang w:val="en-GB"/>
        </w:rPr>
        <w:t xml:space="preserve">None verification / </w:t>
      </w:r>
      <w:proofErr w:type="spellStart"/>
      <w:r w:rsidRPr="00342D61">
        <w:rPr>
          <w:lang w:val="en-GB"/>
        </w:rPr>
        <w:t>reproductible</w:t>
      </w:r>
      <w:proofErr w:type="spellEnd"/>
      <w:r w:rsidRPr="00342D61">
        <w:rPr>
          <w:lang w:val="en-GB"/>
        </w:rPr>
        <w:t xml:space="preserve"> / informally / semiformal</w:t>
      </w:r>
    </w:p>
    <w:p w14:paraId="7D17DDD7" w14:textId="020D1F7D" w:rsidR="00FB3B79" w:rsidRPr="00342D61" w:rsidRDefault="00FB3B79" w:rsidP="00FB3B79">
      <w:pPr>
        <w:pStyle w:val="Paragraphedeliste"/>
        <w:numPr>
          <w:ilvl w:val="2"/>
          <w:numId w:val="4"/>
        </w:numPr>
        <w:rPr>
          <w:lang w:val="en-GB"/>
        </w:rPr>
      </w:pPr>
      <w:del w:id="1126" w:author="herrmannfrancine@gmail.com" w:date="2019-05-10T13:52:00Z">
        <w:r w:rsidRPr="00342D61" w:rsidDel="00A7363F">
          <w:rPr>
            <w:b/>
            <w:lang w:val="en-GB"/>
          </w:rPr>
          <w:delText>Timeliness :</w:delText>
        </w:r>
      </w:del>
      <w:ins w:id="1127" w:author="herrmannfrancine@gmail.com" w:date="2019-05-10T13:52:00Z">
        <w:r w:rsidR="00A7363F" w:rsidRPr="00342D61">
          <w:rPr>
            <w:b/>
            <w:lang w:val="en-GB"/>
          </w:rPr>
          <w:t>Timeliness:</w:t>
        </w:r>
      </w:ins>
      <w:r w:rsidRPr="00342D61">
        <w:rPr>
          <w:b/>
          <w:lang w:val="en-GB"/>
        </w:rPr>
        <w:t xml:space="preserve"> </w:t>
      </w:r>
      <w:r w:rsidR="00475E8B" w:rsidRPr="00342D61">
        <w:rPr>
          <w:lang w:val="en-GB"/>
        </w:rPr>
        <w:t xml:space="preserve">How recent are the </w:t>
      </w:r>
      <w:del w:id="1128" w:author="herrmannfrancine@gmail.com" w:date="2019-05-10T13:52:00Z">
        <w:r w:rsidR="00475E8B" w:rsidRPr="00342D61" w:rsidDel="00A7363F">
          <w:rPr>
            <w:lang w:val="en-GB"/>
          </w:rPr>
          <w:delText>software ?</w:delText>
        </w:r>
      </w:del>
      <w:ins w:id="1129" w:author="herrmannfrancine@gmail.com" w:date="2019-05-10T13:52:00Z">
        <w:r w:rsidR="00A7363F" w:rsidRPr="00342D61">
          <w:rPr>
            <w:lang w:val="en-GB"/>
          </w:rPr>
          <w:t>software?</w:t>
        </w:r>
      </w:ins>
    </w:p>
    <w:p w14:paraId="17A68AE7" w14:textId="465E32E4" w:rsidR="00FB3B79" w:rsidRPr="00342D61" w:rsidRDefault="00475E8B" w:rsidP="00FB3B79">
      <w:pPr>
        <w:pStyle w:val="Paragraphedeliste"/>
        <w:numPr>
          <w:ilvl w:val="3"/>
          <w:numId w:val="4"/>
        </w:numPr>
        <w:rPr>
          <w:lang w:val="en-GB"/>
        </w:rPr>
      </w:pPr>
      <w:r w:rsidRPr="00342D61">
        <w:rPr>
          <w:lang w:val="en-GB"/>
        </w:rPr>
        <w:t xml:space="preserve">None verification / Version prior the newest (if </w:t>
      </w:r>
      <w:del w:id="1130" w:author="herrmannfrancine@gmail.com" w:date="2019-05-10T13:52:00Z">
        <w:r w:rsidRPr="00342D61" w:rsidDel="00A7363F">
          <w:rPr>
            <w:lang w:val="en-GB"/>
          </w:rPr>
          <w:delText>retrocompatible</w:delText>
        </w:r>
      </w:del>
      <w:ins w:id="1131" w:author="herrmannfrancine@gmail.com" w:date="2019-05-10T13:52:00Z">
        <w:r w:rsidR="00A7363F" w:rsidRPr="00342D61">
          <w:rPr>
            <w:lang w:val="en-GB"/>
          </w:rPr>
          <w:t>retro compatible</w:t>
        </w:r>
      </w:ins>
      <w:r w:rsidRPr="00342D61">
        <w:rPr>
          <w:lang w:val="en-GB"/>
        </w:rPr>
        <w:t xml:space="preserve">) </w:t>
      </w:r>
      <w:r w:rsidRPr="00342D61">
        <w:rPr>
          <w:lang w:val="en-GB"/>
        </w:rPr>
        <w:br/>
        <w:t xml:space="preserve">Most recent version (Avoiding flaws with patch) </w:t>
      </w:r>
    </w:p>
    <w:p w14:paraId="6B2B74E4" w14:textId="41CCA7E4" w:rsidR="00FB3B79" w:rsidRPr="00342D61" w:rsidRDefault="00FB3B79" w:rsidP="00FB3B79">
      <w:pPr>
        <w:pStyle w:val="Paragraphedeliste"/>
        <w:numPr>
          <w:ilvl w:val="2"/>
          <w:numId w:val="4"/>
        </w:numPr>
        <w:rPr>
          <w:lang w:val="en-GB"/>
        </w:rPr>
      </w:pPr>
      <w:del w:id="1132" w:author="herrmannfrancine@gmail.com" w:date="2019-05-10T13:52:00Z">
        <w:r w:rsidRPr="00342D61" w:rsidDel="00A7363F">
          <w:rPr>
            <w:b/>
            <w:lang w:val="en-GB"/>
          </w:rPr>
          <w:delText>Frequency :</w:delText>
        </w:r>
      </w:del>
      <w:ins w:id="1133" w:author="herrmannfrancine@gmail.com" w:date="2019-05-10T13:52:00Z">
        <w:r w:rsidR="00A7363F" w:rsidRPr="00342D61">
          <w:rPr>
            <w:b/>
            <w:lang w:val="en-GB"/>
          </w:rPr>
          <w:t>Frequency:</w:t>
        </w:r>
      </w:ins>
      <w:r w:rsidR="00475E8B" w:rsidRPr="00342D61">
        <w:rPr>
          <w:b/>
          <w:lang w:val="en-GB"/>
        </w:rPr>
        <w:t xml:space="preserve"> </w:t>
      </w:r>
      <w:r w:rsidR="00475E8B" w:rsidRPr="00342D61">
        <w:rPr>
          <w:lang w:val="en-GB"/>
        </w:rPr>
        <w:t xml:space="preserve">How fresh is the evidence of </w:t>
      </w:r>
      <w:del w:id="1134" w:author="herrmannfrancine@gmail.com" w:date="2019-05-10T13:52:00Z">
        <w:r w:rsidR="00475E8B" w:rsidRPr="00342D61" w:rsidDel="00A7363F">
          <w:rPr>
            <w:lang w:val="en-GB"/>
          </w:rPr>
          <w:delText>measure ?</w:delText>
        </w:r>
      </w:del>
      <w:ins w:id="1135" w:author="herrmannfrancine@gmail.com" w:date="2019-05-10T13:52:00Z">
        <w:r w:rsidR="00A7363F" w:rsidRPr="00342D61">
          <w:rPr>
            <w:lang w:val="en-GB"/>
          </w:rPr>
          <w:t>measure?</w:t>
        </w:r>
      </w:ins>
      <w:r w:rsidR="00475E8B" w:rsidRPr="00342D61">
        <w:rPr>
          <w:lang w:val="en-GB"/>
        </w:rPr>
        <w:t xml:space="preserve"> </w:t>
      </w:r>
    </w:p>
    <w:p w14:paraId="7D3038C6" w14:textId="77777777" w:rsidR="00FB3B79" w:rsidRPr="00342D61" w:rsidRDefault="00FB3B79" w:rsidP="00FB3B79">
      <w:pPr>
        <w:pStyle w:val="Paragraphedeliste"/>
        <w:numPr>
          <w:ilvl w:val="3"/>
          <w:numId w:val="4"/>
        </w:numPr>
        <w:rPr>
          <w:lang w:val="en-GB"/>
        </w:rPr>
      </w:pPr>
      <w:r w:rsidRPr="00342D61">
        <w:rPr>
          <w:b/>
          <w:lang w:val="en-GB"/>
        </w:rPr>
        <w:t xml:space="preserve"> </w:t>
      </w:r>
      <w:r w:rsidR="00475E8B" w:rsidRPr="00342D61">
        <w:rPr>
          <w:lang w:val="en-GB"/>
        </w:rPr>
        <w:t>Year / Month / Week / Day / Hours</w:t>
      </w:r>
    </w:p>
    <w:p w14:paraId="3DFEFE23" w14:textId="42784048" w:rsidR="00FB3B79" w:rsidRPr="00342D61" w:rsidRDefault="00FB3B79" w:rsidP="00FB3B79">
      <w:pPr>
        <w:pStyle w:val="Paragraphedeliste"/>
        <w:numPr>
          <w:ilvl w:val="2"/>
          <w:numId w:val="4"/>
        </w:numPr>
        <w:rPr>
          <w:lang w:val="en-GB"/>
        </w:rPr>
      </w:pPr>
      <w:del w:id="1136" w:author="herrmannfrancine@gmail.com" w:date="2019-05-10T13:52:00Z">
        <w:r w:rsidRPr="00342D61" w:rsidDel="00A7363F">
          <w:rPr>
            <w:b/>
            <w:lang w:val="en-GB"/>
          </w:rPr>
          <w:delText>Stability :</w:delText>
        </w:r>
      </w:del>
      <w:ins w:id="1137" w:author="herrmannfrancine@gmail.com" w:date="2019-05-10T13:52:00Z">
        <w:r w:rsidR="00A7363F" w:rsidRPr="00342D61">
          <w:rPr>
            <w:b/>
            <w:lang w:val="en-GB"/>
          </w:rPr>
          <w:t>Stability:</w:t>
        </w:r>
      </w:ins>
      <w:r w:rsidR="00475E8B" w:rsidRPr="00342D61">
        <w:rPr>
          <w:b/>
          <w:lang w:val="en-GB"/>
        </w:rPr>
        <w:t xml:space="preserve"> </w:t>
      </w:r>
      <w:r w:rsidR="00475E8B" w:rsidRPr="00342D61">
        <w:rPr>
          <w:lang w:val="en-GB"/>
        </w:rPr>
        <w:t xml:space="preserve">How stable is the measure </w:t>
      </w:r>
    </w:p>
    <w:p w14:paraId="7A686871" w14:textId="1521B707" w:rsidR="00FB3B79" w:rsidRPr="00342D61" w:rsidRDefault="00FB3B79" w:rsidP="00FB3B79">
      <w:pPr>
        <w:pStyle w:val="Paragraphedeliste"/>
        <w:numPr>
          <w:ilvl w:val="3"/>
          <w:numId w:val="4"/>
        </w:numPr>
        <w:rPr>
          <w:lang w:val="en-GB"/>
        </w:rPr>
      </w:pPr>
      <w:r w:rsidRPr="00342D61">
        <w:rPr>
          <w:b/>
          <w:lang w:val="en-GB"/>
        </w:rPr>
        <w:t xml:space="preserve"> </w:t>
      </w:r>
      <w:r w:rsidR="00475E8B" w:rsidRPr="00342D61">
        <w:rPr>
          <w:lang w:val="en-GB"/>
        </w:rPr>
        <w:t xml:space="preserve">Is </w:t>
      </w:r>
      <w:del w:id="1138" w:author="herrmannfrancine@gmail.com" w:date="2019-05-10T13:52:00Z">
        <w:r w:rsidR="00475E8B" w:rsidRPr="00342D61" w:rsidDel="00A7363F">
          <w:rPr>
            <w:lang w:val="en-GB"/>
          </w:rPr>
          <w:delText>their</w:delText>
        </w:r>
      </w:del>
      <w:ins w:id="1139" w:author="herrmannfrancine@gmail.com" w:date="2019-05-10T13:52:00Z">
        <w:r w:rsidR="00A7363F" w:rsidRPr="00342D61">
          <w:rPr>
            <w:lang w:val="en-GB"/>
          </w:rPr>
          <w:t>there</w:t>
        </w:r>
      </w:ins>
      <w:r w:rsidR="00475E8B" w:rsidRPr="00342D61">
        <w:rPr>
          <w:lang w:val="en-GB"/>
        </w:rPr>
        <w:t xml:space="preserve"> a human avoiding False/True </w:t>
      </w:r>
      <w:del w:id="1140" w:author="herrmannfrancine@gmail.com" w:date="2019-05-10T13:52:00Z">
        <w:r w:rsidR="00475E8B" w:rsidRPr="00342D61" w:rsidDel="00A7363F">
          <w:rPr>
            <w:lang w:val="en-GB"/>
          </w:rPr>
          <w:delText>positif ?</w:delText>
        </w:r>
      </w:del>
      <w:ins w:id="1141" w:author="herrmannfrancine@gmail.com" w:date="2019-05-10T13:52:00Z">
        <w:r w:rsidR="00A7363F" w:rsidRPr="00342D61">
          <w:rPr>
            <w:lang w:val="en-GB"/>
          </w:rPr>
          <w:t>positive?</w:t>
        </w:r>
      </w:ins>
      <w:r w:rsidR="00475E8B" w:rsidRPr="00342D61">
        <w:rPr>
          <w:lang w:val="en-GB"/>
        </w:rPr>
        <w:t xml:space="preserve"> </w:t>
      </w:r>
      <w:r w:rsidR="00475E8B" w:rsidRPr="00342D61">
        <w:rPr>
          <w:lang w:val="en-GB"/>
        </w:rPr>
        <w:br/>
        <w:t xml:space="preserve"> Or / And are there </w:t>
      </w:r>
      <w:del w:id="1142" w:author="herrmannfrancine@gmail.com" w:date="2019-05-10T13:52:00Z">
        <w:r w:rsidR="00475E8B" w:rsidRPr="00342D61" w:rsidDel="00A7363F">
          <w:rPr>
            <w:lang w:val="en-GB"/>
          </w:rPr>
          <w:delText>statictics</w:delText>
        </w:r>
      </w:del>
      <w:ins w:id="1143" w:author="herrmannfrancine@gmail.com" w:date="2019-05-10T13:52:00Z">
        <w:r w:rsidR="00A7363F" w:rsidRPr="00342D61">
          <w:rPr>
            <w:lang w:val="en-GB"/>
          </w:rPr>
          <w:t>statistics</w:t>
        </w:r>
      </w:ins>
      <w:r w:rsidR="00475E8B" w:rsidRPr="00342D61">
        <w:rPr>
          <w:lang w:val="en-GB"/>
        </w:rPr>
        <w:t xml:space="preserve"> </w:t>
      </w:r>
      <w:del w:id="1144" w:author="herrmannfrancine@gmail.com" w:date="2019-05-10T13:52:00Z">
        <w:r w:rsidR="00475E8B" w:rsidRPr="00342D61" w:rsidDel="00A7363F">
          <w:rPr>
            <w:lang w:val="en-GB"/>
          </w:rPr>
          <w:delText>algorithms ?</w:delText>
        </w:r>
      </w:del>
      <w:ins w:id="1145" w:author="herrmannfrancine@gmail.com" w:date="2019-05-10T13:52:00Z">
        <w:r w:rsidR="00A7363F" w:rsidRPr="00342D61">
          <w:rPr>
            <w:lang w:val="en-GB"/>
          </w:rPr>
          <w:t>algorithms?</w:t>
        </w:r>
      </w:ins>
      <w:r w:rsidR="00475E8B" w:rsidRPr="00342D61">
        <w:rPr>
          <w:lang w:val="en-GB"/>
        </w:rPr>
        <w:t xml:space="preserve"> </w:t>
      </w:r>
    </w:p>
    <w:p w14:paraId="127BAE31" w14:textId="76DA3B76" w:rsidR="00852054" w:rsidRPr="00342D61" w:rsidRDefault="0017771C" w:rsidP="0017771C">
      <w:pPr>
        <w:pStyle w:val="Titre1"/>
        <w:rPr>
          <w:lang w:val="en-GB"/>
        </w:rPr>
      </w:pPr>
      <w:bookmarkStart w:id="1146" w:name="_Toc8602868"/>
      <w:r w:rsidRPr="00342D61">
        <w:rPr>
          <w:lang w:val="en-GB"/>
        </w:rPr>
        <w:lastRenderedPageBreak/>
        <w:t xml:space="preserve">The multi-level-model </w:t>
      </w:r>
      <w:ins w:id="1147" w:author="Ned Johnson" w:date="2019-05-12T20:17:00Z">
        <w:r w:rsidR="004F6F43">
          <w:rPr>
            <w:lang w:val="en-GB"/>
          </w:rPr>
          <w:t>(MLM)</w:t>
        </w:r>
      </w:ins>
      <w:bookmarkEnd w:id="1146"/>
    </w:p>
    <w:p w14:paraId="2DD63A16" w14:textId="77777777" w:rsidR="00575BF0" w:rsidRPr="00342D61" w:rsidRDefault="0017771C" w:rsidP="00575BF0">
      <w:pPr>
        <w:rPr>
          <w:lang w:val="en-GB"/>
        </w:rPr>
      </w:pPr>
      <w:r w:rsidRPr="00342D61">
        <w:rPr>
          <w:lang w:val="en-GB"/>
        </w:rPr>
        <w:t xml:space="preserve">Multilevel models (also known as hierarchical linear models, nested data models, mixed models, random coefficient, random-effects models, random parameter models, or split-plot designs) are statistical models of parameters that vary at more than one level. (Citation Wikipedia) </w:t>
      </w:r>
    </w:p>
    <w:p w14:paraId="0E7F1EE2" w14:textId="77777777" w:rsidR="00101717" w:rsidRPr="00342D61" w:rsidRDefault="0017771C" w:rsidP="00575BF0">
      <w:pPr>
        <w:rPr>
          <w:lang w:val="en-GB"/>
        </w:rPr>
      </w:pPr>
      <w:r w:rsidRPr="00342D61">
        <w:rPr>
          <w:lang w:val="en-GB"/>
        </w:rPr>
        <w:t xml:space="preserve"> A multi-level-model is created when a complex structuration is used and require different cutting levels. </w:t>
      </w:r>
      <w:r w:rsidR="006E4505" w:rsidRPr="00342D61">
        <w:rPr>
          <w:lang w:val="en-GB"/>
        </w:rPr>
        <w:t xml:space="preserve"> </w:t>
      </w:r>
    </w:p>
    <w:p w14:paraId="3DD0831E" w14:textId="37A1D2F0" w:rsidR="006E4505" w:rsidRPr="00342D61" w:rsidRDefault="006E4505" w:rsidP="00575BF0">
      <w:pPr>
        <w:rPr>
          <w:lang w:val="en-GB"/>
        </w:rPr>
      </w:pPr>
      <w:r w:rsidRPr="00342D61">
        <w:rPr>
          <w:lang w:val="en-GB"/>
        </w:rPr>
        <w:t xml:space="preserve">Each region could have many </w:t>
      </w:r>
      <w:del w:id="1148" w:author="herrmannfrancine@gmail.com" w:date="2019-05-10T13:52:00Z">
        <w:r w:rsidRPr="00342D61" w:rsidDel="00A7363F">
          <w:rPr>
            <w:lang w:val="en-GB"/>
          </w:rPr>
          <w:delText>state</w:delText>
        </w:r>
      </w:del>
      <w:ins w:id="1149" w:author="herrmannfrancine@gmail.com" w:date="2019-05-10T13:52:00Z">
        <w:r w:rsidR="00A7363F" w:rsidRPr="00342D61">
          <w:rPr>
            <w:lang w:val="en-GB"/>
          </w:rPr>
          <w:t>states</w:t>
        </w:r>
      </w:ins>
      <w:r w:rsidRPr="00342D61">
        <w:rPr>
          <w:lang w:val="en-GB"/>
        </w:rPr>
        <w:t xml:space="preserve"> and each state could have many </w:t>
      </w:r>
      <w:del w:id="1150" w:author="herrmannfrancine@gmail.com" w:date="2019-05-10T13:52:00Z">
        <w:r w:rsidRPr="00342D61" w:rsidDel="00A7363F">
          <w:rPr>
            <w:lang w:val="en-GB"/>
          </w:rPr>
          <w:delText>observation</w:delText>
        </w:r>
      </w:del>
      <w:ins w:id="1151" w:author="herrmannfrancine@gmail.com" w:date="2019-05-10T13:52:00Z">
        <w:r w:rsidR="00A7363F" w:rsidRPr="00342D61">
          <w:rPr>
            <w:lang w:val="en-GB"/>
          </w:rPr>
          <w:t>observations</w:t>
        </w:r>
      </w:ins>
      <w:r w:rsidRPr="00342D61">
        <w:rPr>
          <w:lang w:val="en-GB"/>
        </w:rPr>
        <w:t xml:space="preserve"> </w:t>
      </w:r>
      <w:r w:rsidR="00101717" w:rsidRPr="00342D61">
        <w:rPr>
          <w:lang w:val="en-GB"/>
        </w:rPr>
        <w:t>and so on.</w:t>
      </w:r>
    </w:p>
    <w:p w14:paraId="0342E686" w14:textId="77777777" w:rsidR="006E4505" w:rsidRPr="00342D61" w:rsidRDefault="00C905A1" w:rsidP="00575BF0">
      <w:pPr>
        <w:rPr>
          <w:lang w:val="en-GB"/>
        </w:rPr>
      </w:pPr>
      <w:r>
        <w:rPr>
          <w:lang w:val="en-GB"/>
        </w:rPr>
        <w:pict w14:anchorId="6F1D5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1.65pt;margin-top:4.8pt;width:293.85pt;height:166.35pt;z-index:251656189;mso-position-horizontal-relative:text;mso-position-vertical-relative:text">
            <v:imagedata r:id="rId24" o:title="multi_lvl_model-taxonomy"/>
          </v:shape>
        </w:pict>
      </w:r>
      <w:r>
        <w:rPr>
          <w:lang w:val="en-GB"/>
        </w:rPr>
        <w:pict w14:anchorId="53729908">
          <v:shape id="_x0000_i1025" type="#_x0000_t75" style="width:152.4pt;height:166.2pt">
            <v:imagedata r:id="rId25" o:title="multi_lvl_model-generic"/>
          </v:shape>
        </w:pict>
      </w:r>
    </w:p>
    <w:p w14:paraId="3892673D" w14:textId="24E08C7D" w:rsidR="00101717" w:rsidRDefault="00101717" w:rsidP="00575BF0">
      <w:pPr>
        <w:rPr>
          <w:ins w:id="1152" w:author="Ned Johnson" w:date="2019-05-12T20:15:00Z"/>
          <w:b/>
          <w:i/>
          <w:lang w:val="en-GB"/>
        </w:rPr>
      </w:pPr>
      <w:proofErr w:type="spellStart"/>
      <w:r w:rsidRPr="00342D61">
        <w:rPr>
          <w:b/>
          <w:i/>
          <w:lang w:val="en-GB"/>
        </w:rPr>
        <w:t>Generical</w:t>
      </w:r>
      <w:proofErr w:type="spellEnd"/>
      <w:r w:rsidRPr="00342D61">
        <w:rPr>
          <w:b/>
          <w:i/>
          <w:lang w:val="en-GB"/>
        </w:rPr>
        <w:t xml:space="preserve"> </w:t>
      </w:r>
      <w:del w:id="1153" w:author="herrmannfrancine@gmail.com" w:date="2019-05-10T13:53:00Z">
        <w:r w:rsidRPr="00342D61" w:rsidDel="00A7363F">
          <w:rPr>
            <w:b/>
            <w:i/>
            <w:lang w:val="en-GB"/>
          </w:rPr>
          <w:delText>Taxonomie</w:delText>
        </w:r>
      </w:del>
      <w:ins w:id="1154" w:author="herrmannfrancine@gmail.com" w:date="2019-05-10T13:53:00Z">
        <w:r w:rsidR="00A7363F" w:rsidRPr="00342D61">
          <w:rPr>
            <w:b/>
            <w:i/>
            <w:lang w:val="en-GB"/>
          </w:rPr>
          <w:t>Taxonomy</w:t>
        </w:r>
      </w:ins>
      <w:r w:rsidRPr="00342D61">
        <w:rPr>
          <w:b/>
          <w:i/>
          <w:lang w:val="en-GB"/>
        </w:rPr>
        <w:t xml:space="preserve"> </w:t>
      </w:r>
      <w:r w:rsidRPr="00342D61">
        <w:rPr>
          <w:b/>
          <w:i/>
          <w:lang w:val="en-GB"/>
        </w:rPr>
        <w:tab/>
      </w:r>
      <w:r w:rsidRPr="00342D61">
        <w:rPr>
          <w:b/>
          <w:i/>
          <w:lang w:val="en-GB"/>
        </w:rPr>
        <w:tab/>
      </w:r>
      <w:r w:rsidRPr="00342D61">
        <w:rPr>
          <w:b/>
          <w:i/>
          <w:lang w:val="en-GB"/>
        </w:rPr>
        <w:tab/>
        <w:t>enterprise job</w:t>
      </w:r>
      <w:r w:rsidRPr="00342D61">
        <w:rPr>
          <w:b/>
          <w:i/>
          <w:lang w:val="en-GB"/>
        </w:rPr>
        <w:tab/>
      </w:r>
      <w:r w:rsidRPr="00342D61">
        <w:rPr>
          <w:b/>
          <w:i/>
          <w:lang w:val="en-GB"/>
        </w:rPr>
        <w:tab/>
      </w:r>
      <w:r w:rsidRPr="00342D61">
        <w:rPr>
          <w:b/>
          <w:i/>
          <w:lang w:val="en-GB"/>
        </w:rPr>
        <w:tab/>
        <w:t xml:space="preserve">enterprise service of job </w:t>
      </w:r>
    </w:p>
    <w:p w14:paraId="557A67F5" w14:textId="7E1CA1DB" w:rsidR="004F6F43" w:rsidRPr="004F6F43" w:rsidRDefault="004F6F43" w:rsidP="004F6F43">
      <w:pPr>
        <w:jc w:val="center"/>
        <w:rPr>
          <w:b/>
          <w:i/>
          <w:sz w:val="28"/>
          <w:lang w:val="en-GB"/>
          <w:rPrChange w:id="1155" w:author="Ned Johnson" w:date="2019-05-12T20:16:00Z">
            <w:rPr>
              <w:b/>
              <w:i/>
              <w:lang w:val="en-GB"/>
            </w:rPr>
          </w:rPrChange>
        </w:rPr>
        <w:pPrChange w:id="1156" w:author="Ned Johnson" w:date="2019-05-12T20:16:00Z">
          <w:pPr/>
        </w:pPrChange>
      </w:pPr>
      <w:proofErr w:type="spellStart"/>
      <w:ins w:id="1157" w:author="Ned Johnson" w:date="2019-05-12T20:17:00Z">
        <w:r>
          <w:rPr>
            <w:b/>
            <w:i/>
            <w:sz w:val="28"/>
            <w:lang w:val="en-GB"/>
          </w:rPr>
          <w:t>Generical</w:t>
        </w:r>
        <w:proofErr w:type="spellEnd"/>
        <w:r>
          <w:rPr>
            <w:b/>
            <w:i/>
            <w:sz w:val="28"/>
            <w:lang w:val="en-GB"/>
          </w:rPr>
          <w:t xml:space="preserve"> Form </w:t>
        </w:r>
      </w:ins>
      <w:ins w:id="1158" w:author="Ned Johnson" w:date="2019-05-12T21:06:00Z">
        <w:r w:rsidR="00AE179A">
          <w:rPr>
            <w:b/>
            <w:i/>
            <w:sz w:val="28"/>
            <w:lang w:val="en-GB"/>
          </w:rPr>
          <w:t>MLM:</w:t>
        </w:r>
      </w:ins>
      <w:ins w:id="1159" w:author="Ned Johnson" w:date="2019-05-12T20:17:00Z">
        <w:r>
          <w:rPr>
            <w:b/>
            <w:i/>
            <w:sz w:val="28"/>
            <w:lang w:val="en-GB"/>
          </w:rPr>
          <w:t xml:space="preserve"> </w:t>
        </w:r>
      </w:ins>
      <w:proofErr w:type="gramStart"/>
      <w:ins w:id="1160" w:author="Ned Johnson" w:date="2019-05-12T20:15:00Z">
        <w:r w:rsidRPr="004F6F43">
          <w:rPr>
            <w:b/>
            <w:i/>
            <w:sz w:val="28"/>
            <w:lang w:val="en-GB"/>
            <w:rPrChange w:id="1161" w:author="Ned Johnson" w:date="2019-05-12T20:16:00Z">
              <w:rPr>
                <w:b/>
                <w:i/>
                <w:lang w:val="en-GB"/>
              </w:rPr>
            </w:rPrChange>
          </w:rPr>
          <w:t>Tax</w:t>
        </w:r>
        <w:r w:rsidRPr="004F6F43">
          <w:rPr>
            <w:b/>
            <w:i/>
            <w:sz w:val="28"/>
            <w:vertAlign w:val="subscript"/>
            <w:lang w:val="en-GB"/>
            <w:rPrChange w:id="1162" w:author="Ned Johnson" w:date="2019-05-12T20:17:00Z">
              <w:rPr>
                <w:b/>
                <w:i/>
                <w:lang w:val="en-GB"/>
              </w:rPr>
            </w:rPrChange>
          </w:rPr>
          <w:t>r,s</w:t>
        </w:r>
        <w:proofErr w:type="gramEnd"/>
        <w:r w:rsidRPr="004F6F43">
          <w:rPr>
            <w:b/>
            <w:i/>
            <w:sz w:val="28"/>
            <w:vertAlign w:val="subscript"/>
            <w:lang w:val="en-GB"/>
            <w:rPrChange w:id="1163" w:author="Ned Johnson" w:date="2019-05-12T20:17:00Z">
              <w:rPr>
                <w:b/>
                <w:i/>
                <w:lang w:val="en-GB"/>
              </w:rPr>
            </w:rPrChange>
          </w:rPr>
          <w:t>,o1</w:t>
        </w:r>
        <w:r w:rsidRPr="004F6F43">
          <w:rPr>
            <w:b/>
            <w:i/>
            <w:sz w:val="28"/>
            <w:lang w:val="en-GB"/>
            <w:rPrChange w:id="1164" w:author="Ned Johnson" w:date="2019-05-12T20:16:00Z">
              <w:rPr>
                <w:b/>
                <w:i/>
                <w:lang w:val="en-GB"/>
              </w:rPr>
            </w:rPrChange>
          </w:rPr>
          <w:t xml:space="preserve"> = </w:t>
        </w:r>
        <w:proofErr w:type="spellStart"/>
        <w:r w:rsidRPr="004F6F43">
          <w:rPr>
            <w:b/>
            <w:i/>
            <w:sz w:val="28"/>
            <w:lang w:val="en-GB"/>
            <w:rPrChange w:id="1165" w:author="Ned Johnson" w:date="2019-05-12T20:16:00Z">
              <w:rPr>
                <w:b/>
                <w:i/>
                <w:lang w:val="en-GB"/>
              </w:rPr>
            </w:rPrChange>
          </w:rPr>
          <w:t>Taxinomy</w:t>
        </w:r>
        <w:proofErr w:type="spellEnd"/>
        <w:r w:rsidRPr="004F6F43">
          <w:rPr>
            <w:b/>
            <w:i/>
            <w:sz w:val="28"/>
            <w:lang w:val="en-GB"/>
            <w:rPrChange w:id="1166" w:author="Ned Johnson" w:date="2019-05-12T20:16:00Z">
              <w:rPr>
                <w:b/>
                <w:i/>
                <w:lang w:val="en-GB"/>
              </w:rPr>
            </w:rPrChange>
          </w:rPr>
          <w:t xml:space="preserve"> </w:t>
        </w:r>
        <w:r w:rsidRPr="004F6F43">
          <w:rPr>
            <w:b/>
            <w:i/>
            <w:sz w:val="28"/>
            <w:vertAlign w:val="subscript"/>
            <w:lang w:val="en-GB"/>
            <w:rPrChange w:id="1167" w:author="Ned Johnson" w:date="2019-05-12T20:17:00Z">
              <w:rPr>
                <w:b/>
                <w:i/>
                <w:lang w:val="en-GB"/>
              </w:rPr>
            </w:rPrChange>
          </w:rPr>
          <w:t>region, state, observation1</w:t>
        </w:r>
      </w:ins>
    </w:p>
    <w:p w14:paraId="638F70B8" w14:textId="5E9A7AA3" w:rsidR="00101717" w:rsidRPr="00342D61" w:rsidRDefault="004F6F43" w:rsidP="00575BF0">
      <w:pPr>
        <w:rPr>
          <w:lang w:val="en-GB"/>
        </w:rPr>
      </w:pPr>
      <w:r>
        <w:rPr>
          <w:lang w:val="en-GB"/>
        </w:rPr>
        <w:pict w14:anchorId="6E659AD9">
          <v:shape id="_x0000_s1027" type="#_x0000_t75" style="position:absolute;margin-left:-12.8pt;margin-top:32.15pt;width:234.15pt;height:126.9pt;z-index:-251646976;mso-position-horizontal-relative:text;mso-position-vertical-relative:text" wrapcoords="-69 0 -69 21472 21600 21472 21600 0 -69 0">
            <v:imagedata r:id="rId26" o:title="multi_lvl_model-dissimila"/>
            <w10:wrap type="tight"/>
          </v:shape>
        </w:pict>
      </w:r>
      <w:r w:rsidR="0017771C" w:rsidRPr="00342D61">
        <w:rPr>
          <w:lang w:val="en-GB"/>
        </w:rPr>
        <w:t xml:space="preserve">For each object created we have a level and for each object many </w:t>
      </w:r>
      <w:del w:id="1168" w:author="herrmannfrancine@gmail.com" w:date="2019-05-10T13:53:00Z">
        <w:r w:rsidR="0017771C" w:rsidRPr="00342D61" w:rsidDel="00A7363F">
          <w:rPr>
            <w:lang w:val="en-GB"/>
          </w:rPr>
          <w:delText>stuff</w:delText>
        </w:r>
      </w:del>
      <w:ins w:id="1169" w:author="herrmannfrancine@gmail.com" w:date="2019-05-10T13:53:00Z">
        <w:r w:rsidR="00A7363F" w:rsidRPr="00342D61">
          <w:rPr>
            <w:lang w:val="en-GB"/>
          </w:rPr>
          <w:t>stuffs</w:t>
        </w:r>
      </w:ins>
      <w:r w:rsidR="0017771C" w:rsidRPr="00342D61">
        <w:rPr>
          <w:lang w:val="en-GB"/>
        </w:rPr>
        <w:t xml:space="preserve"> of the </w:t>
      </w:r>
      <w:del w:id="1170" w:author="herrmannfrancine@gmail.com" w:date="2019-05-10T13:53:00Z">
        <w:r w:rsidR="0017771C" w:rsidRPr="00342D61" w:rsidDel="00A7363F">
          <w:rPr>
            <w:lang w:val="en-GB"/>
          </w:rPr>
          <w:delText>taxinomy</w:delText>
        </w:r>
      </w:del>
      <w:ins w:id="1171" w:author="herrmannfrancine@gmail.com" w:date="2019-05-10T13:53:00Z">
        <w:r w:rsidR="00A7363F" w:rsidRPr="00342D61">
          <w:rPr>
            <w:lang w:val="en-GB"/>
          </w:rPr>
          <w:t>taxonomy</w:t>
        </w:r>
      </w:ins>
      <w:r w:rsidR="0017771C" w:rsidRPr="00342D61">
        <w:rPr>
          <w:lang w:val="en-GB"/>
        </w:rPr>
        <w:t xml:space="preserve"> could be used</w:t>
      </w:r>
    </w:p>
    <w:p w14:paraId="10E4205C" w14:textId="21D40A43" w:rsidR="006E4505" w:rsidRPr="00342D61" w:rsidRDefault="00733F7D" w:rsidP="006E4505">
      <w:pPr>
        <w:rPr>
          <w:lang w:val="en-GB"/>
        </w:rPr>
      </w:pPr>
      <w:r w:rsidRPr="00342D61">
        <w:rPr>
          <w:lang w:val="en-GB"/>
        </w:rPr>
        <w:t xml:space="preserve">In order to make possible this stuff we could make for each type of object a table in order to compare an </w:t>
      </w:r>
      <w:r w:rsidR="006E4505" w:rsidRPr="00342D61">
        <w:rPr>
          <w:lang w:val="en-GB"/>
        </w:rPr>
        <w:t xml:space="preserve">object between another object of the same type. (like job, </w:t>
      </w:r>
      <w:del w:id="1172" w:author="herrmannfrancine@gmail.com" w:date="2019-05-10T13:53:00Z">
        <w:r w:rsidR="006E4505" w:rsidRPr="00342D61" w:rsidDel="00A7363F">
          <w:rPr>
            <w:lang w:val="en-GB"/>
          </w:rPr>
          <w:delText>service,…</w:delText>
        </w:r>
      </w:del>
      <w:ins w:id="1173" w:author="herrmannfrancine@gmail.com" w:date="2019-05-10T13:53:00Z">
        <w:r w:rsidR="00A7363F" w:rsidRPr="00342D61">
          <w:rPr>
            <w:lang w:val="en-GB"/>
          </w:rPr>
          <w:t>service,</w:t>
        </w:r>
      </w:ins>
      <w:r w:rsidR="006E4505" w:rsidRPr="00342D61">
        <w:rPr>
          <w:lang w:val="en-GB"/>
        </w:rPr>
        <w:t>)</w:t>
      </w:r>
    </w:p>
    <w:p w14:paraId="1ABA10E9" w14:textId="1123F07F" w:rsidR="006E4505" w:rsidRPr="00342D61" w:rsidRDefault="006E4505" w:rsidP="006E4505">
      <w:pPr>
        <w:rPr>
          <w:lang w:val="en-GB"/>
        </w:rPr>
      </w:pPr>
      <w:r w:rsidRPr="00342D61">
        <w:rPr>
          <w:lang w:val="en-GB"/>
        </w:rPr>
        <w:t xml:space="preserve">Once a table is made for an object, we can observe a </w:t>
      </w:r>
      <w:del w:id="1174" w:author="herrmannfrancine@gmail.com" w:date="2019-05-10T13:53:00Z">
        <w:r w:rsidRPr="00342D61" w:rsidDel="00A7363F">
          <w:rPr>
            <w:lang w:val="en-GB"/>
          </w:rPr>
          <w:delText>dissmiliraty</w:delText>
        </w:r>
      </w:del>
      <w:ins w:id="1175" w:author="herrmannfrancine@gmail.com" w:date="2019-05-10T13:53:00Z">
        <w:r w:rsidR="00A7363F" w:rsidRPr="00342D61">
          <w:rPr>
            <w:lang w:val="en-GB"/>
          </w:rPr>
          <w:t>dissimilarity</w:t>
        </w:r>
      </w:ins>
      <w:r w:rsidRPr="00342D61">
        <w:rPr>
          <w:lang w:val="en-GB"/>
        </w:rPr>
        <w:t xml:space="preserve"> measure, reporting differences between the </w:t>
      </w:r>
      <w:del w:id="1176" w:author="herrmannfrancine@gmail.com" w:date="2019-05-10T13:53:00Z">
        <w:r w:rsidRPr="00342D61" w:rsidDel="00A7363F">
          <w:rPr>
            <w:lang w:val="en-GB"/>
          </w:rPr>
          <w:delText>differents</w:delText>
        </w:r>
      </w:del>
      <w:ins w:id="1177" w:author="herrmannfrancine@gmail.com" w:date="2019-05-10T13:53:00Z">
        <w:r w:rsidR="00A7363F" w:rsidRPr="00342D61">
          <w:rPr>
            <w:lang w:val="en-GB"/>
          </w:rPr>
          <w:t>different</w:t>
        </w:r>
      </w:ins>
      <w:r w:rsidRPr="00342D61">
        <w:rPr>
          <w:lang w:val="en-GB"/>
        </w:rPr>
        <w:t xml:space="preserve"> columns.</w:t>
      </w:r>
    </w:p>
    <w:p w14:paraId="6F2789EB" w14:textId="1562AB15" w:rsidR="00101717" w:rsidRPr="00342D61" w:rsidRDefault="00AE179A" w:rsidP="006E4505">
      <w:pPr>
        <w:rPr>
          <w:lang w:val="en-GB"/>
        </w:rPr>
      </w:pPr>
      <w:r>
        <w:rPr>
          <w:lang w:val="en-GB"/>
        </w:rPr>
        <w:pict w14:anchorId="4AF279F5">
          <v:shape id="_x0000_s1029" type="#_x0000_t75" style="position:absolute;margin-left:-33.05pt;margin-top:18.1pt;width:247.6pt;height:141.95pt;z-index:251671552;mso-position-horizontal-relative:text;mso-position-vertical-relative:text">
            <v:imagedata r:id="rId27" o:title="multi_lvl_model-point of ref"/>
            <w10:wrap type="square"/>
          </v:shape>
        </w:pict>
      </w:r>
    </w:p>
    <w:p w14:paraId="5AE2DCF4" w14:textId="709814CB" w:rsidR="00101717" w:rsidRPr="00342D61" w:rsidDel="004F6F43" w:rsidRDefault="00101717" w:rsidP="006E4505">
      <w:pPr>
        <w:rPr>
          <w:del w:id="1178" w:author="Ned Johnson" w:date="2019-05-12T20:23:00Z"/>
          <w:lang w:val="en-GB"/>
        </w:rPr>
      </w:pPr>
    </w:p>
    <w:p w14:paraId="4C435BB9" w14:textId="273B6AE6" w:rsidR="00101717" w:rsidRPr="00342D61" w:rsidDel="004F6F43" w:rsidRDefault="00101717" w:rsidP="006E4505">
      <w:pPr>
        <w:rPr>
          <w:del w:id="1179" w:author="Ned Johnson" w:date="2019-05-12T20:23:00Z"/>
          <w:lang w:val="en-GB"/>
        </w:rPr>
      </w:pPr>
    </w:p>
    <w:p w14:paraId="4F22B54D" w14:textId="77777777" w:rsidR="00101717" w:rsidRPr="00342D61" w:rsidRDefault="00101717">
      <w:pPr>
        <w:rPr>
          <w:lang w:val="en-GB"/>
        </w:rPr>
      </w:pPr>
      <w:r w:rsidRPr="00342D61">
        <w:rPr>
          <w:lang w:val="en-GB"/>
        </w:rPr>
        <w:t xml:space="preserve">In the end, we can make a graphics thanks to the dissimilarity measure to make a graphics of point of reference for each object. </w:t>
      </w:r>
    </w:p>
    <w:p w14:paraId="019236CC" w14:textId="77777777" w:rsidR="00101717" w:rsidRPr="00342D61" w:rsidRDefault="00101717" w:rsidP="00101717">
      <w:pPr>
        <w:rPr>
          <w:lang w:val="en-GB"/>
        </w:rPr>
      </w:pPr>
    </w:p>
    <w:p w14:paraId="614CF232" w14:textId="77777777" w:rsidR="00101717" w:rsidRPr="00342D61" w:rsidRDefault="00101717" w:rsidP="00AE179A">
      <w:pPr>
        <w:rPr>
          <w:lang w:val="en-GB"/>
        </w:rPr>
        <w:pPrChange w:id="1180" w:author="Ned Johnson" w:date="2019-05-12T21:08:00Z">
          <w:pPr>
            <w:jc w:val="center"/>
          </w:pPr>
        </w:pPrChange>
      </w:pPr>
      <w:r w:rsidRPr="00342D61">
        <w:rPr>
          <w:lang w:val="en-GB"/>
        </w:rPr>
        <w:t>As a result, with these graphics we can make an HAC (Hierarchical Ascending Classification</w:t>
      </w:r>
    </w:p>
    <w:p w14:paraId="5FF449F2" w14:textId="77777777" w:rsidR="006E4505" w:rsidRPr="00342D61" w:rsidRDefault="006E4505">
      <w:pPr>
        <w:rPr>
          <w:lang w:val="en-GB"/>
        </w:rPr>
      </w:pPr>
      <w:r w:rsidRPr="00342D61">
        <w:rPr>
          <w:lang w:val="en-GB"/>
        </w:rPr>
        <w:br w:type="page"/>
      </w:r>
    </w:p>
    <w:p w14:paraId="39C5AFCB" w14:textId="77777777" w:rsidR="00733F7D" w:rsidRPr="00342D61" w:rsidRDefault="00733F7D" w:rsidP="00733F7D">
      <w:pPr>
        <w:pStyle w:val="Titre1"/>
        <w:rPr>
          <w:lang w:val="en-GB"/>
        </w:rPr>
      </w:pPr>
      <w:bookmarkStart w:id="1181" w:name="_Toc8602869"/>
      <w:r w:rsidRPr="00342D61">
        <w:rPr>
          <w:lang w:val="en-GB"/>
        </w:rPr>
        <w:lastRenderedPageBreak/>
        <w:t>Hierarchical Ascending Classification (HAC)</w:t>
      </w:r>
      <w:bookmarkEnd w:id="1181"/>
    </w:p>
    <w:p w14:paraId="6FF5C148" w14:textId="77777777" w:rsidR="00575BF0" w:rsidRPr="00342D61" w:rsidRDefault="00733F7D" w:rsidP="00575BF0">
      <w:pPr>
        <w:rPr>
          <w:lang w:val="en-GB"/>
        </w:rPr>
      </w:pPr>
      <w:r w:rsidRPr="00342D61">
        <w:rPr>
          <w:lang w:val="en-GB"/>
        </w:rPr>
        <w:t xml:space="preserve">In data mining and statistics, hierarchical clustering (also called hierarchical cluster analysis or HCA) is a method of cluster analysis which seeks to build a hierarchy of clusters. </w:t>
      </w:r>
    </w:p>
    <w:p w14:paraId="4204CC62" w14:textId="38D1D7D6" w:rsidR="0011646F" w:rsidRPr="00342D61" w:rsidRDefault="0011646F" w:rsidP="00575BF0">
      <w:pPr>
        <w:rPr>
          <w:lang w:val="en-GB"/>
        </w:rPr>
      </w:pPr>
      <w:r w:rsidRPr="00342D61">
        <w:rPr>
          <w:lang w:val="en-GB"/>
        </w:rPr>
        <w:t xml:space="preserve">An HAC is created </w:t>
      </w:r>
      <w:del w:id="1182" w:author="herrmannfrancine@gmail.com" w:date="2019-05-10T13:53:00Z">
        <w:r w:rsidRPr="00342D61" w:rsidDel="00A7363F">
          <w:rPr>
            <w:lang w:val="en-GB"/>
          </w:rPr>
          <w:delText>when :</w:delText>
        </w:r>
      </w:del>
      <w:ins w:id="1183" w:author="herrmannfrancine@gmail.com" w:date="2019-05-10T13:53:00Z">
        <w:r w:rsidR="00A7363F" w:rsidRPr="00342D61">
          <w:rPr>
            <w:lang w:val="en-GB"/>
          </w:rPr>
          <w:t>when:</w:t>
        </w:r>
      </w:ins>
      <w:r w:rsidRPr="00342D61">
        <w:rPr>
          <w:lang w:val="en-GB"/>
        </w:rPr>
        <w:t xml:space="preserve"> </w:t>
      </w:r>
    </w:p>
    <w:p w14:paraId="4D21B4BA" w14:textId="68EA40D9" w:rsidR="0011646F" w:rsidRPr="00342D61" w:rsidRDefault="0011646F" w:rsidP="0011646F">
      <w:pPr>
        <w:pStyle w:val="Paragraphedeliste"/>
        <w:numPr>
          <w:ilvl w:val="0"/>
          <w:numId w:val="15"/>
        </w:numPr>
        <w:rPr>
          <w:lang w:val="en-GB"/>
        </w:rPr>
      </w:pPr>
      <w:r w:rsidRPr="00342D61">
        <w:rPr>
          <w:lang w:val="en-GB"/>
        </w:rPr>
        <w:t xml:space="preserve">a </w:t>
      </w:r>
      <w:del w:id="1184" w:author="herrmannfrancine@gmail.com" w:date="2019-05-10T13:54:00Z">
        <w:r w:rsidRPr="00342D61" w:rsidDel="00A7363F">
          <w:rPr>
            <w:lang w:val="en-GB"/>
          </w:rPr>
          <w:delText>taxi</w:delText>
        </w:r>
      </w:del>
      <w:ins w:id="1185" w:author="herrmannfrancine@gmail.com" w:date="2019-05-10T13:54:00Z">
        <w:r w:rsidR="00A7363F" w:rsidRPr="00342D61">
          <w:rPr>
            <w:lang w:val="en-GB"/>
          </w:rPr>
          <w:t>taxo</w:t>
        </w:r>
        <w:r w:rsidR="00A7363F">
          <w:rPr>
            <w:lang w:val="en-GB"/>
          </w:rPr>
          <w:t>nomy</w:t>
        </w:r>
      </w:ins>
      <w:del w:id="1186" w:author="herrmannfrancine@gmail.com" w:date="2019-05-10T13:53:00Z">
        <w:r w:rsidRPr="00342D61" w:rsidDel="00A7363F">
          <w:rPr>
            <w:lang w:val="en-GB"/>
          </w:rPr>
          <w:delText>monie</w:delText>
        </w:r>
      </w:del>
      <w:r w:rsidRPr="00342D61">
        <w:rPr>
          <w:lang w:val="en-GB"/>
        </w:rPr>
        <w:t xml:space="preserve"> is needed</w:t>
      </w:r>
    </w:p>
    <w:p w14:paraId="211F1758" w14:textId="4683CC66" w:rsidR="0011646F" w:rsidRPr="00342D61" w:rsidRDefault="0011646F" w:rsidP="0011646F">
      <w:pPr>
        <w:pStyle w:val="Paragraphedeliste"/>
        <w:numPr>
          <w:ilvl w:val="0"/>
          <w:numId w:val="15"/>
        </w:numPr>
        <w:rPr>
          <w:b/>
          <w:lang w:val="en-GB"/>
        </w:rPr>
      </w:pPr>
      <w:r w:rsidRPr="00342D61">
        <w:rPr>
          <w:b/>
          <w:lang w:val="en-GB"/>
        </w:rPr>
        <w:t xml:space="preserve">dissimilarity </w:t>
      </w:r>
      <w:del w:id="1187" w:author="herrmannfrancine@gmail.com" w:date="2019-05-10T13:54:00Z">
        <w:r w:rsidRPr="00342D61" w:rsidDel="00A7363F">
          <w:rPr>
            <w:b/>
            <w:lang w:val="en-GB"/>
          </w:rPr>
          <w:delText>are</w:delText>
        </w:r>
      </w:del>
      <w:ins w:id="1188" w:author="herrmannfrancine@gmail.com" w:date="2019-05-10T13:54:00Z">
        <w:r w:rsidR="00A7363F" w:rsidRPr="00342D61">
          <w:rPr>
            <w:b/>
            <w:lang w:val="en-GB"/>
          </w:rPr>
          <w:t>is</w:t>
        </w:r>
      </w:ins>
      <w:r w:rsidRPr="00342D61">
        <w:rPr>
          <w:b/>
          <w:lang w:val="en-GB"/>
        </w:rPr>
        <w:t xml:space="preserve"> measure</w:t>
      </w:r>
      <w:ins w:id="1189" w:author="herrmannfrancine@gmail.com" w:date="2019-05-10T13:54:00Z">
        <w:r w:rsidR="00A7363F">
          <w:rPr>
            <w:b/>
            <w:lang w:val="en-GB"/>
          </w:rPr>
          <w:t>d</w:t>
        </w:r>
      </w:ins>
      <w:r w:rsidRPr="00342D61">
        <w:rPr>
          <w:b/>
          <w:lang w:val="en-GB"/>
        </w:rPr>
        <w:t xml:space="preserve"> </w:t>
      </w:r>
    </w:p>
    <w:p w14:paraId="40CF414B" w14:textId="0B85BAFB" w:rsidR="0011646F" w:rsidRPr="00342D61" w:rsidRDefault="0011646F" w:rsidP="0011646F">
      <w:pPr>
        <w:pStyle w:val="Paragraphedeliste"/>
        <w:numPr>
          <w:ilvl w:val="0"/>
          <w:numId w:val="15"/>
        </w:numPr>
        <w:rPr>
          <w:lang w:val="en-GB"/>
        </w:rPr>
      </w:pPr>
      <w:r w:rsidRPr="00342D61">
        <w:rPr>
          <w:lang w:val="en-GB"/>
        </w:rPr>
        <w:t xml:space="preserve">for clustering many </w:t>
      </w:r>
      <w:del w:id="1190" w:author="herrmannfrancine@gmail.com" w:date="2019-05-10T13:54:00Z">
        <w:r w:rsidRPr="00342D61" w:rsidDel="00A7363F">
          <w:rPr>
            <w:lang w:val="en-GB"/>
          </w:rPr>
          <w:delText>object</w:delText>
        </w:r>
      </w:del>
      <w:ins w:id="1191" w:author="herrmannfrancine@gmail.com" w:date="2019-05-10T13:54:00Z">
        <w:r w:rsidR="00A7363F" w:rsidRPr="00342D61">
          <w:rPr>
            <w:lang w:val="en-GB"/>
          </w:rPr>
          <w:t>objects</w:t>
        </w:r>
      </w:ins>
      <w:r w:rsidRPr="00342D61">
        <w:rPr>
          <w:lang w:val="en-GB"/>
        </w:rPr>
        <w:t xml:space="preserve"> in order to make cluster analysis and segmentation.</w:t>
      </w:r>
    </w:p>
    <w:p w14:paraId="6A08A82B" w14:textId="77777777" w:rsidR="0011646F" w:rsidRPr="00342D61" w:rsidRDefault="0011646F" w:rsidP="0011646F">
      <w:pPr>
        <w:rPr>
          <w:b/>
          <w:lang w:val="en-GB"/>
        </w:rPr>
      </w:pPr>
      <w:r w:rsidRPr="00342D61">
        <w:rPr>
          <w:b/>
          <w:lang w:val="en-GB"/>
        </w:rPr>
        <w:t>Once created, this cluster will make it possible to present wiser choices to the client.</w:t>
      </w:r>
    </w:p>
    <w:p w14:paraId="6928763A" w14:textId="02BABDC0" w:rsidR="0011646F" w:rsidRPr="00342D61" w:rsidRDefault="0011646F" w:rsidP="0011646F">
      <w:pPr>
        <w:rPr>
          <w:lang w:val="en-GB"/>
        </w:rPr>
      </w:pPr>
      <w:r w:rsidRPr="00342D61">
        <w:rPr>
          <w:lang w:val="en-GB"/>
        </w:rPr>
        <w:t xml:space="preserve">Point </w:t>
      </w:r>
      <w:del w:id="1192" w:author="herrmannfrancine@gmail.com" w:date="2019-05-10T13:54:00Z">
        <w:r w:rsidRPr="00342D61" w:rsidDel="00A7363F">
          <w:rPr>
            <w:lang w:val="en-GB"/>
          </w:rPr>
          <w:delText>Descriptor :</w:delText>
        </w:r>
      </w:del>
      <w:ins w:id="1193" w:author="herrmannfrancine@gmail.com" w:date="2019-05-10T13:54:00Z">
        <w:r w:rsidR="00A7363F" w:rsidRPr="00342D61">
          <w:rPr>
            <w:lang w:val="en-GB"/>
          </w:rPr>
          <w:t>Descriptor:</w:t>
        </w:r>
      </w:ins>
      <w:r w:rsidRPr="00342D61">
        <w:rPr>
          <w:lang w:val="en-GB"/>
        </w:rPr>
        <w:t xml:space="preserve"> </w:t>
      </w:r>
    </w:p>
    <w:p w14:paraId="504C6B88" w14:textId="272E2235" w:rsidR="0011646F" w:rsidRPr="00342D61" w:rsidRDefault="0011646F" w:rsidP="0011646F">
      <w:pPr>
        <w:pStyle w:val="Paragraphedeliste"/>
        <w:numPr>
          <w:ilvl w:val="0"/>
          <w:numId w:val="17"/>
        </w:numPr>
        <w:rPr>
          <w:lang w:val="en-GB"/>
        </w:rPr>
      </w:pPr>
      <w:r w:rsidRPr="00342D61">
        <w:rPr>
          <w:lang w:val="en-GB"/>
        </w:rPr>
        <w:t xml:space="preserve">As see </w:t>
      </w:r>
      <w:del w:id="1194" w:author="herrmannfrancine@gmail.com" w:date="2019-05-10T13:54:00Z">
        <w:r w:rsidRPr="00342D61" w:rsidDel="00A7363F">
          <w:rPr>
            <w:lang w:val="en-GB"/>
          </w:rPr>
          <w:delText>precedently</w:delText>
        </w:r>
      </w:del>
      <w:proofErr w:type="spellStart"/>
      <w:ins w:id="1195" w:author="herrmannfrancine@gmail.com" w:date="2019-05-10T13:54:00Z">
        <w:r w:rsidR="00A7363F" w:rsidRPr="00342D61">
          <w:rPr>
            <w:lang w:val="en-GB"/>
          </w:rPr>
          <w:t>precedingly</w:t>
        </w:r>
      </w:ins>
      <w:proofErr w:type="spellEnd"/>
      <w:r w:rsidRPr="00342D61">
        <w:rPr>
          <w:lang w:val="en-GB"/>
        </w:rPr>
        <w:t xml:space="preserve"> each point will present an object created with the taxonomy </w:t>
      </w:r>
    </w:p>
    <w:p w14:paraId="1EC61FCB" w14:textId="343BC79F" w:rsidR="0011646F" w:rsidRPr="00342D61" w:rsidRDefault="0011646F" w:rsidP="0011646F">
      <w:pPr>
        <w:rPr>
          <w:lang w:val="en-GB"/>
        </w:rPr>
      </w:pPr>
      <w:r w:rsidRPr="00342D61">
        <w:rPr>
          <w:lang w:val="en-GB"/>
        </w:rPr>
        <w:t xml:space="preserve">Strategies for hierarchical clustering generally fall into two </w:t>
      </w:r>
      <w:del w:id="1196" w:author="herrmannfrancine@gmail.com" w:date="2019-05-10T13:54:00Z">
        <w:r w:rsidRPr="00342D61" w:rsidDel="00A7363F">
          <w:rPr>
            <w:lang w:val="en-GB"/>
          </w:rPr>
          <w:delText>types :</w:delText>
        </w:r>
      </w:del>
      <w:ins w:id="1197" w:author="herrmannfrancine@gmail.com" w:date="2019-05-10T13:54:00Z">
        <w:r w:rsidR="00A7363F" w:rsidRPr="00342D61">
          <w:rPr>
            <w:lang w:val="en-GB"/>
          </w:rPr>
          <w:t>types:</w:t>
        </w:r>
      </w:ins>
    </w:p>
    <w:p w14:paraId="31BE6AFD" w14:textId="77777777" w:rsidR="0011646F" w:rsidRPr="00342D61" w:rsidRDefault="0011646F" w:rsidP="0011646F">
      <w:pPr>
        <w:pStyle w:val="Paragraphedeliste"/>
        <w:numPr>
          <w:ilvl w:val="0"/>
          <w:numId w:val="16"/>
        </w:numPr>
        <w:rPr>
          <w:lang w:val="en-GB"/>
        </w:rPr>
      </w:pPr>
      <w:r w:rsidRPr="00342D61">
        <w:rPr>
          <w:b/>
          <w:lang w:val="en-GB"/>
        </w:rPr>
        <w:t>Agglomerative:</w:t>
      </w:r>
      <w:r w:rsidRPr="00342D61">
        <w:rPr>
          <w:lang w:val="en-GB"/>
        </w:rPr>
        <w:t xml:space="preserve"> This is a "</w:t>
      </w:r>
      <w:r w:rsidRPr="00342D61">
        <w:rPr>
          <w:b/>
          <w:lang w:val="en-GB"/>
        </w:rPr>
        <w:t>bottom-up</w:t>
      </w:r>
      <w:r w:rsidRPr="00342D61">
        <w:rPr>
          <w:lang w:val="en-GB"/>
        </w:rPr>
        <w:t>" approach: each observation starts in its own cluster, and pairs of clusters are merged as one moves up the hierarchy.</w:t>
      </w:r>
    </w:p>
    <w:p w14:paraId="711B473F" w14:textId="77777777" w:rsidR="00686970" w:rsidRPr="00342D61" w:rsidRDefault="0011646F" w:rsidP="00686970">
      <w:pPr>
        <w:pStyle w:val="Paragraphedeliste"/>
        <w:numPr>
          <w:ilvl w:val="0"/>
          <w:numId w:val="16"/>
        </w:numPr>
        <w:rPr>
          <w:lang w:val="en-GB"/>
        </w:rPr>
      </w:pPr>
      <w:r w:rsidRPr="00342D61">
        <w:rPr>
          <w:b/>
          <w:lang w:val="en-GB"/>
        </w:rPr>
        <w:t>Divisive:</w:t>
      </w:r>
      <w:r w:rsidRPr="00342D61">
        <w:rPr>
          <w:lang w:val="en-GB"/>
        </w:rPr>
        <w:t xml:space="preserve"> This is a "</w:t>
      </w:r>
      <w:r w:rsidRPr="00342D61">
        <w:rPr>
          <w:b/>
          <w:lang w:val="en-GB"/>
        </w:rPr>
        <w:t>top-down</w:t>
      </w:r>
      <w:r w:rsidRPr="00342D61">
        <w:rPr>
          <w:lang w:val="en-GB"/>
        </w:rPr>
        <w:t>" approach: all observations start in one cluster, and splits are performed recursively as one moves down the hierarchy.</w:t>
      </w:r>
    </w:p>
    <w:p w14:paraId="3E8925D6" w14:textId="2FDE856C" w:rsidR="0011646F" w:rsidRPr="00342D61" w:rsidRDefault="0011646F" w:rsidP="00575BF0">
      <w:pPr>
        <w:rPr>
          <w:lang w:val="en-GB"/>
        </w:rPr>
      </w:pPr>
      <w:r w:rsidRPr="00342D61">
        <w:rPr>
          <w:noProof/>
          <w:lang w:eastAsia="fr-FR"/>
        </w:rPr>
        <w:drawing>
          <wp:anchor distT="0" distB="0" distL="114300" distR="114300" simplePos="0" relativeHeight="251672576" behindDoc="1" locked="0" layoutInCell="1" allowOverlap="1" wp14:anchorId="533D810C" wp14:editId="275B78CB">
            <wp:simplePos x="0" y="0"/>
            <wp:positionH relativeFrom="margin">
              <wp:posOffset>-160655</wp:posOffset>
            </wp:positionH>
            <wp:positionV relativeFrom="paragraph">
              <wp:posOffset>7620</wp:posOffset>
            </wp:positionV>
            <wp:extent cx="3795747" cy="2366280"/>
            <wp:effectExtent l="0" t="0" r="0" b="0"/>
            <wp:wrapTight wrapText="bothSides">
              <wp:wrapPolygon edited="0">
                <wp:start x="0" y="0"/>
                <wp:lineTo x="0" y="21391"/>
                <wp:lineTo x="21466" y="21391"/>
                <wp:lineTo x="2146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5747" cy="2366280"/>
                    </a:xfrm>
                    <a:prstGeom prst="rect">
                      <a:avLst/>
                    </a:prstGeom>
                  </pic:spPr>
                </pic:pic>
              </a:graphicData>
            </a:graphic>
            <wp14:sizeRelH relativeFrom="margin">
              <wp14:pctWidth>0</wp14:pctWidth>
            </wp14:sizeRelH>
            <wp14:sizeRelV relativeFrom="margin">
              <wp14:pctHeight>0</wp14:pctHeight>
            </wp14:sizeRelV>
          </wp:anchor>
        </w:drawing>
      </w:r>
    </w:p>
    <w:p w14:paraId="2E7D5697" w14:textId="00962E01" w:rsidR="0011646F" w:rsidRPr="00342D61" w:rsidRDefault="005F041E" w:rsidP="00575BF0">
      <w:pPr>
        <w:rPr>
          <w:lang w:val="en-GB"/>
        </w:rPr>
      </w:pPr>
      <w:ins w:id="1198" w:author="Ned Johnson" w:date="2019-05-13T01:16:00Z">
        <w:r>
          <w:rPr>
            <w:lang w:val="en-GB"/>
          </w:rPr>
          <w:t xml:space="preserve">These algorithms are usually </w:t>
        </w:r>
      </w:ins>
      <w:ins w:id="1199" w:author="Ned Johnson" w:date="2019-05-13T01:17:00Z">
        <w:r>
          <w:rPr>
            <w:lang w:val="en-GB"/>
          </w:rPr>
          <w:t>b</w:t>
        </w:r>
      </w:ins>
      <w:ins w:id="1200" w:author="Ned Johnson" w:date="2019-05-13T00:50:00Z">
        <w:r w:rsidR="00730518" w:rsidRPr="00730518">
          <w:rPr>
            <w:lang w:val="en-GB"/>
          </w:rPr>
          <w:t>ased on distance (prototype or density)</w:t>
        </w:r>
        <w:r w:rsidR="00730518">
          <w:rPr>
            <w:lang w:val="en-GB"/>
          </w:rPr>
          <w:t xml:space="preserve"> and / or Grid-based like Dend</w:t>
        </w:r>
      </w:ins>
      <w:ins w:id="1201" w:author="Ned Johnson" w:date="2019-05-13T00:51:00Z">
        <w:r w:rsidR="00730518">
          <w:rPr>
            <w:lang w:val="en-GB"/>
          </w:rPr>
          <w:t>r</w:t>
        </w:r>
      </w:ins>
      <w:ins w:id="1202" w:author="Ned Johnson" w:date="2019-05-13T00:50:00Z">
        <w:r w:rsidR="00730518">
          <w:rPr>
            <w:lang w:val="en-GB"/>
          </w:rPr>
          <w:t xml:space="preserve">ogram </w:t>
        </w:r>
        <w:r w:rsidR="00730518" w:rsidRPr="00730518">
          <w:rPr>
            <w:lang w:val="en-GB"/>
          </w:rPr>
          <w:t>(discretization of data)</w:t>
        </w:r>
      </w:ins>
    </w:p>
    <w:p w14:paraId="5B0A939B" w14:textId="77777777" w:rsidR="00730518" w:rsidRDefault="00730518" w:rsidP="00575BF0">
      <w:pPr>
        <w:rPr>
          <w:ins w:id="1203" w:author="Ned Johnson" w:date="2019-05-13T00:52:00Z"/>
          <w:lang w:val="en-GB"/>
        </w:rPr>
      </w:pPr>
    </w:p>
    <w:p w14:paraId="4C588BAE" w14:textId="77777777" w:rsidR="00730518" w:rsidRDefault="00730518" w:rsidP="00575BF0">
      <w:pPr>
        <w:rPr>
          <w:ins w:id="1204" w:author="Ned Johnson" w:date="2019-05-13T00:52:00Z"/>
          <w:lang w:val="en-GB"/>
        </w:rPr>
      </w:pPr>
    </w:p>
    <w:p w14:paraId="379EC658" w14:textId="3FCD91A0" w:rsidR="00132216" w:rsidRPr="00342D61" w:rsidRDefault="00730518" w:rsidP="00575BF0">
      <w:pPr>
        <w:rPr>
          <w:lang w:val="en-GB"/>
        </w:rPr>
      </w:pPr>
      <w:ins w:id="1205" w:author="Ned Johnson" w:date="2019-05-13T00:52:00Z">
        <w:r>
          <w:rPr>
            <w:lang w:val="en-GB"/>
          </w:rPr>
          <w:t>These methods</w:t>
        </w:r>
      </w:ins>
      <w:ins w:id="1206" w:author="Ned Johnson" w:date="2019-05-13T00:51:00Z">
        <w:r>
          <w:rPr>
            <w:lang w:val="en-GB"/>
          </w:rPr>
          <w:t xml:space="preserve"> can </w:t>
        </w:r>
      </w:ins>
      <w:ins w:id="1207" w:author="Ned Johnson" w:date="2019-05-13T00:52:00Z">
        <w:r>
          <w:rPr>
            <w:lang w:val="en-GB"/>
          </w:rPr>
          <w:t>make</w:t>
        </w:r>
      </w:ins>
      <w:ins w:id="1208" w:author="Ned Johnson" w:date="2019-05-13T00:51:00Z">
        <w:r>
          <w:rPr>
            <w:lang w:val="en-GB"/>
          </w:rPr>
          <w:t xml:space="preserve"> their own concept thanks to cloud of points </w:t>
        </w:r>
      </w:ins>
    </w:p>
    <w:p w14:paraId="69C6279B" w14:textId="45BEF650" w:rsidR="0011646F" w:rsidRPr="00132216" w:rsidDel="00132216" w:rsidRDefault="0011646F" w:rsidP="00132216">
      <w:pPr>
        <w:rPr>
          <w:del w:id="1209" w:author="Ned Johnson" w:date="2019-05-13T00:22:00Z"/>
          <w:lang w:val="en-GB"/>
          <w:rPrChange w:id="1210" w:author="Ned Johnson" w:date="2019-05-13T00:18:00Z">
            <w:rPr>
              <w:del w:id="1211" w:author="Ned Johnson" w:date="2019-05-13T00:22:00Z"/>
              <w:lang w:val="en-GB"/>
            </w:rPr>
          </w:rPrChange>
        </w:rPr>
        <w:pPrChange w:id="1212" w:author="Ned Johnson" w:date="2019-05-13T00:18:00Z">
          <w:pPr/>
        </w:pPrChange>
      </w:pPr>
    </w:p>
    <w:p w14:paraId="71EA6249" w14:textId="1E2AA675" w:rsidR="0011646F" w:rsidRPr="00342D61" w:rsidDel="00730518" w:rsidRDefault="0011646F" w:rsidP="00575BF0">
      <w:pPr>
        <w:rPr>
          <w:del w:id="1213" w:author="Ned Johnson" w:date="2019-05-13T00:52:00Z"/>
          <w:lang w:val="en-GB"/>
        </w:rPr>
      </w:pPr>
    </w:p>
    <w:p w14:paraId="47C989D3" w14:textId="42AB5B6A" w:rsidR="0011646F" w:rsidRPr="00342D61" w:rsidDel="00132216" w:rsidRDefault="0011646F" w:rsidP="00575BF0">
      <w:pPr>
        <w:rPr>
          <w:del w:id="1214" w:author="Ned Johnson" w:date="2019-05-13T00:18:00Z"/>
          <w:lang w:val="en-GB"/>
        </w:rPr>
      </w:pPr>
    </w:p>
    <w:p w14:paraId="19B92E82" w14:textId="77777777" w:rsidR="0011646F" w:rsidRPr="00342D61" w:rsidDel="00132216" w:rsidRDefault="0011646F" w:rsidP="00575BF0">
      <w:pPr>
        <w:rPr>
          <w:del w:id="1215" w:author="Ned Johnson" w:date="2019-05-13T00:18:00Z"/>
          <w:lang w:val="en-GB"/>
        </w:rPr>
      </w:pPr>
    </w:p>
    <w:p w14:paraId="7039F64F" w14:textId="4F073D9A" w:rsidR="0011646F" w:rsidRPr="00342D61" w:rsidDel="00132216" w:rsidRDefault="0011646F" w:rsidP="00575BF0">
      <w:pPr>
        <w:rPr>
          <w:del w:id="1216" w:author="Ned Johnson" w:date="2019-05-13T00:18:00Z"/>
          <w:lang w:val="en-GB"/>
        </w:rPr>
      </w:pPr>
    </w:p>
    <w:p w14:paraId="7AAB20AB" w14:textId="72C08AB3" w:rsidR="0011646F" w:rsidRPr="00342D61" w:rsidDel="00730518" w:rsidRDefault="0011646F" w:rsidP="00575BF0">
      <w:pPr>
        <w:rPr>
          <w:del w:id="1217" w:author="Ned Johnson" w:date="2019-05-13T00:52:00Z"/>
          <w:lang w:val="en-GB"/>
        </w:rPr>
      </w:pPr>
    </w:p>
    <w:p w14:paraId="1E6860DE" w14:textId="4D69D851" w:rsidR="004F5B4B" w:rsidRPr="00342D61" w:rsidDel="00730518" w:rsidRDefault="004F5B4B" w:rsidP="00575BF0">
      <w:pPr>
        <w:rPr>
          <w:del w:id="1218" w:author="Ned Johnson" w:date="2019-05-13T00:52:00Z"/>
          <w:lang w:val="en-GB"/>
        </w:rPr>
      </w:pPr>
    </w:p>
    <w:p w14:paraId="6A3D326F" w14:textId="12A6B99F" w:rsidR="00132216" w:rsidRDefault="00132216" w:rsidP="00575BF0">
      <w:pPr>
        <w:rPr>
          <w:ins w:id="1219" w:author="Ned Johnson" w:date="2019-05-13T00:22:00Z"/>
          <w:lang w:val="en-GB"/>
        </w:rPr>
      </w:pPr>
      <w:r w:rsidRPr="00342D61">
        <w:rPr>
          <w:noProof/>
          <w:lang w:eastAsia="fr-FR"/>
        </w:rPr>
        <w:drawing>
          <wp:anchor distT="0" distB="0" distL="114300" distR="114300" simplePos="0" relativeHeight="251673600" behindDoc="1" locked="0" layoutInCell="1" allowOverlap="1" wp14:anchorId="1F80A278" wp14:editId="02085506">
            <wp:simplePos x="0" y="0"/>
            <wp:positionH relativeFrom="column">
              <wp:posOffset>-320675</wp:posOffset>
            </wp:positionH>
            <wp:positionV relativeFrom="paragraph">
              <wp:posOffset>319405</wp:posOffset>
            </wp:positionV>
            <wp:extent cx="2885440" cy="24765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5440" cy="2476500"/>
                    </a:xfrm>
                    <a:prstGeom prst="rect">
                      <a:avLst/>
                    </a:prstGeom>
                  </pic:spPr>
                </pic:pic>
              </a:graphicData>
            </a:graphic>
            <wp14:sizeRelH relativeFrom="margin">
              <wp14:pctWidth>0</wp14:pctWidth>
            </wp14:sizeRelH>
            <wp14:sizeRelV relativeFrom="margin">
              <wp14:pctHeight>0</wp14:pctHeight>
            </wp14:sizeRelV>
          </wp:anchor>
        </w:drawing>
      </w:r>
    </w:p>
    <w:p w14:paraId="3D5511D7" w14:textId="77777777" w:rsidR="00132216" w:rsidRPr="00342D61" w:rsidRDefault="00132216" w:rsidP="00575BF0">
      <w:pPr>
        <w:rPr>
          <w:lang w:val="en-GB"/>
        </w:rPr>
      </w:pPr>
    </w:p>
    <w:p w14:paraId="5F0B6F20" w14:textId="7AB8E5C0" w:rsidR="00686970" w:rsidRDefault="00730518" w:rsidP="00575BF0">
      <w:pPr>
        <w:rPr>
          <w:ins w:id="1220" w:author="Ned Johnson" w:date="2019-05-13T00:53:00Z"/>
          <w:lang w:val="en-GB"/>
        </w:rPr>
      </w:pPr>
      <w:ins w:id="1221" w:author="Ned Johnson" w:date="2019-05-13T00:53:00Z">
        <w:r>
          <w:rPr>
            <w:lang w:val="en-GB"/>
          </w:rPr>
          <w:t>This picture represent a method based on prototypes</w:t>
        </w:r>
      </w:ins>
    </w:p>
    <w:p w14:paraId="2252F0A9" w14:textId="62E74B40" w:rsidR="00730518" w:rsidRPr="00342D61" w:rsidDel="00730518" w:rsidRDefault="00730518" w:rsidP="00730518">
      <w:pPr>
        <w:spacing w:after="0"/>
        <w:rPr>
          <w:del w:id="1222" w:author="Ned Johnson" w:date="2019-05-13T00:54:00Z"/>
          <w:lang w:val="en-GB"/>
        </w:rPr>
        <w:pPrChange w:id="1223" w:author="Ned Johnson" w:date="2019-05-13T00:56:00Z">
          <w:pPr/>
        </w:pPrChange>
      </w:pPr>
    </w:p>
    <w:p w14:paraId="54B304C0" w14:textId="58C1F6D8" w:rsidR="00686970" w:rsidRDefault="00730518" w:rsidP="00730518">
      <w:pPr>
        <w:spacing w:after="0"/>
        <w:rPr>
          <w:ins w:id="1224" w:author="Ned Johnson" w:date="2019-05-13T00:57:00Z"/>
          <w:lang w:val="en-GB"/>
        </w:rPr>
        <w:pPrChange w:id="1225" w:author="Ned Johnson" w:date="2019-05-13T00:56:00Z">
          <w:pPr/>
        </w:pPrChange>
      </w:pPr>
      <w:ins w:id="1226" w:author="Ned Johnson" w:date="2019-05-13T00:54:00Z">
        <w:r>
          <w:rPr>
            <w:lang w:val="en-GB"/>
          </w:rPr>
          <w:t xml:space="preserve">A prototype </w:t>
        </w:r>
      </w:ins>
      <w:ins w:id="1227" w:author="Ned Johnson" w:date="2019-05-13T00:56:00Z">
        <w:r>
          <w:rPr>
            <w:lang w:val="en-GB"/>
          </w:rPr>
          <w:t>is:</w:t>
        </w:r>
      </w:ins>
    </w:p>
    <w:p w14:paraId="2427963C" w14:textId="0C3192F2" w:rsidR="00730518" w:rsidRDefault="00730518" w:rsidP="00730518">
      <w:pPr>
        <w:pStyle w:val="Paragraphedeliste"/>
        <w:spacing w:after="0"/>
        <w:ind w:left="1776" w:firstLine="348"/>
        <w:rPr>
          <w:ins w:id="1228" w:author="Ned Johnson" w:date="2019-05-13T00:54:00Z"/>
          <w:lang w:val="en-GB"/>
        </w:rPr>
        <w:pPrChange w:id="1229" w:author="Ned Johnson" w:date="2019-05-13T00:57:00Z">
          <w:pPr/>
        </w:pPrChange>
      </w:pPr>
      <w:ins w:id="1230" w:author="Ned Johnson" w:date="2019-05-13T00:57:00Z">
        <w:r>
          <w:rPr>
            <w:lang w:val="en-GB"/>
          </w:rPr>
          <w:t xml:space="preserve">A representative individual </w:t>
        </w:r>
      </w:ins>
    </w:p>
    <w:p w14:paraId="138AF2D6" w14:textId="06154E1E" w:rsidR="00730518" w:rsidRDefault="00730518" w:rsidP="00730518">
      <w:pPr>
        <w:pStyle w:val="Paragraphedeliste"/>
        <w:spacing w:after="0"/>
        <w:ind w:left="1776" w:firstLine="348"/>
        <w:rPr>
          <w:ins w:id="1231" w:author="Ned Johnson" w:date="2019-05-13T01:01:00Z"/>
          <w:lang w:val="en-GB"/>
        </w:rPr>
        <w:pPrChange w:id="1232" w:author="Ned Johnson" w:date="2019-05-13T00:56:00Z">
          <w:pPr/>
        </w:pPrChange>
      </w:pPr>
      <w:ins w:id="1233" w:author="Ned Johnson" w:date="2019-05-13T00:55:00Z">
        <w:r>
          <w:rPr>
            <w:lang w:val="en-GB"/>
          </w:rPr>
          <w:t xml:space="preserve">A seed </w:t>
        </w:r>
      </w:ins>
      <w:ins w:id="1234" w:author="Ned Johnson" w:date="2019-05-13T01:00:00Z">
        <w:r w:rsidR="008457F9">
          <w:rPr>
            <w:lang w:val="en-GB"/>
          </w:rPr>
          <w:t xml:space="preserve">(called an </w:t>
        </w:r>
        <w:proofErr w:type="spellStart"/>
        <w:r w:rsidR="008457F9">
          <w:rPr>
            <w:lang w:val="en-GB"/>
          </w:rPr>
          <w:t>Isobar</w:t>
        </w:r>
      </w:ins>
      <w:ins w:id="1235" w:author="Ned Johnson" w:date="2019-05-13T01:03:00Z">
        <w:r w:rsidR="008457F9">
          <w:rPr>
            <w:lang w:val="en-GB"/>
          </w:rPr>
          <w:t>y</w:t>
        </w:r>
      </w:ins>
      <w:ins w:id="1236" w:author="Ned Johnson" w:date="2019-05-13T01:00:00Z">
        <w:r w:rsidR="008457F9">
          <w:rPr>
            <w:lang w:val="en-GB"/>
          </w:rPr>
          <w:t>center</w:t>
        </w:r>
      </w:ins>
      <w:proofErr w:type="spellEnd"/>
      <w:ins w:id="1237" w:author="Ned Johnson" w:date="2019-05-13T01:01:00Z">
        <w:r w:rsidR="008457F9">
          <w:rPr>
            <w:lang w:val="en-GB"/>
          </w:rPr>
          <w:t>*</w:t>
        </w:r>
      </w:ins>
      <w:ins w:id="1238" w:author="Ned Johnson" w:date="2019-05-13T01:00:00Z">
        <w:r w:rsidR="008457F9">
          <w:rPr>
            <w:lang w:val="en-GB"/>
          </w:rPr>
          <w:t>)</w:t>
        </w:r>
      </w:ins>
    </w:p>
    <w:p w14:paraId="5E0A7935" w14:textId="77777777" w:rsidR="008457F9" w:rsidRDefault="008457F9" w:rsidP="00730518">
      <w:pPr>
        <w:pStyle w:val="Paragraphedeliste"/>
        <w:spacing w:after="0"/>
        <w:ind w:left="1776" w:firstLine="348"/>
        <w:rPr>
          <w:ins w:id="1239" w:author="Ned Johnson" w:date="2019-05-13T00:57:00Z"/>
          <w:lang w:val="en-GB"/>
        </w:rPr>
        <w:pPrChange w:id="1240" w:author="Ned Johnson" w:date="2019-05-13T00:56:00Z">
          <w:pPr/>
        </w:pPrChange>
      </w:pPr>
    </w:p>
    <w:p w14:paraId="3257EE64" w14:textId="3CCC1428" w:rsidR="00730518" w:rsidDel="00730518" w:rsidRDefault="00730518" w:rsidP="00730518">
      <w:pPr>
        <w:pStyle w:val="Paragraphedeliste"/>
        <w:spacing w:after="0"/>
        <w:ind w:left="2472"/>
        <w:rPr>
          <w:del w:id="1241" w:author="Ned Johnson" w:date="2019-05-13T00:55:00Z"/>
          <w:lang w:val="en-GB"/>
        </w:rPr>
        <w:pPrChange w:id="1242" w:author="Ned Johnson" w:date="2019-05-13T00:57:00Z">
          <w:pPr/>
        </w:pPrChange>
      </w:pPr>
      <w:ins w:id="1243" w:author="Ned Johnson" w:date="2019-05-13T00:56:00Z">
        <w:r>
          <w:rPr>
            <w:lang w:val="en-GB"/>
          </w:rPr>
          <w:t xml:space="preserve">The </w:t>
        </w:r>
        <w:proofErr w:type="spellStart"/>
        <w:r>
          <w:rPr>
            <w:lang w:val="en-GB"/>
          </w:rPr>
          <w:t>center</w:t>
        </w:r>
        <w:proofErr w:type="spellEnd"/>
        <w:r>
          <w:rPr>
            <w:lang w:val="en-GB"/>
          </w:rPr>
          <w:t xml:space="preserve"> of each class</w:t>
        </w:r>
      </w:ins>
      <w:ins w:id="1244" w:author="Ned Johnson" w:date="2019-05-13T00:57:00Z">
        <w:r>
          <w:rPr>
            <w:lang w:val="en-GB"/>
          </w:rPr>
          <w:t xml:space="preserve"> </w:t>
        </w:r>
      </w:ins>
      <w:ins w:id="1245" w:author="Ned Johnson" w:date="2019-05-13T01:19:00Z">
        <w:r w:rsidR="0063073D">
          <w:rPr>
            <w:lang w:val="en-GB"/>
          </w:rPr>
          <w:t xml:space="preserve">is </w:t>
        </w:r>
      </w:ins>
      <w:ins w:id="1246" w:author="Ned Johnson" w:date="2019-05-13T00:57:00Z">
        <w:r>
          <w:rPr>
            <w:lang w:val="en-GB"/>
          </w:rPr>
          <w:t xml:space="preserve">also </w:t>
        </w:r>
      </w:ins>
      <w:ins w:id="1247" w:author="Ned Johnson" w:date="2019-05-13T01:19:00Z">
        <w:r w:rsidR="0063073D">
          <w:rPr>
            <w:lang w:val="en-GB"/>
          </w:rPr>
          <w:t xml:space="preserve">called </w:t>
        </w:r>
      </w:ins>
      <w:ins w:id="1248" w:author="Ned Johnson" w:date="2019-05-13T00:57:00Z">
        <w:r>
          <w:rPr>
            <w:lang w:val="en-GB"/>
          </w:rPr>
          <w:t xml:space="preserve">an </w:t>
        </w:r>
        <w:proofErr w:type="spellStart"/>
        <w:r>
          <w:rPr>
            <w:lang w:val="en-GB"/>
          </w:rPr>
          <w:t>isobarycenter</w:t>
        </w:r>
      </w:ins>
      <w:proofErr w:type="spellEnd"/>
    </w:p>
    <w:p w14:paraId="72CA29B1" w14:textId="5BE462AF" w:rsidR="00686970" w:rsidDel="00730518" w:rsidRDefault="00686970" w:rsidP="00575BF0">
      <w:pPr>
        <w:rPr>
          <w:del w:id="1249" w:author="Ned Johnson" w:date="2019-05-12T21:31:00Z"/>
          <w:lang w:val="en-GB"/>
        </w:rPr>
      </w:pPr>
    </w:p>
    <w:p w14:paraId="63AAC923" w14:textId="77777777" w:rsidR="00730518" w:rsidRPr="00730518" w:rsidRDefault="00730518" w:rsidP="00730518">
      <w:pPr>
        <w:pStyle w:val="Paragraphedeliste"/>
        <w:ind w:left="1776"/>
        <w:rPr>
          <w:ins w:id="1250" w:author="Ned Johnson" w:date="2019-05-13T00:58:00Z"/>
          <w:lang w:val="en-GB"/>
          <w:rPrChange w:id="1251" w:author="Ned Johnson" w:date="2019-05-13T00:55:00Z">
            <w:rPr>
              <w:ins w:id="1252" w:author="Ned Johnson" w:date="2019-05-13T00:58:00Z"/>
              <w:lang w:val="en-GB"/>
            </w:rPr>
          </w:rPrChange>
        </w:rPr>
        <w:pPrChange w:id="1253" w:author="Ned Johnson" w:date="2019-05-13T00:55:00Z">
          <w:pPr/>
        </w:pPrChange>
      </w:pPr>
    </w:p>
    <w:p w14:paraId="50AE5360" w14:textId="3AA0FA8A" w:rsidR="00686970" w:rsidDel="008457F9" w:rsidRDefault="00686970" w:rsidP="00575BF0">
      <w:pPr>
        <w:rPr>
          <w:del w:id="1254" w:author="Ned Johnson" w:date="2019-05-13T00:57:00Z"/>
          <w:lang w:val="en-GB"/>
        </w:rPr>
      </w:pPr>
    </w:p>
    <w:p w14:paraId="4AC16F41" w14:textId="20B4676C" w:rsidR="00686970" w:rsidDel="004F5B4B" w:rsidRDefault="008457F9" w:rsidP="004F5B4B">
      <w:pPr>
        <w:rPr>
          <w:del w:id="1255" w:author="Ned Johnson" w:date="2019-05-12T21:33:00Z"/>
          <w:lang w:val="en-GB"/>
        </w:rPr>
        <w:pPrChange w:id="1256" w:author="Ned Johnson" w:date="2019-05-12T21:33:00Z">
          <w:pPr>
            <w:jc w:val="right"/>
          </w:pPr>
        </w:pPrChange>
      </w:pPr>
      <w:ins w:id="1257" w:author="Ned Johnson" w:date="2019-05-13T01:01:00Z">
        <w:r>
          <w:rPr>
            <w:lang w:val="en-GB"/>
          </w:rPr>
          <w:t xml:space="preserve">Finally, once this step arrived we must minimised by calculating the </w:t>
        </w:r>
      </w:ins>
      <w:ins w:id="1258" w:author="Ned Johnson" w:date="2019-05-13T01:02:00Z">
        <w:r w:rsidRPr="008457F9">
          <w:rPr>
            <w:lang w:val="en-GB"/>
          </w:rPr>
          <w:t>intra class inertia</w:t>
        </w:r>
      </w:ins>
    </w:p>
    <w:p w14:paraId="6596CB43" w14:textId="64A69857" w:rsidR="00730518" w:rsidRPr="00342D61" w:rsidRDefault="00730518" w:rsidP="00575BF0">
      <w:pPr>
        <w:rPr>
          <w:ins w:id="1259" w:author="Ned Johnson" w:date="2019-05-12T21:33:00Z"/>
          <w:lang w:val="en-GB"/>
        </w:rPr>
      </w:pPr>
    </w:p>
    <w:p w14:paraId="79D5E13C" w14:textId="603DC4D1" w:rsidR="0011646F" w:rsidRPr="00342D61" w:rsidDel="005F041E" w:rsidRDefault="0011646F" w:rsidP="004F5B4B">
      <w:pPr>
        <w:rPr>
          <w:del w:id="1260" w:author="Ned Johnson" w:date="2019-05-13T01:17:00Z"/>
          <w:lang w:val="en-GB"/>
        </w:rPr>
        <w:pPrChange w:id="1261" w:author="Ned Johnson" w:date="2019-05-12T21:33:00Z">
          <w:pPr>
            <w:jc w:val="right"/>
          </w:pPr>
        </w:pPrChange>
      </w:pPr>
      <w:del w:id="1262" w:author="Ned Johnson" w:date="2019-05-13T01:17:00Z">
        <w:r w:rsidRPr="00342D61" w:rsidDel="005F041E">
          <w:rPr>
            <w:lang w:val="en-GB"/>
          </w:rPr>
          <w:delText xml:space="preserve">(Source </w:delText>
        </w:r>
      </w:del>
      <w:del w:id="1263" w:author="Ned Johnson" w:date="2019-05-13T01:03:00Z">
        <w:r w:rsidRPr="00342D61" w:rsidDel="008457F9">
          <w:rPr>
            <w:lang w:val="en-GB"/>
          </w:rPr>
          <w:delText>wikipedia</w:delText>
        </w:r>
      </w:del>
      <w:del w:id="1264" w:author="Ned Johnson" w:date="2019-05-13T01:17:00Z">
        <w:r w:rsidRPr="00342D61" w:rsidDel="005F041E">
          <w:rPr>
            <w:lang w:val="en-GB"/>
          </w:rPr>
          <w:delText xml:space="preserve"> &amp; Mr </w:delText>
        </w:r>
      </w:del>
      <w:del w:id="1265" w:author="Ned Johnson" w:date="2019-05-13T01:03:00Z">
        <w:r w:rsidRPr="00342D61" w:rsidDel="008457F9">
          <w:rPr>
            <w:lang w:val="en-GB"/>
          </w:rPr>
          <w:delText>b</w:delText>
        </w:r>
      </w:del>
      <w:del w:id="1266" w:author="Ned Johnson" w:date="2019-05-13T01:17:00Z">
        <w:r w:rsidRPr="00342D61" w:rsidDel="005F041E">
          <w:rPr>
            <w:lang w:val="en-GB"/>
          </w:rPr>
          <w:delText>lansche M1 AI Course)</w:delText>
        </w:r>
      </w:del>
    </w:p>
    <w:p w14:paraId="64F5FD24" w14:textId="77777777" w:rsidR="00132216" w:rsidRDefault="00132216" w:rsidP="00575BF0">
      <w:pPr>
        <w:rPr>
          <w:ins w:id="1267" w:author="Ned Johnson" w:date="2019-05-13T00:16:00Z"/>
          <w:lang w:val="en-GB"/>
        </w:rPr>
      </w:pPr>
    </w:p>
    <w:p w14:paraId="1BB23DF8" w14:textId="5D93D68D" w:rsidR="00132216" w:rsidRDefault="00132216" w:rsidP="00132216">
      <w:pPr>
        <w:pStyle w:val="Titre2"/>
        <w:rPr>
          <w:ins w:id="1268" w:author="Ned Johnson" w:date="2019-05-13T00:29:00Z"/>
          <w:lang w:val="en-GB"/>
        </w:rPr>
        <w:pPrChange w:id="1269" w:author="Ned Johnson" w:date="2019-05-13T00:22:00Z">
          <w:pPr/>
        </w:pPrChange>
      </w:pPr>
      <w:bookmarkStart w:id="1270" w:name="_Toc8602870"/>
      <w:ins w:id="1271" w:author="Ned Johnson" w:date="2019-05-13T00:22:00Z">
        <w:r>
          <w:rPr>
            <w:lang w:val="en-GB"/>
          </w:rPr>
          <w:lastRenderedPageBreak/>
          <w:t xml:space="preserve">Algorithms </w:t>
        </w:r>
      </w:ins>
      <w:ins w:id="1272" w:author="Ned Johnson" w:date="2019-05-13T00:32:00Z">
        <w:r w:rsidR="006479F9">
          <w:rPr>
            <w:lang w:val="en-GB"/>
          </w:rPr>
          <w:t>K-MEANS</w:t>
        </w:r>
      </w:ins>
      <w:bookmarkEnd w:id="1270"/>
    </w:p>
    <w:p w14:paraId="12A63938" w14:textId="43F05EB8" w:rsidR="006479F9" w:rsidRDefault="006479F9" w:rsidP="006479F9">
      <w:pPr>
        <w:rPr>
          <w:ins w:id="1273" w:author="Ned Johnson" w:date="2019-05-13T01:02:00Z"/>
          <w:lang w:val="en-GB"/>
        </w:rPr>
        <w:pPrChange w:id="1274" w:author="Ned Johnson" w:date="2019-05-13T00:30:00Z">
          <w:pPr/>
        </w:pPrChange>
      </w:pPr>
    </w:p>
    <w:p w14:paraId="776E936E" w14:textId="6683C0D0" w:rsidR="008457F9" w:rsidRDefault="008457F9" w:rsidP="008457F9">
      <w:pPr>
        <w:rPr>
          <w:ins w:id="1275" w:author="Ned Johnson" w:date="2019-05-13T01:02:00Z"/>
          <w:lang w:val="en-GB"/>
        </w:rPr>
        <w:pPrChange w:id="1276" w:author="Ned Johnson" w:date="2019-05-13T00:30:00Z">
          <w:pPr/>
        </w:pPrChange>
      </w:pPr>
      <w:ins w:id="1277" w:author="Ned Johnson" w:date="2019-05-13T01:02:00Z">
        <w:r w:rsidRPr="008457F9">
          <w:rPr>
            <w:lang w:val="en-GB"/>
          </w:rPr>
          <w:t xml:space="preserve">The K-means method </w:t>
        </w:r>
        <w:r>
          <w:rPr>
            <w:lang w:val="en-GB"/>
          </w:rPr>
          <w:t>is an optimization algorithm of</w:t>
        </w:r>
      </w:ins>
      <w:ins w:id="1278" w:author="Ned Johnson" w:date="2019-05-13T01:03:00Z">
        <w:r>
          <w:rPr>
            <w:lang w:val="en-GB"/>
          </w:rPr>
          <w:t xml:space="preserve"> </w:t>
        </w:r>
      </w:ins>
      <w:ins w:id="1279" w:author="Ned Johnson" w:date="2019-05-13T01:02:00Z">
        <w:r w:rsidRPr="008457F9">
          <w:rPr>
            <w:lang w:val="en-GB"/>
          </w:rPr>
          <w:t>intra</w:t>
        </w:r>
      </w:ins>
      <w:ins w:id="1280" w:author="Ned Johnson" w:date="2019-05-13T01:03:00Z">
        <w:r>
          <w:rPr>
            <w:lang w:val="en-GB"/>
          </w:rPr>
          <w:t>-</w:t>
        </w:r>
      </w:ins>
      <w:ins w:id="1281" w:author="Ned Johnson" w:date="2019-05-13T01:02:00Z">
        <w:r w:rsidRPr="008457F9">
          <w:rPr>
            <w:lang w:val="en-GB"/>
          </w:rPr>
          <w:t>class inertia</w:t>
        </w:r>
      </w:ins>
    </w:p>
    <w:p w14:paraId="68420E2E" w14:textId="77777777" w:rsidR="008457F9" w:rsidRDefault="008457F9" w:rsidP="006479F9">
      <w:pPr>
        <w:rPr>
          <w:ins w:id="1282" w:author="Ned Johnson" w:date="2019-05-13T00:32:00Z"/>
          <w:lang w:val="en-GB"/>
        </w:rPr>
        <w:pPrChange w:id="1283" w:author="Ned Johnson" w:date="2019-05-13T00:30:00Z">
          <w:pPr/>
        </w:pPrChange>
      </w:pPr>
    </w:p>
    <w:p w14:paraId="61ED0DCF" w14:textId="61FED74D" w:rsidR="006479F9" w:rsidRPr="006479F9" w:rsidRDefault="006479F9" w:rsidP="006479F9">
      <w:pPr>
        <w:pStyle w:val="Titre3"/>
        <w:rPr>
          <w:ins w:id="1284" w:author="Ned Johnson" w:date="2019-05-13T00:22:00Z"/>
          <w:lang w:val="en-GB"/>
          <w:rPrChange w:id="1285" w:author="Ned Johnson" w:date="2019-05-13T00:30:00Z">
            <w:rPr>
              <w:ins w:id="1286" w:author="Ned Johnson" w:date="2019-05-13T00:22:00Z"/>
              <w:lang w:val="en-GB"/>
            </w:rPr>
          </w:rPrChange>
        </w:rPr>
        <w:pPrChange w:id="1287" w:author="Ned Johnson" w:date="2019-05-13T00:32:00Z">
          <w:pPr/>
        </w:pPrChange>
      </w:pPr>
      <w:bookmarkStart w:id="1288" w:name="_Toc8602871"/>
      <w:ins w:id="1289" w:author="Ned Johnson" w:date="2019-05-13T00:32:00Z">
        <w:r>
          <w:rPr>
            <w:lang w:val="en-GB"/>
          </w:rPr>
          <w:t>Algorithms Names</w:t>
        </w:r>
      </w:ins>
      <w:bookmarkEnd w:id="1288"/>
    </w:p>
    <w:p w14:paraId="212BB4D2" w14:textId="62DB8CB7" w:rsidR="00132216" w:rsidRPr="00132216" w:rsidRDefault="00132216" w:rsidP="00132216">
      <w:pPr>
        <w:pStyle w:val="Paragraphedeliste"/>
        <w:numPr>
          <w:ilvl w:val="0"/>
          <w:numId w:val="20"/>
        </w:numPr>
        <w:rPr>
          <w:ins w:id="1290" w:author="Ned Johnson" w:date="2019-05-13T00:22:00Z"/>
          <w:lang w:val="en-GB"/>
          <w:rPrChange w:id="1291" w:author="Ned Johnson" w:date="2019-05-13T00:22:00Z">
            <w:rPr>
              <w:ins w:id="1292" w:author="Ned Johnson" w:date="2019-05-13T00:22:00Z"/>
              <w:lang w:val="en-GB"/>
            </w:rPr>
          </w:rPrChange>
        </w:rPr>
        <w:pPrChange w:id="1293" w:author="Ned Johnson" w:date="2019-05-13T00:22:00Z">
          <w:pPr/>
        </w:pPrChange>
      </w:pPr>
      <w:ins w:id="1294" w:author="Ned Johnson" w:date="2019-05-13T00:22:00Z">
        <w:r w:rsidRPr="00132216">
          <w:rPr>
            <w:lang w:val="en-GB"/>
            <w:rPrChange w:id="1295" w:author="Ned Johnson" w:date="2019-05-13T00:22:00Z">
              <w:rPr>
                <w:lang w:val="en-GB"/>
              </w:rPr>
            </w:rPrChange>
          </w:rPr>
          <w:t>K-means, K-</w:t>
        </w:r>
        <w:proofErr w:type="spellStart"/>
        <w:r w:rsidRPr="00132216">
          <w:rPr>
            <w:lang w:val="en-GB"/>
            <w:rPrChange w:id="1296" w:author="Ned Johnson" w:date="2019-05-13T00:22:00Z">
              <w:rPr>
                <w:lang w:val="en-GB"/>
              </w:rPr>
            </w:rPrChange>
          </w:rPr>
          <w:t>moyennes</w:t>
        </w:r>
        <w:proofErr w:type="spellEnd"/>
        <w:r w:rsidRPr="00132216">
          <w:rPr>
            <w:lang w:val="en-GB"/>
            <w:rPrChange w:id="1297" w:author="Ned Johnson" w:date="2019-05-13T00:22:00Z">
              <w:rPr>
                <w:lang w:val="en-GB"/>
              </w:rPr>
            </w:rPrChange>
          </w:rPr>
          <w:t>, K-</w:t>
        </w:r>
        <w:proofErr w:type="spellStart"/>
        <w:r w:rsidRPr="00132216">
          <w:rPr>
            <w:lang w:val="en-GB"/>
            <w:rPrChange w:id="1298" w:author="Ned Johnson" w:date="2019-05-13T00:22:00Z">
              <w:rPr>
                <w:lang w:val="en-GB"/>
              </w:rPr>
            </w:rPrChange>
          </w:rPr>
          <w:t>noyaux</w:t>
        </w:r>
        <w:proofErr w:type="spellEnd"/>
      </w:ins>
    </w:p>
    <w:p w14:paraId="24C4AEA3" w14:textId="6A724A30" w:rsidR="00132216" w:rsidRPr="00132216" w:rsidRDefault="006479F9" w:rsidP="006479F9">
      <w:pPr>
        <w:pStyle w:val="Paragraphedeliste"/>
        <w:numPr>
          <w:ilvl w:val="0"/>
          <w:numId w:val="20"/>
        </w:numPr>
        <w:rPr>
          <w:ins w:id="1299" w:author="Ned Johnson" w:date="2019-05-13T00:22:00Z"/>
          <w:lang w:val="en-GB"/>
          <w:rPrChange w:id="1300" w:author="Ned Johnson" w:date="2019-05-13T00:22:00Z">
            <w:rPr>
              <w:ins w:id="1301" w:author="Ned Johnson" w:date="2019-05-13T00:22:00Z"/>
              <w:lang w:val="en-GB"/>
            </w:rPr>
          </w:rPrChange>
        </w:rPr>
        <w:pPrChange w:id="1302" w:author="Ned Johnson" w:date="2019-05-13T00:22:00Z">
          <w:pPr/>
        </w:pPrChange>
      </w:pPr>
      <w:ins w:id="1303" w:author="Ned Johnson" w:date="2019-05-13T00:30:00Z">
        <w:r w:rsidRPr="006479F9">
          <w:rPr>
            <w:lang w:val="en-GB"/>
          </w:rPr>
          <w:t xml:space="preserve">Algorithm of dynamic clouds, mobile </w:t>
        </w:r>
        <w:proofErr w:type="spellStart"/>
        <w:r w:rsidRPr="006479F9">
          <w:rPr>
            <w:lang w:val="en-GB"/>
          </w:rPr>
          <w:t>centers</w:t>
        </w:r>
      </w:ins>
      <w:proofErr w:type="spellEnd"/>
    </w:p>
    <w:p w14:paraId="286C6E98" w14:textId="0B9AD8FC" w:rsidR="00132216" w:rsidRPr="00132216" w:rsidRDefault="00132216" w:rsidP="00132216">
      <w:pPr>
        <w:pStyle w:val="Paragraphedeliste"/>
        <w:numPr>
          <w:ilvl w:val="0"/>
          <w:numId w:val="20"/>
        </w:numPr>
        <w:rPr>
          <w:ins w:id="1304" w:author="Ned Johnson" w:date="2019-05-13T00:22:00Z"/>
          <w:lang w:val="en-GB"/>
          <w:rPrChange w:id="1305" w:author="Ned Johnson" w:date="2019-05-13T00:22:00Z">
            <w:rPr>
              <w:ins w:id="1306" w:author="Ned Johnson" w:date="2019-05-13T00:22:00Z"/>
              <w:lang w:val="en-GB"/>
            </w:rPr>
          </w:rPrChange>
        </w:rPr>
        <w:pPrChange w:id="1307" w:author="Ned Johnson" w:date="2019-05-13T00:22:00Z">
          <w:pPr/>
        </w:pPrChange>
      </w:pPr>
      <w:ins w:id="1308" w:author="Ned Johnson" w:date="2019-05-13T00:22:00Z">
        <w:r w:rsidRPr="00132216">
          <w:rPr>
            <w:lang w:val="en-GB"/>
            <w:rPrChange w:id="1309" w:author="Ned Johnson" w:date="2019-05-13T00:22:00Z">
              <w:rPr>
                <w:lang w:val="en-GB"/>
              </w:rPr>
            </w:rPrChange>
          </w:rPr>
          <w:t>Lloyd’s algorithm</w:t>
        </w:r>
      </w:ins>
    </w:p>
    <w:p w14:paraId="4CF67141" w14:textId="2AAA60EB" w:rsidR="00132216" w:rsidRDefault="00132216" w:rsidP="00575BF0">
      <w:pPr>
        <w:rPr>
          <w:ins w:id="1310" w:author="Ned Johnson" w:date="2019-05-13T01:07:00Z"/>
          <w:lang w:val="en-GB"/>
        </w:rPr>
      </w:pPr>
    </w:p>
    <w:p w14:paraId="1A3BBAE2" w14:textId="7B7B5435" w:rsidR="008457F9" w:rsidRDefault="00AE3DAA" w:rsidP="00AE3DAA">
      <w:pPr>
        <w:pStyle w:val="Titre3"/>
        <w:rPr>
          <w:ins w:id="1311" w:author="Ned Johnson" w:date="2019-05-13T01:16:00Z"/>
          <w:lang w:val="en-GB"/>
        </w:rPr>
        <w:pPrChange w:id="1312" w:author="Ned Johnson" w:date="2019-05-13T01:13:00Z">
          <w:pPr/>
        </w:pPrChange>
      </w:pPr>
      <w:bookmarkStart w:id="1313" w:name="_Toc8602872"/>
      <w:ins w:id="1314" w:author="Ned Johnson" w:date="2019-05-13T01:11:00Z">
        <w:r>
          <w:rPr>
            <w:lang w:val="en-GB"/>
          </w:rPr>
          <w:t xml:space="preserve">The algorithm K-MEANS to determine </w:t>
        </w:r>
      </w:ins>
      <w:ins w:id="1315" w:author="Ned Johnson" w:date="2019-05-13T01:12:00Z">
        <w:r>
          <w:rPr>
            <w:lang w:val="en-GB"/>
          </w:rPr>
          <w:t xml:space="preserve">new </w:t>
        </w:r>
      </w:ins>
      <w:ins w:id="1316" w:author="Ned Johnson" w:date="2019-05-13T01:11:00Z">
        <w:r>
          <w:rPr>
            <w:lang w:val="en-GB"/>
          </w:rPr>
          <w:t xml:space="preserve">class and there </w:t>
        </w:r>
      </w:ins>
      <w:proofErr w:type="spellStart"/>
      <w:ins w:id="1317" w:author="Ned Johnson" w:date="2019-05-13T01:12:00Z">
        <w:r>
          <w:rPr>
            <w:lang w:val="en-GB"/>
          </w:rPr>
          <w:t>Isobarycenter</w:t>
        </w:r>
      </w:ins>
      <w:bookmarkEnd w:id="1313"/>
      <w:proofErr w:type="spellEnd"/>
    </w:p>
    <w:p w14:paraId="455A6ECA" w14:textId="77777777" w:rsidR="00AE3DAA" w:rsidRPr="00AE3DAA" w:rsidRDefault="00AE3DAA" w:rsidP="00AE3DAA">
      <w:pPr>
        <w:rPr>
          <w:ins w:id="1318" w:author="Ned Johnson" w:date="2019-05-13T01:15:00Z"/>
          <w:lang w:val="en-GB"/>
          <w:rPrChange w:id="1319" w:author="Ned Johnson" w:date="2019-05-13T01:16:00Z">
            <w:rPr>
              <w:ins w:id="1320" w:author="Ned Johnson" w:date="2019-05-13T01:15:00Z"/>
              <w:lang w:val="en-GB"/>
            </w:rPr>
          </w:rPrChange>
        </w:rPr>
        <w:pPrChange w:id="1321" w:author="Ned Johnson" w:date="2019-05-13T01:16:00Z">
          <w:pPr/>
        </w:pPrChange>
      </w:pPr>
    </w:p>
    <w:p w14:paraId="4CDBDCDE" w14:textId="4324F297" w:rsidR="00AE3DAA" w:rsidRPr="00AE3DAA" w:rsidRDefault="00AE3DAA" w:rsidP="00AE3DAA">
      <w:pPr>
        <w:pStyle w:val="Titre4"/>
        <w:rPr>
          <w:ins w:id="1322" w:author="Ned Johnson" w:date="2019-05-13T00:24:00Z"/>
          <w:lang w:val="en-GB"/>
          <w:rPrChange w:id="1323" w:author="Ned Johnson" w:date="2019-05-13T01:15:00Z">
            <w:rPr>
              <w:ins w:id="1324" w:author="Ned Johnson" w:date="2019-05-13T00:24:00Z"/>
              <w:lang w:val="en-GB"/>
            </w:rPr>
          </w:rPrChange>
        </w:rPr>
        <w:pPrChange w:id="1325" w:author="Ned Johnson" w:date="2019-05-13T01:16:00Z">
          <w:pPr/>
        </w:pPrChange>
      </w:pPr>
      <w:ins w:id="1326" w:author="Ned Johnson" w:date="2019-05-13T01:15:00Z">
        <w:r>
          <w:rPr>
            <w:lang w:val="en-GB"/>
          </w:rPr>
          <w:t xml:space="preserve">Description </w:t>
        </w:r>
      </w:ins>
    </w:p>
    <w:p w14:paraId="2A9AF412" w14:textId="77777777" w:rsidR="008457F9" w:rsidRPr="00AE3DAA" w:rsidRDefault="008457F9" w:rsidP="008457F9">
      <w:pPr>
        <w:pStyle w:val="Paragraphedeliste"/>
        <w:numPr>
          <w:ilvl w:val="0"/>
          <w:numId w:val="23"/>
        </w:numPr>
        <w:rPr>
          <w:ins w:id="1327" w:author="Ned Johnson" w:date="2019-05-13T01:10:00Z"/>
          <w:lang w:val="en-GB"/>
          <w:rPrChange w:id="1328" w:author="Ned Johnson" w:date="2019-05-13T01:13:00Z">
            <w:rPr>
              <w:ins w:id="1329" w:author="Ned Johnson" w:date="2019-05-13T01:10:00Z"/>
              <w:lang w:val="en-GB"/>
            </w:rPr>
          </w:rPrChange>
        </w:rPr>
        <w:pPrChange w:id="1330" w:author="Ned Johnson" w:date="2019-05-13T01:10:00Z">
          <w:pPr/>
        </w:pPrChange>
      </w:pPr>
      <w:ins w:id="1331" w:author="Ned Johnson" w:date="2019-05-13T01:10:00Z">
        <w:r w:rsidRPr="00AE3DAA">
          <w:rPr>
            <w:lang w:val="en-GB"/>
            <w:rPrChange w:id="1332" w:author="Ned Johnson" w:date="2019-05-13T01:13:00Z">
              <w:rPr>
                <w:lang w:val="en-GB"/>
              </w:rPr>
            </w:rPrChange>
          </w:rPr>
          <w:t>Alternation of two stages:</w:t>
        </w:r>
      </w:ins>
    </w:p>
    <w:p w14:paraId="15921568" w14:textId="0F8C36C0" w:rsidR="008457F9" w:rsidRPr="00AE3DAA" w:rsidRDefault="008457F9" w:rsidP="008457F9">
      <w:pPr>
        <w:pStyle w:val="Paragraphedeliste"/>
        <w:numPr>
          <w:ilvl w:val="1"/>
          <w:numId w:val="23"/>
        </w:numPr>
        <w:rPr>
          <w:ins w:id="1333" w:author="Ned Johnson" w:date="2019-05-13T01:10:00Z"/>
          <w:lang w:val="en-GB"/>
          <w:rPrChange w:id="1334" w:author="Ned Johnson" w:date="2019-05-13T01:13:00Z">
            <w:rPr>
              <w:ins w:id="1335" w:author="Ned Johnson" w:date="2019-05-13T01:10:00Z"/>
              <w:lang w:val="en-GB"/>
            </w:rPr>
          </w:rPrChange>
        </w:rPr>
        <w:pPrChange w:id="1336" w:author="Ned Johnson" w:date="2019-05-13T01:10:00Z">
          <w:pPr/>
        </w:pPrChange>
      </w:pPr>
      <w:ins w:id="1337" w:author="Ned Johnson" w:date="2019-05-13T01:10:00Z">
        <w:r w:rsidRPr="00AE3DAA">
          <w:rPr>
            <w:lang w:val="en-GB"/>
            <w:rPrChange w:id="1338" w:author="Ned Johnson" w:date="2019-05-13T01:13:00Z">
              <w:rPr>
                <w:lang w:val="en-GB"/>
              </w:rPr>
            </w:rPrChange>
          </w:rPr>
          <w:t xml:space="preserve">Grouping objects into classes around </w:t>
        </w:r>
        <w:proofErr w:type="spellStart"/>
        <w:r w:rsidRPr="00AE3DAA">
          <w:rPr>
            <w:lang w:val="en-GB"/>
            <w:rPrChange w:id="1339" w:author="Ned Johnson" w:date="2019-05-13T01:13:00Z">
              <w:rPr>
                <w:lang w:val="en-GB"/>
              </w:rPr>
            </w:rPrChange>
          </w:rPr>
          <w:t>centers</w:t>
        </w:r>
        <w:proofErr w:type="spellEnd"/>
      </w:ins>
    </w:p>
    <w:p w14:paraId="204BF978" w14:textId="5A68690F" w:rsidR="008457F9" w:rsidRPr="00AE3DAA" w:rsidRDefault="008457F9" w:rsidP="008457F9">
      <w:pPr>
        <w:pStyle w:val="Paragraphedeliste"/>
        <w:numPr>
          <w:ilvl w:val="1"/>
          <w:numId w:val="23"/>
        </w:numPr>
        <w:rPr>
          <w:ins w:id="1340" w:author="Ned Johnson" w:date="2019-05-13T01:10:00Z"/>
          <w:lang w:val="en-GB"/>
          <w:rPrChange w:id="1341" w:author="Ned Johnson" w:date="2019-05-13T01:13:00Z">
            <w:rPr>
              <w:ins w:id="1342" w:author="Ned Johnson" w:date="2019-05-13T01:10:00Z"/>
              <w:lang w:val="en-GB"/>
            </w:rPr>
          </w:rPrChange>
        </w:rPr>
        <w:pPrChange w:id="1343" w:author="Ned Johnson" w:date="2019-05-13T01:10:00Z">
          <w:pPr/>
        </w:pPrChange>
      </w:pPr>
      <w:ins w:id="1344" w:author="Ned Johnson" w:date="2019-05-13T01:10:00Z">
        <w:r w:rsidRPr="00AE3DAA">
          <w:rPr>
            <w:lang w:val="en-GB"/>
            <w:rPrChange w:id="1345" w:author="Ned Johnson" w:date="2019-05-13T01:13:00Z">
              <w:rPr>
                <w:lang w:val="en-GB"/>
              </w:rPr>
            </w:rPrChange>
          </w:rPr>
          <w:t xml:space="preserve">Adjustment of </w:t>
        </w:r>
        <w:proofErr w:type="spellStart"/>
        <w:r w:rsidRPr="00AE3DAA">
          <w:rPr>
            <w:lang w:val="en-GB"/>
            <w:rPrChange w:id="1346" w:author="Ned Johnson" w:date="2019-05-13T01:13:00Z">
              <w:rPr>
                <w:lang w:val="en-GB"/>
              </w:rPr>
            </w:rPrChange>
          </w:rPr>
          <w:t>centers</w:t>
        </w:r>
        <w:proofErr w:type="spellEnd"/>
        <w:r w:rsidRPr="00AE3DAA">
          <w:rPr>
            <w:lang w:val="en-GB"/>
            <w:rPrChange w:id="1347" w:author="Ned Johnson" w:date="2019-05-13T01:13:00Z">
              <w:rPr>
                <w:lang w:val="en-GB"/>
              </w:rPr>
            </w:rPrChange>
          </w:rPr>
          <w:t xml:space="preserve"> according to the component objects</w:t>
        </w:r>
      </w:ins>
    </w:p>
    <w:p w14:paraId="1DAE3D66" w14:textId="77777777" w:rsidR="008457F9" w:rsidRPr="00AE3DAA" w:rsidRDefault="008457F9" w:rsidP="008457F9">
      <w:pPr>
        <w:pStyle w:val="Paragraphedeliste"/>
        <w:ind w:firstLine="696"/>
        <w:rPr>
          <w:ins w:id="1348" w:author="Ned Johnson" w:date="2019-05-13T01:10:00Z"/>
          <w:lang w:val="en-GB"/>
          <w:rPrChange w:id="1349" w:author="Ned Johnson" w:date="2019-05-13T01:13:00Z">
            <w:rPr>
              <w:ins w:id="1350" w:author="Ned Johnson" w:date="2019-05-13T01:10:00Z"/>
              <w:lang w:val="en-GB"/>
            </w:rPr>
          </w:rPrChange>
        </w:rPr>
        <w:pPrChange w:id="1351" w:author="Ned Johnson" w:date="2019-05-13T01:10:00Z">
          <w:pPr/>
        </w:pPrChange>
      </w:pPr>
      <w:ins w:id="1352" w:author="Ned Johnson" w:date="2019-05-13T01:10:00Z">
        <w:r w:rsidRPr="00AE3DAA">
          <w:rPr>
            <w:lang w:val="en-GB"/>
            <w:rPrChange w:id="1353" w:author="Ned Johnson" w:date="2019-05-13T01:13:00Z">
              <w:rPr>
                <w:lang w:val="en-GB"/>
              </w:rPr>
            </w:rPrChange>
          </w:rPr>
          <w:t>classes</w:t>
        </w:r>
      </w:ins>
    </w:p>
    <w:p w14:paraId="1095F80E" w14:textId="705EBB2B" w:rsidR="008457F9" w:rsidRPr="00AE3DAA" w:rsidRDefault="008457F9" w:rsidP="00AE3DAA">
      <w:pPr>
        <w:pStyle w:val="Paragraphedeliste"/>
        <w:numPr>
          <w:ilvl w:val="0"/>
          <w:numId w:val="23"/>
        </w:numPr>
        <w:rPr>
          <w:ins w:id="1354" w:author="Ned Johnson" w:date="2019-05-13T01:10:00Z"/>
          <w:lang w:val="en-GB"/>
          <w:rPrChange w:id="1355" w:author="Ned Johnson" w:date="2019-05-13T01:13:00Z">
            <w:rPr>
              <w:ins w:id="1356" w:author="Ned Johnson" w:date="2019-05-13T01:10:00Z"/>
              <w:lang w:val="en-GB"/>
            </w:rPr>
          </w:rPrChange>
        </w:rPr>
        <w:pPrChange w:id="1357" w:author="Ned Johnson" w:date="2019-05-13T01:11:00Z">
          <w:pPr/>
        </w:pPrChange>
      </w:pPr>
      <w:ins w:id="1358" w:author="Ned Johnson" w:date="2019-05-13T01:10:00Z">
        <w:r w:rsidRPr="00AE3DAA">
          <w:rPr>
            <w:lang w:val="en-GB"/>
            <w:rPrChange w:id="1359" w:author="Ned Johnson" w:date="2019-05-13T01:13:00Z">
              <w:rPr>
                <w:lang w:val="en-GB"/>
              </w:rPr>
            </w:rPrChange>
          </w:rPr>
          <w:t>Stopping the algorithm when there is no more change (or</w:t>
        </w:r>
      </w:ins>
      <w:ins w:id="1360" w:author="Ned Johnson" w:date="2019-05-13T01:11:00Z">
        <w:r w:rsidR="00AE3DAA" w:rsidRPr="00AE3DAA">
          <w:rPr>
            <w:lang w:val="en-GB"/>
            <w:rPrChange w:id="1361" w:author="Ned Johnson" w:date="2019-05-13T01:13:00Z">
              <w:rPr>
                <w:lang w:val="en-GB"/>
              </w:rPr>
            </w:rPrChange>
          </w:rPr>
          <w:t xml:space="preserve"> </w:t>
        </w:r>
      </w:ins>
      <w:ins w:id="1362" w:author="Ned Johnson" w:date="2019-05-13T01:10:00Z">
        <w:r w:rsidRPr="00AE3DAA">
          <w:rPr>
            <w:lang w:val="en-GB"/>
            <w:rPrChange w:id="1363" w:author="Ned Johnson" w:date="2019-05-13T01:13:00Z">
              <w:rPr>
                <w:lang w:val="en-GB"/>
              </w:rPr>
            </w:rPrChange>
          </w:rPr>
          <w:t>after a fixed number of iterations)</w:t>
        </w:r>
      </w:ins>
    </w:p>
    <w:p w14:paraId="3550E44B" w14:textId="77777777" w:rsidR="00AE3DAA" w:rsidRPr="00AE3DAA" w:rsidRDefault="008457F9" w:rsidP="00AE3DAA">
      <w:pPr>
        <w:pStyle w:val="Paragraphedeliste"/>
        <w:numPr>
          <w:ilvl w:val="0"/>
          <w:numId w:val="23"/>
        </w:numPr>
        <w:rPr>
          <w:ins w:id="1364" w:author="Ned Johnson" w:date="2019-05-13T01:11:00Z"/>
          <w:lang w:val="en-GB"/>
          <w:rPrChange w:id="1365" w:author="Ned Johnson" w:date="2019-05-13T01:13:00Z">
            <w:rPr>
              <w:ins w:id="1366" w:author="Ned Johnson" w:date="2019-05-13T01:11:00Z"/>
              <w:lang w:val="en-GB"/>
            </w:rPr>
          </w:rPrChange>
        </w:rPr>
        <w:pPrChange w:id="1367" w:author="Ned Johnson" w:date="2019-05-13T01:11:00Z">
          <w:pPr/>
        </w:pPrChange>
      </w:pPr>
      <w:ins w:id="1368" w:author="Ned Johnson" w:date="2019-05-13T01:10:00Z">
        <w:r w:rsidRPr="00AE3DAA">
          <w:rPr>
            <w:lang w:val="en-GB"/>
            <w:rPrChange w:id="1369" w:author="Ned Johnson" w:date="2019-05-13T01:13:00Z">
              <w:rPr>
                <w:lang w:val="en-GB"/>
              </w:rPr>
            </w:rPrChange>
          </w:rPr>
          <w:t>Convergence of the algorithm in a guaranteed finite time</w:t>
        </w:r>
      </w:ins>
      <w:ins w:id="1370" w:author="Ned Johnson" w:date="2019-05-13T01:11:00Z">
        <w:r w:rsidR="00AE3DAA" w:rsidRPr="00AE3DAA">
          <w:rPr>
            <w:lang w:val="en-GB"/>
            <w:rPrChange w:id="1371" w:author="Ned Johnson" w:date="2019-05-13T01:13:00Z">
              <w:rPr>
                <w:lang w:val="en-GB"/>
              </w:rPr>
            </w:rPrChange>
          </w:rPr>
          <w:t xml:space="preserve"> </w:t>
        </w:r>
      </w:ins>
    </w:p>
    <w:p w14:paraId="42C743D3" w14:textId="2CF689E8" w:rsidR="008457F9" w:rsidRDefault="008457F9" w:rsidP="00AE3DAA">
      <w:pPr>
        <w:pStyle w:val="Paragraphedeliste"/>
        <w:rPr>
          <w:ins w:id="1372" w:author="Ned Johnson" w:date="2019-05-13T01:16:00Z"/>
          <w:lang w:val="en-GB"/>
        </w:rPr>
        <w:pPrChange w:id="1373" w:author="Ned Johnson" w:date="2019-05-13T01:11:00Z">
          <w:pPr/>
        </w:pPrChange>
      </w:pPr>
      <w:ins w:id="1374" w:author="Ned Johnson" w:date="2019-05-13T01:10:00Z">
        <w:r w:rsidRPr="00AE3DAA">
          <w:rPr>
            <w:lang w:val="en-GB"/>
            <w:rPrChange w:id="1375" w:author="Ned Johnson" w:date="2019-05-13T01:13:00Z">
              <w:rPr>
                <w:lang w:val="en-GB"/>
              </w:rPr>
            </w:rPrChange>
          </w:rPr>
          <w:t>(usually correct result in 10 iterations)</w:t>
        </w:r>
      </w:ins>
    </w:p>
    <w:p w14:paraId="09154E5E" w14:textId="77777777" w:rsidR="00AE3DAA" w:rsidRPr="00AE3DAA" w:rsidRDefault="00AE3DAA" w:rsidP="00AE3DAA">
      <w:pPr>
        <w:pStyle w:val="Paragraphedeliste"/>
        <w:rPr>
          <w:ins w:id="1376" w:author="Ned Johnson" w:date="2019-05-13T01:09:00Z"/>
          <w:lang w:val="en-GB"/>
          <w:rPrChange w:id="1377" w:author="Ned Johnson" w:date="2019-05-13T01:13:00Z">
            <w:rPr>
              <w:ins w:id="1378" w:author="Ned Johnson" w:date="2019-05-13T01:09:00Z"/>
              <w:lang w:val="en-GB"/>
            </w:rPr>
          </w:rPrChange>
        </w:rPr>
        <w:pPrChange w:id="1379" w:author="Ned Johnson" w:date="2019-05-13T01:11:00Z">
          <w:pPr/>
        </w:pPrChange>
      </w:pPr>
    </w:p>
    <w:p w14:paraId="6C970A62" w14:textId="100F1071" w:rsidR="00AE3DAA" w:rsidRDefault="00AE3DAA" w:rsidP="00AE3DAA">
      <w:pPr>
        <w:pStyle w:val="Titre4"/>
        <w:rPr>
          <w:ins w:id="1380" w:author="Ned Johnson" w:date="2019-05-13T01:12:00Z"/>
          <w:lang w:val="en-GB"/>
        </w:rPr>
        <w:pPrChange w:id="1381" w:author="Ned Johnson" w:date="2019-05-13T01:16:00Z">
          <w:pPr/>
        </w:pPrChange>
      </w:pPr>
      <w:ins w:id="1382" w:author="Ned Johnson" w:date="2019-05-13T01:16:00Z">
        <w:r>
          <w:rPr>
            <w:lang w:val="en-GB"/>
          </w:rPr>
          <w:t>Realization</w:t>
        </w:r>
      </w:ins>
    </w:p>
    <w:p w14:paraId="6034FA75" w14:textId="4600D14E" w:rsidR="00AE3DAA" w:rsidRPr="00AE3DAA" w:rsidRDefault="00AE3DAA" w:rsidP="00AE3DAA">
      <w:pPr>
        <w:pStyle w:val="Paragraphedeliste"/>
        <w:numPr>
          <w:ilvl w:val="0"/>
          <w:numId w:val="23"/>
        </w:numPr>
        <w:pBdr>
          <w:bottom w:val="single" w:sz="4" w:space="1" w:color="auto"/>
        </w:pBdr>
        <w:rPr>
          <w:ins w:id="1383" w:author="Ned Johnson" w:date="2019-05-13T01:13:00Z"/>
          <w:lang w:val="en-GB"/>
          <w:rPrChange w:id="1384" w:author="Ned Johnson" w:date="2019-05-13T01:13:00Z">
            <w:rPr>
              <w:ins w:id="1385" w:author="Ned Johnson" w:date="2019-05-13T01:13:00Z"/>
              <w:lang w:val="en-GB"/>
            </w:rPr>
          </w:rPrChange>
        </w:rPr>
        <w:pPrChange w:id="1386" w:author="Ned Johnson" w:date="2019-05-13T01:13:00Z">
          <w:pPr/>
        </w:pPrChange>
      </w:pPr>
      <w:ins w:id="1387" w:author="Ned Johnson" w:date="2019-05-13T01:13:00Z">
        <w:r w:rsidRPr="00AE3DAA">
          <w:rPr>
            <w:lang w:val="en-GB"/>
            <w:rPrChange w:id="1388" w:author="Ned Johnson" w:date="2019-05-13T01:13:00Z">
              <w:rPr>
                <w:lang w:val="en-GB"/>
              </w:rPr>
            </w:rPrChange>
          </w:rPr>
          <w:t xml:space="preserve">Random initialization of </w:t>
        </w:r>
        <w:proofErr w:type="spellStart"/>
        <w:r w:rsidRPr="00AE3DAA">
          <w:rPr>
            <w:lang w:val="en-GB"/>
            <w:rPrChange w:id="1389" w:author="Ned Johnson" w:date="2019-05-13T01:13:00Z">
              <w:rPr>
                <w:lang w:val="en-GB"/>
              </w:rPr>
            </w:rPrChange>
          </w:rPr>
          <w:t>centers</w:t>
        </w:r>
        <w:proofErr w:type="spellEnd"/>
      </w:ins>
    </w:p>
    <w:p w14:paraId="6B793863" w14:textId="4D88598B" w:rsidR="00AE3DAA" w:rsidRPr="00AE3DAA" w:rsidRDefault="00AE3DAA" w:rsidP="00AE3DAA">
      <w:pPr>
        <w:pStyle w:val="Paragraphedeliste"/>
        <w:numPr>
          <w:ilvl w:val="0"/>
          <w:numId w:val="23"/>
        </w:numPr>
        <w:pBdr>
          <w:bottom w:val="single" w:sz="4" w:space="1" w:color="auto"/>
        </w:pBdr>
        <w:rPr>
          <w:ins w:id="1390" w:author="Ned Johnson" w:date="2019-05-13T01:13:00Z"/>
          <w:lang w:val="en-GB"/>
          <w:rPrChange w:id="1391" w:author="Ned Johnson" w:date="2019-05-13T01:13:00Z">
            <w:rPr>
              <w:ins w:id="1392" w:author="Ned Johnson" w:date="2019-05-13T01:13:00Z"/>
              <w:lang w:val="en-GB"/>
            </w:rPr>
          </w:rPrChange>
        </w:rPr>
        <w:pPrChange w:id="1393" w:author="Ned Johnson" w:date="2019-05-13T01:15:00Z">
          <w:pPr/>
        </w:pPrChange>
      </w:pPr>
      <w:ins w:id="1394" w:author="Ned Johnson" w:date="2019-05-13T01:13:00Z">
        <w:r w:rsidRPr="00AE3DAA">
          <w:rPr>
            <w:lang w:val="en-GB"/>
            <w:rPrChange w:id="1395" w:author="Ned Johnson" w:date="2019-05-13T01:13:00Z">
              <w:rPr>
                <w:lang w:val="en-GB"/>
              </w:rPr>
            </w:rPrChange>
          </w:rPr>
          <w:t>As long as the result varies</w:t>
        </w:r>
      </w:ins>
    </w:p>
    <w:p w14:paraId="24751EA9" w14:textId="133C692F" w:rsidR="00AE3DAA" w:rsidRPr="00AE3DAA" w:rsidRDefault="00AE3DAA" w:rsidP="00AE3DAA">
      <w:pPr>
        <w:pStyle w:val="Paragraphedeliste"/>
        <w:numPr>
          <w:ilvl w:val="1"/>
          <w:numId w:val="23"/>
        </w:numPr>
        <w:pBdr>
          <w:bottom w:val="single" w:sz="4" w:space="1" w:color="auto"/>
        </w:pBdr>
        <w:rPr>
          <w:ins w:id="1396" w:author="Ned Johnson" w:date="2019-05-13T01:13:00Z"/>
          <w:lang w:val="en-GB"/>
          <w:rPrChange w:id="1397" w:author="Ned Johnson" w:date="2019-05-13T01:13:00Z">
            <w:rPr>
              <w:ins w:id="1398" w:author="Ned Johnson" w:date="2019-05-13T01:13:00Z"/>
              <w:lang w:val="en-GB"/>
            </w:rPr>
          </w:rPrChange>
        </w:rPr>
        <w:pPrChange w:id="1399" w:author="Ned Johnson" w:date="2019-05-13T01:15:00Z">
          <w:pPr/>
        </w:pPrChange>
      </w:pPr>
      <w:ins w:id="1400" w:author="Ned Johnson" w:date="2019-05-13T01:13:00Z">
        <w:r w:rsidRPr="00AE3DAA">
          <w:rPr>
            <w:lang w:val="en-GB"/>
            <w:rPrChange w:id="1401" w:author="Ned Johnson" w:date="2019-05-13T01:13:00Z">
              <w:rPr>
                <w:lang w:val="en-GB"/>
              </w:rPr>
            </w:rPrChange>
          </w:rPr>
          <w:t>For all objects</w:t>
        </w:r>
      </w:ins>
    </w:p>
    <w:p w14:paraId="3C25F410" w14:textId="6C769BF3" w:rsidR="00AE3DAA" w:rsidRPr="00AE3DAA" w:rsidRDefault="00AE3DAA" w:rsidP="00AE3DAA">
      <w:pPr>
        <w:pStyle w:val="Paragraphedeliste"/>
        <w:numPr>
          <w:ilvl w:val="2"/>
          <w:numId w:val="23"/>
        </w:numPr>
        <w:pBdr>
          <w:bottom w:val="single" w:sz="4" w:space="1" w:color="auto"/>
        </w:pBdr>
        <w:rPr>
          <w:ins w:id="1402" w:author="Ned Johnson" w:date="2019-05-13T01:13:00Z"/>
          <w:lang w:val="en-GB"/>
          <w:rPrChange w:id="1403" w:author="Ned Johnson" w:date="2019-05-13T01:13:00Z">
            <w:rPr>
              <w:ins w:id="1404" w:author="Ned Johnson" w:date="2019-05-13T01:13:00Z"/>
              <w:lang w:val="en-GB"/>
            </w:rPr>
          </w:rPrChange>
        </w:rPr>
        <w:pPrChange w:id="1405" w:author="Ned Johnson" w:date="2019-05-13T01:15:00Z">
          <w:pPr/>
        </w:pPrChange>
      </w:pPr>
      <w:ins w:id="1406" w:author="Ned Johnson" w:date="2019-05-13T01:13:00Z">
        <w:r w:rsidRPr="00AE3DAA">
          <w:rPr>
            <w:lang w:val="en-GB"/>
            <w:rPrChange w:id="1407" w:author="Ned Johnson" w:date="2019-05-13T01:13:00Z">
              <w:rPr>
                <w:lang w:val="en-GB"/>
              </w:rPr>
            </w:rPrChange>
          </w:rPr>
          <w:t xml:space="preserve">Calculate the distance to all </w:t>
        </w:r>
        <w:proofErr w:type="spellStart"/>
        <w:r w:rsidRPr="00AE3DAA">
          <w:rPr>
            <w:lang w:val="en-GB"/>
            <w:rPrChange w:id="1408" w:author="Ned Johnson" w:date="2019-05-13T01:13:00Z">
              <w:rPr>
                <w:lang w:val="en-GB"/>
              </w:rPr>
            </w:rPrChange>
          </w:rPr>
          <w:t>centers</w:t>
        </w:r>
        <w:proofErr w:type="spellEnd"/>
      </w:ins>
    </w:p>
    <w:p w14:paraId="1710EC45" w14:textId="64A64E88" w:rsidR="00AE3DAA" w:rsidRPr="00AE3DAA" w:rsidRDefault="00AE3DAA" w:rsidP="00AE3DAA">
      <w:pPr>
        <w:pStyle w:val="Paragraphedeliste"/>
        <w:numPr>
          <w:ilvl w:val="2"/>
          <w:numId w:val="23"/>
        </w:numPr>
        <w:pBdr>
          <w:bottom w:val="single" w:sz="4" w:space="1" w:color="auto"/>
        </w:pBdr>
        <w:rPr>
          <w:ins w:id="1409" w:author="Ned Johnson" w:date="2019-05-13T01:13:00Z"/>
          <w:lang w:val="en-GB"/>
          <w:rPrChange w:id="1410" w:author="Ned Johnson" w:date="2019-05-13T01:13:00Z">
            <w:rPr>
              <w:ins w:id="1411" w:author="Ned Johnson" w:date="2019-05-13T01:13:00Z"/>
              <w:lang w:val="en-GB"/>
            </w:rPr>
          </w:rPrChange>
        </w:rPr>
        <w:pPrChange w:id="1412" w:author="Ned Johnson" w:date="2019-05-13T01:15:00Z">
          <w:pPr/>
        </w:pPrChange>
      </w:pPr>
      <w:ins w:id="1413" w:author="Ned Johnson" w:date="2019-05-13T01:13:00Z">
        <w:r w:rsidRPr="00AE3DAA">
          <w:rPr>
            <w:lang w:val="en-GB"/>
            <w:rPrChange w:id="1414" w:author="Ned Johnson" w:date="2019-05-13T01:13:00Z">
              <w:rPr>
                <w:lang w:val="en-GB"/>
              </w:rPr>
            </w:rPrChange>
          </w:rPr>
          <w:t xml:space="preserve"> Assign the object to the class most</w:t>
        </w:r>
      </w:ins>
      <w:ins w:id="1415" w:author="Ned Johnson" w:date="2019-05-13T01:14:00Z">
        <w:r>
          <w:rPr>
            <w:lang w:val="en-GB"/>
          </w:rPr>
          <w:t xml:space="preserve"> close</w:t>
        </w:r>
      </w:ins>
    </w:p>
    <w:p w14:paraId="1064276D" w14:textId="524B5EF4" w:rsidR="00AE3DAA" w:rsidRPr="00AE3DAA" w:rsidRDefault="00AE3DAA" w:rsidP="00AE3DAA">
      <w:pPr>
        <w:pStyle w:val="Paragraphedeliste"/>
        <w:numPr>
          <w:ilvl w:val="1"/>
          <w:numId w:val="23"/>
        </w:numPr>
        <w:pBdr>
          <w:bottom w:val="single" w:sz="4" w:space="1" w:color="auto"/>
        </w:pBdr>
        <w:rPr>
          <w:ins w:id="1416" w:author="Ned Johnson" w:date="2019-05-13T01:13:00Z"/>
          <w:lang w:val="en-GB"/>
          <w:rPrChange w:id="1417" w:author="Ned Johnson" w:date="2019-05-13T01:13:00Z">
            <w:rPr>
              <w:ins w:id="1418" w:author="Ned Johnson" w:date="2019-05-13T01:13:00Z"/>
              <w:lang w:val="en-GB"/>
            </w:rPr>
          </w:rPrChange>
        </w:rPr>
        <w:pPrChange w:id="1419" w:author="Ned Johnson" w:date="2019-05-13T01:15:00Z">
          <w:pPr/>
        </w:pPrChange>
      </w:pPr>
      <w:ins w:id="1420" w:author="Ned Johnson" w:date="2019-05-13T01:13:00Z">
        <w:r w:rsidRPr="00AE3DAA">
          <w:rPr>
            <w:lang w:val="en-GB"/>
            <w:rPrChange w:id="1421" w:author="Ned Johnson" w:date="2019-05-13T01:13:00Z">
              <w:rPr>
                <w:lang w:val="en-GB"/>
              </w:rPr>
            </w:rPrChange>
          </w:rPr>
          <w:t>For all classes</w:t>
        </w:r>
      </w:ins>
    </w:p>
    <w:p w14:paraId="6D492D2D" w14:textId="58E30FDD" w:rsidR="00AE3DAA" w:rsidRPr="00AE3DAA" w:rsidRDefault="00AE3DAA" w:rsidP="00AE3DAA">
      <w:pPr>
        <w:pStyle w:val="Paragraphedeliste"/>
        <w:numPr>
          <w:ilvl w:val="2"/>
          <w:numId w:val="23"/>
        </w:numPr>
        <w:pBdr>
          <w:bottom w:val="single" w:sz="4" w:space="1" w:color="auto"/>
        </w:pBdr>
        <w:rPr>
          <w:ins w:id="1422" w:author="Ned Johnson" w:date="2019-05-13T01:13:00Z"/>
          <w:lang w:val="en-GB"/>
          <w:rPrChange w:id="1423" w:author="Ned Johnson" w:date="2019-05-13T01:13:00Z">
            <w:rPr>
              <w:ins w:id="1424" w:author="Ned Johnson" w:date="2019-05-13T01:13:00Z"/>
              <w:lang w:val="en-GB"/>
            </w:rPr>
          </w:rPrChange>
        </w:rPr>
        <w:pPrChange w:id="1425" w:author="Ned Johnson" w:date="2019-05-13T01:15:00Z">
          <w:pPr/>
        </w:pPrChange>
      </w:pPr>
      <w:ins w:id="1426" w:author="Ned Johnson" w:date="2019-05-13T01:13:00Z">
        <w:r w:rsidRPr="00AE3DAA">
          <w:rPr>
            <w:lang w:val="en-GB"/>
            <w:rPrChange w:id="1427" w:author="Ned Johnson" w:date="2019-05-13T01:13:00Z">
              <w:rPr>
                <w:lang w:val="en-GB"/>
              </w:rPr>
            </w:rPrChange>
          </w:rPr>
          <w:t xml:space="preserve">Calculate the </w:t>
        </w:r>
        <w:proofErr w:type="spellStart"/>
        <w:r w:rsidRPr="00AE3DAA">
          <w:rPr>
            <w:lang w:val="en-GB"/>
            <w:rPrChange w:id="1428" w:author="Ned Johnson" w:date="2019-05-13T01:13:00Z">
              <w:rPr>
                <w:lang w:val="en-GB"/>
              </w:rPr>
            </w:rPrChange>
          </w:rPr>
          <w:t>center</w:t>
        </w:r>
        <w:proofErr w:type="spellEnd"/>
        <w:r w:rsidRPr="00AE3DAA">
          <w:rPr>
            <w:lang w:val="en-GB"/>
            <w:rPrChange w:id="1429" w:author="Ned Johnson" w:date="2019-05-13T01:13:00Z">
              <w:rPr>
                <w:lang w:val="en-GB"/>
              </w:rPr>
            </w:rPrChange>
          </w:rPr>
          <w:t xml:space="preserve"> of gravity of the objects assigned</w:t>
        </w:r>
      </w:ins>
    </w:p>
    <w:p w14:paraId="024B8E2B" w14:textId="0BF0BA5E" w:rsidR="00AE3DAA" w:rsidRPr="00AE3DAA" w:rsidRDefault="00AE3DAA" w:rsidP="00AE3DAA">
      <w:pPr>
        <w:pStyle w:val="Paragraphedeliste"/>
        <w:numPr>
          <w:ilvl w:val="2"/>
          <w:numId w:val="23"/>
        </w:numPr>
        <w:pBdr>
          <w:bottom w:val="single" w:sz="4" w:space="1" w:color="auto"/>
        </w:pBdr>
        <w:rPr>
          <w:ins w:id="1430" w:author="Ned Johnson" w:date="2019-05-13T01:12:00Z"/>
          <w:lang w:val="en-GB"/>
          <w:rPrChange w:id="1431" w:author="Ned Johnson" w:date="2019-05-13T01:15:00Z">
            <w:rPr>
              <w:ins w:id="1432" w:author="Ned Johnson" w:date="2019-05-13T01:12:00Z"/>
              <w:lang w:val="en-GB"/>
            </w:rPr>
          </w:rPrChange>
        </w:rPr>
        <w:pPrChange w:id="1433" w:author="Ned Johnson" w:date="2019-05-13T01:15:00Z">
          <w:pPr/>
        </w:pPrChange>
      </w:pPr>
      <w:ins w:id="1434" w:author="Ned Johnson" w:date="2019-05-13T01:13:00Z">
        <w:r w:rsidRPr="00AE3DAA">
          <w:rPr>
            <w:lang w:val="en-GB"/>
            <w:rPrChange w:id="1435" w:author="Ned Johnson" w:date="2019-05-13T01:13:00Z">
              <w:rPr>
                <w:lang w:val="en-GB"/>
              </w:rPr>
            </w:rPrChange>
          </w:rPr>
          <w:t xml:space="preserve">Assign the </w:t>
        </w:r>
        <w:proofErr w:type="spellStart"/>
        <w:r w:rsidRPr="00AE3DAA">
          <w:rPr>
            <w:lang w:val="en-GB"/>
            <w:rPrChange w:id="1436" w:author="Ned Johnson" w:date="2019-05-13T01:13:00Z">
              <w:rPr>
                <w:lang w:val="en-GB"/>
              </w:rPr>
            </w:rPrChange>
          </w:rPr>
          <w:t>center</w:t>
        </w:r>
        <w:proofErr w:type="spellEnd"/>
        <w:r w:rsidRPr="00AE3DAA">
          <w:rPr>
            <w:lang w:val="en-GB"/>
            <w:rPrChange w:id="1437" w:author="Ned Johnson" w:date="2019-05-13T01:13:00Z">
              <w:rPr>
                <w:lang w:val="en-GB"/>
              </w:rPr>
            </w:rPrChange>
          </w:rPr>
          <w:t xml:space="preserve"> of gravity as new</w:t>
        </w:r>
      </w:ins>
      <w:ins w:id="1438" w:author="Ned Johnson" w:date="2019-05-13T01:15:00Z">
        <w:r>
          <w:rPr>
            <w:lang w:val="en-GB"/>
          </w:rPr>
          <w:t xml:space="preserve"> </w:t>
        </w:r>
      </w:ins>
      <w:proofErr w:type="spellStart"/>
      <w:ins w:id="1439" w:author="Ned Johnson" w:date="2019-05-13T01:13:00Z">
        <w:r w:rsidRPr="00AE3DAA">
          <w:rPr>
            <w:lang w:val="en-GB"/>
            <w:rPrChange w:id="1440" w:author="Ned Johnson" w:date="2019-05-13T01:15:00Z">
              <w:rPr>
                <w:lang w:val="en-GB"/>
              </w:rPr>
            </w:rPrChange>
          </w:rPr>
          <w:t>center</w:t>
        </w:r>
        <w:proofErr w:type="spellEnd"/>
        <w:r w:rsidRPr="00AE3DAA">
          <w:rPr>
            <w:lang w:val="en-GB"/>
            <w:rPrChange w:id="1441" w:author="Ned Johnson" w:date="2019-05-13T01:15:00Z">
              <w:rPr>
                <w:lang w:val="en-GB"/>
              </w:rPr>
            </w:rPrChange>
          </w:rPr>
          <w:t xml:space="preserve"> of the class</w:t>
        </w:r>
      </w:ins>
    </w:p>
    <w:p w14:paraId="50F8F0C1" w14:textId="718AF430" w:rsidR="00AE3DAA" w:rsidRDefault="00AE3DAA" w:rsidP="00575BF0">
      <w:pPr>
        <w:rPr>
          <w:ins w:id="1442" w:author="Ned Johnson" w:date="2019-05-13T01:17:00Z"/>
          <w:lang w:val="en-GB"/>
        </w:rPr>
      </w:pPr>
    </w:p>
    <w:p w14:paraId="7AC6C8F9" w14:textId="77777777" w:rsidR="005F041E" w:rsidRDefault="005F041E" w:rsidP="00575BF0">
      <w:pPr>
        <w:rPr>
          <w:ins w:id="1443" w:author="Ned Johnson" w:date="2019-05-13T01:16:00Z"/>
          <w:lang w:val="en-GB"/>
        </w:rPr>
      </w:pPr>
    </w:p>
    <w:p w14:paraId="3CB4721F" w14:textId="08524931" w:rsidR="005F041E" w:rsidRPr="00342D61" w:rsidRDefault="005F041E" w:rsidP="005F041E">
      <w:pPr>
        <w:rPr>
          <w:ins w:id="1444" w:author="Ned Johnson" w:date="2019-05-13T01:17:00Z"/>
          <w:lang w:val="en-GB"/>
        </w:rPr>
      </w:pPr>
      <w:ins w:id="1445" w:author="Ned Johnson" w:date="2019-05-13T01:17:00Z">
        <w:r w:rsidRPr="00342D61">
          <w:rPr>
            <w:lang w:val="en-GB"/>
          </w:rPr>
          <w:t>(Source Wikipedia</w:t>
        </w:r>
        <w:r>
          <w:rPr>
            <w:lang w:val="en-GB"/>
          </w:rPr>
          <w:t xml:space="preserve"> /</w:t>
        </w:r>
        <w:r w:rsidRPr="00342D61">
          <w:rPr>
            <w:lang w:val="en-GB"/>
          </w:rPr>
          <w:t xml:space="preserve"> Mr </w:t>
        </w:r>
        <w:r>
          <w:rPr>
            <w:lang w:val="en-GB"/>
          </w:rPr>
          <w:t>B</w:t>
        </w:r>
        <w:r w:rsidRPr="00342D61">
          <w:rPr>
            <w:lang w:val="en-GB"/>
          </w:rPr>
          <w:t>lansche M1 AI Course</w:t>
        </w:r>
        <w:r>
          <w:rPr>
            <w:lang w:val="en-GB"/>
          </w:rPr>
          <w:t xml:space="preserve"> 04 / data search course 05</w:t>
        </w:r>
        <w:r w:rsidRPr="00342D61">
          <w:rPr>
            <w:lang w:val="en-GB"/>
          </w:rPr>
          <w:t>)</w:t>
        </w:r>
      </w:ins>
    </w:p>
    <w:p w14:paraId="7EBDAF7F" w14:textId="77777777" w:rsidR="00AE3DAA" w:rsidRDefault="00AE3DAA" w:rsidP="00575BF0">
      <w:pPr>
        <w:rPr>
          <w:ins w:id="1446" w:author="Ned Johnson" w:date="2019-05-13T00:16:00Z"/>
          <w:lang w:val="en-GB"/>
        </w:rPr>
      </w:pPr>
    </w:p>
    <w:p w14:paraId="0710786D" w14:textId="18C543AB" w:rsidR="00132216" w:rsidRPr="00342D61" w:rsidRDefault="00467F7C" w:rsidP="00575BF0">
      <w:pPr>
        <w:rPr>
          <w:lang w:val="en-GB"/>
        </w:rPr>
      </w:pPr>
      <w:r w:rsidRPr="00342D61">
        <w:rPr>
          <w:lang w:val="en-GB"/>
        </w:rPr>
        <w:br w:type="page"/>
      </w:r>
    </w:p>
    <w:p w14:paraId="2198657A" w14:textId="20119A9F" w:rsidR="00182576" w:rsidRPr="00342D61" w:rsidRDefault="00182576" w:rsidP="00182576">
      <w:pPr>
        <w:pStyle w:val="Titre1"/>
        <w:rPr>
          <w:lang w:val="en-GB"/>
        </w:rPr>
      </w:pPr>
      <w:del w:id="1447" w:author="herrmannfrancine@gmail.com" w:date="2019-05-10T13:54:00Z">
        <w:r w:rsidRPr="00342D61" w:rsidDel="00A7363F">
          <w:rPr>
            <w:lang w:val="en-GB"/>
          </w:rPr>
          <w:lastRenderedPageBreak/>
          <w:delText>Exemple</w:delText>
        </w:r>
      </w:del>
      <w:bookmarkStart w:id="1448" w:name="_Toc8602873"/>
      <w:ins w:id="1449" w:author="herrmannfrancine@gmail.com" w:date="2019-05-10T13:54:00Z">
        <w:r w:rsidR="00A7363F" w:rsidRPr="00342D61">
          <w:rPr>
            <w:lang w:val="en-GB"/>
          </w:rPr>
          <w:t>Example</w:t>
        </w:r>
      </w:ins>
      <w:r w:rsidRPr="00342D61">
        <w:rPr>
          <w:lang w:val="en-GB"/>
        </w:rPr>
        <w:t xml:space="preserve"> </w:t>
      </w:r>
      <w:del w:id="1450" w:author="herrmannfrancine@gmail.com" w:date="2019-05-10T13:54:00Z">
        <w:r w:rsidRPr="00342D61" w:rsidDel="00A7363F">
          <w:rPr>
            <w:lang w:val="en-GB"/>
          </w:rPr>
          <w:delText xml:space="preserve">d'une </w:delText>
        </w:r>
      </w:del>
      <w:ins w:id="1451" w:author="herrmannfrancine@gmail.com" w:date="2019-05-10T13:54:00Z">
        <w:r w:rsidR="00A7363F">
          <w:rPr>
            <w:lang w:val="en-GB"/>
          </w:rPr>
          <w:t>of an</w:t>
        </w:r>
        <w:r w:rsidR="00A7363F" w:rsidRPr="00342D61">
          <w:rPr>
            <w:lang w:val="en-GB"/>
          </w:rPr>
          <w:t xml:space="preserve"> </w:t>
        </w:r>
      </w:ins>
      <w:ins w:id="1452" w:author="herrmannfrancine@gmail.com" w:date="2019-05-10T13:55:00Z">
        <w:r w:rsidR="00A7363F" w:rsidRPr="00342D61">
          <w:rPr>
            <w:lang w:val="en-GB"/>
          </w:rPr>
          <w:t>administrative</w:t>
        </w:r>
        <w:r w:rsidR="00A7363F">
          <w:rPr>
            <w:lang w:val="en-GB"/>
          </w:rPr>
          <w:t xml:space="preserve"> </w:t>
        </w:r>
      </w:ins>
      <w:del w:id="1453" w:author="herrmannfrancine@gmail.com" w:date="2019-05-10T13:55:00Z">
        <w:r w:rsidRPr="00342D61" w:rsidDel="00A7363F">
          <w:rPr>
            <w:lang w:val="en-GB"/>
          </w:rPr>
          <w:delText>entreprise</w:delText>
        </w:r>
      </w:del>
      <w:ins w:id="1454" w:author="herrmannfrancine@gmail.com" w:date="2019-05-10T13:55:00Z">
        <w:r w:rsidR="00A7363F" w:rsidRPr="00342D61">
          <w:rPr>
            <w:lang w:val="en-GB"/>
          </w:rPr>
          <w:t>enterprise</w:t>
        </w:r>
      </w:ins>
      <w:bookmarkEnd w:id="1448"/>
      <w:r w:rsidRPr="00342D61">
        <w:rPr>
          <w:lang w:val="en-GB"/>
        </w:rPr>
        <w:t xml:space="preserve"> </w:t>
      </w:r>
      <w:del w:id="1455" w:author="herrmannfrancine@gmail.com" w:date="2019-05-10T13:55:00Z">
        <w:r w:rsidRPr="00342D61" w:rsidDel="00A7363F">
          <w:rPr>
            <w:lang w:val="en-GB"/>
          </w:rPr>
          <w:delText>administratif</w:delText>
        </w:r>
      </w:del>
    </w:p>
    <w:p w14:paraId="6E79C6CB" w14:textId="199AA479" w:rsidR="00182576" w:rsidRPr="00342D61" w:rsidDel="006479F9" w:rsidRDefault="00182576" w:rsidP="00182576">
      <w:pPr>
        <w:pStyle w:val="Paragraphedeliste"/>
        <w:numPr>
          <w:ilvl w:val="0"/>
          <w:numId w:val="18"/>
        </w:numPr>
        <w:rPr>
          <w:del w:id="1456" w:author="Ned Johnson" w:date="2019-05-13T00:35:00Z"/>
          <w:lang w:val="en-GB"/>
        </w:rPr>
      </w:pPr>
      <w:del w:id="1457" w:author="Ned Johnson" w:date="2019-05-13T00:35:00Z">
        <w:r w:rsidRPr="00342D61" w:rsidDel="006479F9">
          <w:rPr>
            <w:lang w:val="en-GB"/>
          </w:rPr>
          <w:delText xml:space="preserve">Service financier </w:delText>
        </w:r>
      </w:del>
    </w:p>
    <w:p w14:paraId="50CC52E8" w14:textId="5CA4817C" w:rsidR="00182576" w:rsidRPr="00342D61" w:rsidDel="006479F9" w:rsidRDefault="00182576" w:rsidP="00182576">
      <w:pPr>
        <w:pStyle w:val="Paragraphedeliste"/>
        <w:numPr>
          <w:ilvl w:val="1"/>
          <w:numId w:val="18"/>
        </w:numPr>
        <w:rPr>
          <w:del w:id="1458" w:author="Ned Johnson" w:date="2019-05-13T00:35:00Z"/>
          <w:lang w:val="en-GB"/>
        </w:rPr>
      </w:pPr>
      <w:del w:id="1459" w:author="Ned Johnson" w:date="2019-05-13T00:35:00Z">
        <w:r w:rsidRPr="00342D61" w:rsidDel="006479F9">
          <w:rPr>
            <w:lang w:val="en-GB"/>
          </w:rPr>
          <w:delText xml:space="preserve">Comptable </w:delText>
        </w:r>
      </w:del>
    </w:p>
    <w:p w14:paraId="49955D2E" w14:textId="2E084F7C" w:rsidR="00182576" w:rsidRPr="00342D61" w:rsidDel="006479F9" w:rsidRDefault="00182576" w:rsidP="00182576">
      <w:pPr>
        <w:pStyle w:val="Paragraphedeliste"/>
        <w:numPr>
          <w:ilvl w:val="1"/>
          <w:numId w:val="18"/>
        </w:numPr>
        <w:rPr>
          <w:del w:id="1460" w:author="Ned Johnson" w:date="2019-05-13T00:35:00Z"/>
          <w:lang w:val="en-GB"/>
        </w:rPr>
      </w:pPr>
      <w:del w:id="1461" w:author="Ned Johnson" w:date="2019-05-13T00:35:00Z">
        <w:r w:rsidRPr="00342D61" w:rsidDel="006479F9">
          <w:rPr>
            <w:lang w:val="en-GB"/>
          </w:rPr>
          <w:delText>Expert-comptable</w:delText>
        </w:r>
      </w:del>
    </w:p>
    <w:p w14:paraId="022491D2" w14:textId="0FDE0EEF" w:rsidR="00182576" w:rsidRPr="00342D61" w:rsidDel="006479F9" w:rsidRDefault="00182576" w:rsidP="00182576">
      <w:pPr>
        <w:pStyle w:val="Paragraphedeliste"/>
        <w:numPr>
          <w:ilvl w:val="1"/>
          <w:numId w:val="18"/>
        </w:numPr>
        <w:rPr>
          <w:del w:id="1462" w:author="Ned Johnson" w:date="2019-05-13T00:35:00Z"/>
          <w:lang w:val="en-GB"/>
        </w:rPr>
      </w:pPr>
      <w:del w:id="1463" w:author="Ned Johnson" w:date="2019-05-13T00:35:00Z">
        <w:r w:rsidRPr="00342D61" w:rsidDel="006479F9">
          <w:rPr>
            <w:lang w:val="en-GB"/>
          </w:rPr>
          <w:delText>Avocat fiscaliste</w:delText>
        </w:r>
      </w:del>
    </w:p>
    <w:p w14:paraId="4FFACC2D" w14:textId="54EF93DB" w:rsidR="00182576" w:rsidRPr="00342D61" w:rsidDel="006479F9" w:rsidRDefault="00182576" w:rsidP="00182576">
      <w:pPr>
        <w:pStyle w:val="Paragraphedeliste"/>
        <w:numPr>
          <w:ilvl w:val="0"/>
          <w:numId w:val="18"/>
        </w:numPr>
        <w:rPr>
          <w:del w:id="1464" w:author="Ned Johnson" w:date="2019-05-13T00:35:00Z"/>
          <w:lang w:val="en-GB"/>
        </w:rPr>
      </w:pPr>
      <w:del w:id="1465" w:author="Ned Johnson" w:date="2019-05-13T00:35:00Z">
        <w:r w:rsidRPr="00342D61" w:rsidDel="006479F9">
          <w:rPr>
            <w:lang w:val="en-GB"/>
          </w:rPr>
          <w:delText>Service administratif</w:delText>
        </w:r>
      </w:del>
    </w:p>
    <w:p w14:paraId="6377BE9A" w14:textId="060818C5" w:rsidR="00182576" w:rsidRPr="00342D61" w:rsidDel="006479F9" w:rsidRDefault="00182576" w:rsidP="00182576">
      <w:pPr>
        <w:pStyle w:val="Paragraphedeliste"/>
        <w:numPr>
          <w:ilvl w:val="1"/>
          <w:numId w:val="18"/>
        </w:numPr>
        <w:rPr>
          <w:del w:id="1466" w:author="Ned Johnson" w:date="2019-05-13T00:35:00Z"/>
          <w:lang w:val="en-GB"/>
        </w:rPr>
      </w:pPr>
      <w:del w:id="1467" w:author="Ned Johnson" w:date="2019-05-13T00:35:00Z">
        <w:r w:rsidRPr="00342D61" w:rsidDel="006479F9">
          <w:rPr>
            <w:lang w:val="en-GB"/>
          </w:rPr>
          <w:delText>Consultant tactique administratif</w:delText>
        </w:r>
      </w:del>
    </w:p>
    <w:p w14:paraId="03D80C24" w14:textId="7FAAF9BB" w:rsidR="00182576" w:rsidRPr="00342D61" w:rsidDel="006479F9" w:rsidRDefault="00182576" w:rsidP="00182576">
      <w:pPr>
        <w:pStyle w:val="Paragraphedeliste"/>
        <w:numPr>
          <w:ilvl w:val="1"/>
          <w:numId w:val="18"/>
        </w:numPr>
        <w:rPr>
          <w:del w:id="1468" w:author="Ned Johnson" w:date="2019-05-13T00:35:00Z"/>
          <w:lang w:val="en-GB"/>
        </w:rPr>
      </w:pPr>
      <w:del w:id="1469" w:author="Ned Johnson" w:date="2019-05-13T00:35:00Z">
        <w:r w:rsidRPr="00342D61" w:rsidDel="006479F9">
          <w:rPr>
            <w:lang w:val="en-GB"/>
          </w:rPr>
          <w:delText>Avocat pénaliste</w:delText>
        </w:r>
      </w:del>
    </w:p>
    <w:p w14:paraId="50004CA3" w14:textId="2E2CF044" w:rsidR="006479F9" w:rsidRPr="006479F9" w:rsidRDefault="00182576" w:rsidP="006479F9">
      <w:pPr>
        <w:spacing w:after="0"/>
        <w:rPr>
          <w:ins w:id="1470" w:author="Ned Johnson" w:date="2019-05-13T00:34:00Z"/>
          <w:lang w:val="en-GB"/>
        </w:rPr>
        <w:pPrChange w:id="1471" w:author="Ned Johnson" w:date="2019-05-13T00:35:00Z">
          <w:pPr/>
        </w:pPrChange>
      </w:pPr>
      <w:del w:id="1472" w:author="Ned Johnson" w:date="2019-05-13T00:35:00Z">
        <w:r w:rsidRPr="00342D61" w:rsidDel="006479F9">
          <w:rPr>
            <w:lang w:val="en-GB"/>
          </w:rPr>
          <w:delText>Secrétaire</w:delText>
        </w:r>
      </w:del>
      <w:ins w:id="1473" w:author="Ned Johnson" w:date="2019-05-13T00:34:00Z">
        <w:r w:rsidR="006479F9">
          <w:rPr>
            <w:lang w:val="en-GB"/>
          </w:rPr>
          <w:t>•</w:t>
        </w:r>
        <w:r w:rsidR="006479F9" w:rsidRPr="006479F9">
          <w:rPr>
            <w:lang w:val="en-GB"/>
          </w:rPr>
          <w:t>Financial service</w:t>
        </w:r>
      </w:ins>
    </w:p>
    <w:p w14:paraId="3688ED8B" w14:textId="77777777" w:rsidR="006479F9" w:rsidRPr="006479F9" w:rsidRDefault="006479F9" w:rsidP="006479F9">
      <w:pPr>
        <w:spacing w:after="0"/>
        <w:ind w:left="708"/>
        <w:rPr>
          <w:ins w:id="1474" w:author="Ned Johnson" w:date="2019-05-13T00:34:00Z"/>
          <w:lang w:val="en-GB"/>
        </w:rPr>
        <w:pPrChange w:id="1475" w:author="Ned Johnson" w:date="2019-05-13T00:35:00Z">
          <w:pPr/>
        </w:pPrChange>
      </w:pPr>
      <w:ins w:id="1476" w:author="Ned Johnson" w:date="2019-05-13T00:34:00Z">
        <w:r w:rsidRPr="006479F9">
          <w:rPr>
            <w:lang w:val="en-GB"/>
          </w:rPr>
          <w:t>o Accountant</w:t>
        </w:r>
      </w:ins>
    </w:p>
    <w:p w14:paraId="3E0DCFA7" w14:textId="2EA350BF" w:rsidR="006479F9" w:rsidRPr="006479F9" w:rsidRDefault="006479F9" w:rsidP="006479F9">
      <w:pPr>
        <w:spacing w:after="0"/>
        <w:ind w:left="708"/>
        <w:rPr>
          <w:ins w:id="1477" w:author="Ned Johnson" w:date="2019-05-13T00:34:00Z"/>
          <w:lang w:val="en-GB"/>
        </w:rPr>
        <w:pPrChange w:id="1478" w:author="Ned Johnson" w:date="2019-05-13T00:35:00Z">
          <w:pPr/>
        </w:pPrChange>
      </w:pPr>
      <w:ins w:id="1479" w:author="Ned Johnson" w:date="2019-05-13T00:34:00Z">
        <w:r w:rsidRPr="006479F9">
          <w:rPr>
            <w:lang w:val="en-GB"/>
          </w:rPr>
          <w:t xml:space="preserve">o </w:t>
        </w:r>
      </w:ins>
      <w:ins w:id="1480" w:author="Ned Johnson" w:date="2019-05-13T00:35:00Z">
        <w:r>
          <w:rPr>
            <w:lang w:val="en-GB"/>
          </w:rPr>
          <w:t xml:space="preserve">Expert </w:t>
        </w:r>
      </w:ins>
      <w:ins w:id="1481" w:author="Ned Johnson" w:date="2019-05-13T00:34:00Z">
        <w:r w:rsidRPr="006479F9">
          <w:rPr>
            <w:lang w:val="en-GB"/>
          </w:rPr>
          <w:t>Accountant</w:t>
        </w:r>
      </w:ins>
    </w:p>
    <w:p w14:paraId="32E4118F" w14:textId="77777777" w:rsidR="006479F9" w:rsidRPr="006479F9" w:rsidRDefault="006479F9" w:rsidP="006479F9">
      <w:pPr>
        <w:spacing w:after="0"/>
        <w:ind w:left="708"/>
        <w:rPr>
          <w:ins w:id="1482" w:author="Ned Johnson" w:date="2019-05-13T00:34:00Z"/>
          <w:lang w:val="en-GB"/>
        </w:rPr>
        <w:pPrChange w:id="1483" w:author="Ned Johnson" w:date="2019-05-13T00:35:00Z">
          <w:pPr/>
        </w:pPrChange>
      </w:pPr>
      <w:ins w:id="1484" w:author="Ned Johnson" w:date="2019-05-13T00:34:00Z">
        <w:r w:rsidRPr="006479F9">
          <w:rPr>
            <w:lang w:val="en-GB"/>
          </w:rPr>
          <w:t>o Tax lawyer</w:t>
        </w:r>
      </w:ins>
    </w:p>
    <w:p w14:paraId="72827742" w14:textId="58BD42F9" w:rsidR="006479F9" w:rsidRPr="006479F9" w:rsidRDefault="006479F9" w:rsidP="006479F9">
      <w:pPr>
        <w:spacing w:after="0"/>
        <w:rPr>
          <w:ins w:id="1485" w:author="Ned Johnson" w:date="2019-05-13T00:34:00Z"/>
          <w:lang w:val="en-GB"/>
        </w:rPr>
        <w:pPrChange w:id="1486" w:author="Ned Johnson" w:date="2019-05-13T00:35:00Z">
          <w:pPr/>
        </w:pPrChange>
      </w:pPr>
      <w:ins w:id="1487" w:author="Ned Johnson" w:date="2019-05-13T00:34:00Z">
        <w:r>
          <w:rPr>
            <w:lang w:val="en-GB"/>
          </w:rPr>
          <w:t>•</w:t>
        </w:r>
        <w:r w:rsidRPr="006479F9">
          <w:rPr>
            <w:lang w:val="en-GB"/>
          </w:rPr>
          <w:t>Administrative department</w:t>
        </w:r>
      </w:ins>
    </w:p>
    <w:p w14:paraId="122616CA" w14:textId="77777777" w:rsidR="006479F9" w:rsidRPr="006479F9" w:rsidRDefault="006479F9" w:rsidP="006479F9">
      <w:pPr>
        <w:spacing w:after="0"/>
        <w:ind w:left="708"/>
        <w:rPr>
          <w:ins w:id="1488" w:author="Ned Johnson" w:date="2019-05-13T00:34:00Z"/>
          <w:lang w:val="en-GB"/>
        </w:rPr>
        <w:pPrChange w:id="1489" w:author="Ned Johnson" w:date="2019-05-13T00:35:00Z">
          <w:pPr/>
        </w:pPrChange>
      </w:pPr>
      <w:ins w:id="1490" w:author="Ned Johnson" w:date="2019-05-13T00:34:00Z">
        <w:r w:rsidRPr="006479F9">
          <w:rPr>
            <w:lang w:val="en-GB"/>
          </w:rPr>
          <w:t>o Administrative Tactical Consultant</w:t>
        </w:r>
      </w:ins>
    </w:p>
    <w:p w14:paraId="5A4507F1" w14:textId="77777777" w:rsidR="006479F9" w:rsidRPr="006479F9" w:rsidRDefault="006479F9" w:rsidP="006479F9">
      <w:pPr>
        <w:spacing w:after="0"/>
        <w:ind w:left="708"/>
        <w:rPr>
          <w:ins w:id="1491" w:author="Ned Johnson" w:date="2019-05-13T00:34:00Z"/>
          <w:lang w:val="en-GB"/>
        </w:rPr>
        <w:pPrChange w:id="1492" w:author="Ned Johnson" w:date="2019-05-13T00:35:00Z">
          <w:pPr/>
        </w:pPrChange>
      </w:pPr>
      <w:ins w:id="1493" w:author="Ned Johnson" w:date="2019-05-13T00:34:00Z">
        <w:r w:rsidRPr="006479F9">
          <w:rPr>
            <w:lang w:val="en-GB"/>
          </w:rPr>
          <w:t>o Criminal lawyer</w:t>
        </w:r>
      </w:ins>
    </w:p>
    <w:p w14:paraId="74216BD3" w14:textId="254E8A1C" w:rsidR="006479F9" w:rsidRPr="006479F9" w:rsidRDefault="006479F9" w:rsidP="006479F9">
      <w:pPr>
        <w:spacing w:after="0"/>
        <w:rPr>
          <w:lang w:val="en-GB"/>
          <w:rPrChange w:id="1494" w:author="Ned Johnson" w:date="2019-05-13T00:34:00Z">
            <w:rPr>
              <w:lang w:val="en-GB"/>
            </w:rPr>
          </w:rPrChange>
        </w:rPr>
        <w:pPrChange w:id="1495" w:author="Ned Johnson" w:date="2019-05-13T00:35:00Z">
          <w:pPr>
            <w:pStyle w:val="Paragraphedeliste"/>
            <w:numPr>
              <w:numId w:val="18"/>
            </w:numPr>
            <w:ind w:hanging="360"/>
          </w:pPr>
        </w:pPrChange>
      </w:pPr>
      <w:ins w:id="1496" w:author="Ned Johnson" w:date="2019-05-13T00:34:00Z">
        <w:r w:rsidRPr="006479F9">
          <w:rPr>
            <w:lang w:val="en-GB"/>
          </w:rPr>
          <w:t>• Secretary</w:t>
        </w:r>
      </w:ins>
    </w:p>
    <w:p w14:paraId="18B9C929" w14:textId="77777777" w:rsidR="00182576" w:rsidRPr="00342D61" w:rsidRDefault="00182576">
      <w:pPr>
        <w:rPr>
          <w:lang w:val="en-GB"/>
        </w:rPr>
      </w:pPr>
    </w:p>
    <w:p w14:paraId="2A66D86D" w14:textId="0AB6D5BE" w:rsidR="00182576" w:rsidRPr="00342D61" w:rsidRDefault="006479F9" w:rsidP="00182576">
      <w:pPr>
        <w:pStyle w:val="Paragraphedeliste"/>
        <w:numPr>
          <w:ilvl w:val="0"/>
          <w:numId w:val="18"/>
        </w:numPr>
        <w:ind w:left="360"/>
        <w:rPr>
          <w:lang w:val="en-GB"/>
        </w:rPr>
      </w:pPr>
      <w:ins w:id="1497" w:author="Ned Johnson" w:date="2019-05-13T00:36:00Z">
        <w:r w:rsidRPr="006479F9">
          <w:rPr>
            <w:lang w:val="en-GB"/>
          </w:rPr>
          <w:t>Accountant</w:t>
        </w:r>
        <w:r w:rsidRPr="00342D61" w:rsidDel="006479F9">
          <w:rPr>
            <w:lang w:val="en-GB"/>
          </w:rPr>
          <w:t xml:space="preserve"> </w:t>
        </w:r>
      </w:ins>
      <w:del w:id="1498" w:author="Ned Johnson" w:date="2019-05-13T00:36:00Z">
        <w:r w:rsidR="00182576" w:rsidRPr="00342D61" w:rsidDel="006479F9">
          <w:rPr>
            <w:lang w:val="en-GB"/>
          </w:rPr>
          <w:delText xml:space="preserve">Comptable </w:delText>
        </w:r>
      </w:del>
      <w:r w:rsidR="00182576" w:rsidRPr="00342D61">
        <w:rPr>
          <w:lang w:val="en-GB"/>
        </w:rPr>
        <w:t>:</w:t>
      </w:r>
    </w:p>
    <w:p w14:paraId="4D4C9584" w14:textId="77777777" w:rsidR="006479F9" w:rsidRDefault="006479F9" w:rsidP="00182576">
      <w:pPr>
        <w:pStyle w:val="Paragraphedeliste"/>
        <w:numPr>
          <w:ilvl w:val="1"/>
          <w:numId w:val="18"/>
        </w:numPr>
        <w:rPr>
          <w:ins w:id="1499" w:author="Ned Johnson" w:date="2019-05-13T00:36:00Z"/>
        </w:rPr>
      </w:pPr>
      <w:ins w:id="1500" w:author="Ned Johnson" w:date="2019-05-13T00:36:00Z">
        <w:r w:rsidRPr="006479F9">
          <w:t xml:space="preserve">It </w:t>
        </w:r>
        <w:proofErr w:type="spellStart"/>
        <w:r w:rsidRPr="006479F9">
          <w:t>ensures</w:t>
        </w:r>
        <w:proofErr w:type="spellEnd"/>
        <w:r w:rsidRPr="006479F9">
          <w:t xml:space="preserve"> the translation of the flow of </w:t>
        </w:r>
        <w:proofErr w:type="spellStart"/>
        <w:r w:rsidRPr="006479F9">
          <w:t>economic</w:t>
        </w:r>
        <w:proofErr w:type="spellEnd"/>
        <w:r w:rsidRPr="006479F9">
          <w:t xml:space="preserve"> and </w:t>
        </w:r>
        <w:proofErr w:type="spellStart"/>
        <w:r w:rsidRPr="006479F9">
          <w:t>financial</w:t>
        </w:r>
        <w:proofErr w:type="spellEnd"/>
        <w:r w:rsidRPr="006479F9">
          <w:t xml:space="preserve"> </w:t>
        </w:r>
        <w:proofErr w:type="spellStart"/>
        <w:r w:rsidRPr="006479F9">
          <w:t>activity</w:t>
        </w:r>
        <w:proofErr w:type="spellEnd"/>
        <w:r w:rsidRPr="006479F9">
          <w:t xml:space="preserve"> of an </w:t>
        </w:r>
        <w:proofErr w:type="spellStart"/>
        <w:r w:rsidRPr="006479F9">
          <w:t>organization</w:t>
        </w:r>
        <w:proofErr w:type="spellEnd"/>
        <w:r w:rsidRPr="006479F9">
          <w:t xml:space="preserve"> by </w:t>
        </w:r>
        <w:proofErr w:type="spellStart"/>
        <w:r w:rsidRPr="006479F9">
          <w:t>keeping</w:t>
        </w:r>
        <w:proofErr w:type="spellEnd"/>
        <w:r w:rsidRPr="006479F9">
          <w:t xml:space="preserve"> </w:t>
        </w:r>
        <w:proofErr w:type="spellStart"/>
        <w:r w:rsidRPr="006479F9">
          <w:t>accounts</w:t>
        </w:r>
        <w:proofErr w:type="spellEnd"/>
        <w:r w:rsidRPr="006479F9">
          <w:t xml:space="preserve">, in compliance </w:t>
        </w:r>
        <w:proofErr w:type="spellStart"/>
        <w:r w:rsidRPr="006479F9">
          <w:t>with</w:t>
        </w:r>
        <w:proofErr w:type="spellEnd"/>
        <w:r w:rsidRPr="006479F9">
          <w:t xml:space="preserve"> the </w:t>
        </w:r>
        <w:proofErr w:type="spellStart"/>
        <w:r w:rsidRPr="006479F9">
          <w:t>general</w:t>
        </w:r>
        <w:proofErr w:type="spellEnd"/>
        <w:r w:rsidRPr="006479F9">
          <w:t xml:space="preserve"> chart of </w:t>
        </w:r>
        <w:proofErr w:type="spellStart"/>
        <w:r w:rsidRPr="006479F9">
          <w:t>accounts</w:t>
        </w:r>
        <w:proofErr w:type="spellEnd"/>
        <w:r w:rsidRPr="006479F9">
          <w:t xml:space="preserve"> and international standards.</w:t>
        </w:r>
      </w:ins>
    </w:p>
    <w:p w14:paraId="46899FB8" w14:textId="43707BDD" w:rsidR="00182576" w:rsidRPr="001266F8" w:rsidDel="006479F9" w:rsidRDefault="00182576" w:rsidP="006479F9">
      <w:pPr>
        <w:pStyle w:val="Paragraphedeliste"/>
        <w:numPr>
          <w:ilvl w:val="0"/>
          <w:numId w:val="18"/>
        </w:numPr>
        <w:rPr>
          <w:del w:id="1501" w:author="Ned Johnson" w:date="2019-05-13T00:36:00Z"/>
          <w:rPrChange w:id="1502" w:author="herrmannfrancine@gmail.com" w:date="2019-05-10T12:57:00Z">
            <w:rPr>
              <w:del w:id="1503" w:author="Ned Johnson" w:date="2019-05-13T00:36:00Z"/>
              <w:lang w:val="en-GB"/>
            </w:rPr>
          </w:rPrChange>
        </w:rPr>
      </w:pPr>
      <w:del w:id="1504" w:author="Ned Johnson" w:date="2019-05-13T00:36:00Z">
        <w:r w:rsidRPr="001266F8" w:rsidDel="006479F9">
          <w:rPr>
            <w:rPrChange w:id="1505" w:author="herrmannfrancine@gmail.com" w:date="2019-05-10T12:57:00Z">
              <w:rPr>
                <w:lang w:val="en-GB"/>
              </w:rPr>
            </w:rPrChange>
          </w:rPr>
          <w:delText>Il assure la traduction des flux de l’activité économique et financière d’un organisme par la tenue de comptes, dans le respect du plan comptable général et des normes internationales.</w:delText>
        </w:r>
      </w:del>
    </w:p>
    <w:p w14:paraId="216BE60D" w14:textId="77777777" w:rsidR="006479F9" w:rsidRDefault="006479F9" w:rsidP="00182576">
      <w:pPr>
        <w:pStyle w:val="Paragraphedeliste"/>
        <w:numPr>
          <w:ilvl w:val="1"/>
          <w:numId w:val="18"/>
        </w:numPr>
        <w:rPr>
          <w:ins w:id="1506" w:author="Ned Johnson" w:date="2019-05-13T00:36:00Z"/>
        </w:rPr>
      </w:pPr>
      <w:ins w:id="1507" w:author="Ned Johnson" w:date="2019-05-13T00:36:00Z">
        <w:r w:rsidRPr="006479F9">
          <w:t xml:space="preserve">It </w:t>
        </w:r>
        <w:proofErr w:type="spellStart"/>
        <w:r w:rsidRPr="006479F9">
          <w:t>ensures</w:t>
        </w:r>
        <w:proofErr w:type="spellEnd"/>
        <w:r w:rsidRPr="006479F9">
          <w:t xml:space="preserve"> the control of the </w:t>
        </w:r>
        <w:proofErr w:type="spellStart"/>
        <w:r w:rsidRPr="006479F9">
          <w:t>accounts</w:t>
        </w:r>
        <w:proofErr w:type="spellEnd"/>
        <w:r w:rsidRPr="006479F9">
          <w:t xml:space="preserve"> and </w:t>
        </w:r>
        <w:proofErr w:type="spellStart"/>
        <w:r w:rsidRPr="006479F9">
          <w:t>their</w:t>
        </w:r>
        <w:proofErr w:type="spellEnd"/>
        <w:r w:rsidRPr="006479F9">
          <w:t xml:space="preserve"> </w:t>
        </w:r>
        <w:proofErr w:type="spellStart"/>
        <w:r w:rsidRPr="006479F9">
          <w:t>analyzes</w:t>
        </w:r>
        <w:proofErr w:type="spellEnd"/>
        <w:r w:rsidRPr="006479F9">
          <w:t>.</w:t>
        </w:r>
      </w:ins>
    </w:p>
    <w:p w14:paraId="28C132AF" w14:textId="57ACF626" w:rsidR="00182576" w:rsidRPr="001266F8" w:rsidDel="006479F9" w:rsidRDefault="00182576" w:rsidP="006479F9">
      <w:pPr>
        <w:pStyle w:val="Paragraphedeliste"/>
        <w:numPr>
          <w:ilvl w:val="1"/>
          <w:numId w:val="18"/>
        </w:numPr>
        <w:rPr>
          <w:del w:id="1508" w:author="Ned Johnson" w:date="2019-05-13T00:36:00Z"/>
          <w:rPrChange w:id="1509" w:author="herrmannfrancine@gmail.com" w:date="2019-05-10T12:57:00Z">
            <w:rPr>
              <w:del w:id="1510" w:author="Ned Johnson" w:date="2019-05-13T00:36:00Z"/>
              <w:lang w:val="en-GB"/>
            </w:rPr>
          </w:rPrChange>
        </w:rPr>
      </w:pPr>
      <w:del w:id="1511" w:author="Ned Johnson" w:date="2019-05-13T00:36:00Z">
        <w:r w:rsidRPr="001266F8" w:rsidDel="006479F9">
          <w:rPr>
            <w:rPrChange w:id="1512" w:author="herrmannfrancine@gmail.com" w:date="2019-05-10T12:57:00Z">
              <w:rPr>
                <w:lang w:val="en-GB"/>
              </w:rPr>
            </w:rPrChange>
          </w:rPr>
          <w:delText xml:space="preserve">Il assure le contrôle des comptes et leurs analyses. </w:delText>
        </w:r>
      </w:del>
    </w:p>
    <w:p w14:paraId="2A2FD788" w14:textId="77777777" w:rsidR="006479F9" w:rsidRDefault="006479F9" w:rsidP="00182576">
      <w:pPr>
        <w:pStyle w:val="Paragraphedeliste"/>
        <w:numPr>
          <w:ilvl w:val="1"/>
          <w:numId w:val="18"/>
        </w:numPr>
        <w:rPr>
          <w:ins w:id="1513" w:author="Ned Johnson" w:date="2019-05-13T00:37:00Z"/>
        </w:rPr>
      </w:pPr>
      <w:ins w:id="1514" w:author="Ned Johnson" w:date="2019-05-13T00:37:00Z">
        <w:r w:rsidRPr="006479F9">
          <w:t xml:space="preserve">It </w:t>
        </w:r>
        <w:proofErr w:type="spellStart"/>
        <w:r w:rsidRPr="006479F9">
          <w:t>may</w:t>
        </w:r>
        <w:proofErr w:type="spellEnd"/>
        <w:r w:rsidRPr="006479F9">
          <w:t xml:space="preserve"> </w:t>
        </w:r>
        <w:proofErr w:type="spellStart"/>
        <w:r w:rsidRPr="006479F9">
          <w:t>be</w:t>
        </w:r>
        <w:proofErr w:type="spellEnd"/>
        <w:r w:rsidRPr="006479F9">
          <w:t xml:space="preserve"> </w:t>
        </w:r>
        <w:proofErr w:type="spellStart"/>
        <w:r w:rsidRPr="006479F9">
          <w:t>specialized</w:t>
        </w:r>
        <w:proofErr w:type="spellEnd"/>
        <w:r w:rsidRPr="006479F9">
          <w:t xml:space="preserve"> in revenue </w:t>
        </w:r>
        <w:proofErr w:type="spellStart"/>
        <w:r w:rsidRPr="006479F9">
          <w:t>tracking</w:t>
        </w:r>
        <w:proofErr w:type="spellEnd"/>
        <w:r w:rsidRPr="006479F9">
          <w:t xml:space="preserve"> (</w:t>
        </w:r>
        <w:proofErr w:type="spellStart"/>
        <w:r w:rsidRPr="006479F9">
          <w:t>customer</w:t>
        </w:r>
        <w:proofErr w:type="spellEnd"/>
        <w:r w:rsidRPr="006479F9">
          <w:t xml:space="preserve"> </w:t>
        </w:r>
        <w:proofErr w:type="spellStart"/>
        <w:r w:rsidRPr="006479F9">
          <w:t>accounting</w:t>
        </w:r>
        <w:proofErr w:type="spellEnd"/>
        <w:r w:rsidRPr="006479F9">
          <w:t xml:space="preserve">) or </w:t>
        </w:r>
        <w:proofErr w:type="spellStart"/>
        <w:r w:rsidRPr="006479F9">
          <w:t>expenditure</w:t>
        </w:r>
        <w:proofErr w:type="spellEnd"/>
        <w:r w:rsidRPr="006479F9">
          <w:t xml:space="preserve"> </w:t>
        </w:r>
      </w:ins>
    </w:p>
    <w:p w14:paraId="1C6B5120" w14:textId="1462B7BF" w:rsidR="006479F9" w:rsidRDefault="006479F9" w:rsidP="006479F9">
      <w:pPr>
        <w:pStyle w:val="Paragraphedeliste"/>
        <w:ind w:left="1440"/>
        <w:rPr>
          <w:ins w:id="1515" w:author="Ned Johnson" w:date="2019-05-13T00:37:00Z"/>
        </w:rPr>
        <w:pPrChange w:id="1516" w:author="Ned Johnson" w:date="2019-05-13T00:37:00Z">
          <w:pPr>
            <w:pStyle w:val="Paragraphedeliste"/>
            <w:numPr>
              <w:ilvl w:val="1"/>
              <w:numId w:val="18"/>
            </w:numPr>
            <w:ind w:left="1440" w:hanging="360"/>
          </w:pPr>
        </w:pPrChange>
      </w:pPr>
      <w:ins w:id="1517" w:author="Ned Johnson" w:date="2019-05-13T00:37:00Z">
        <w:r w:rsidRPr="006479F9">
          <w:t>(</w:t>
        </w:r>
        <w:proofErr w:type="gramStart"/>
        <w:r w:rsidRPr="006479F9">
          <w:t>supplier</w:t>
        </w:r>
        <w:proofErr w:type="gramEnd"/>
        <w:r w:rsidRPr="006479F9">
          <w:t xml:space="preserve"> </w:t>
        </w:r>
        <w:proofErr w:type="spellStart"/>
        <w:r w:rsidRPr="006479F9">
          <w:t>accounting</w:t>
        </w:r>
        <w:proofErr w:type="spellEnd"/>
        <w:r w:rsidRPr="006479F9">
          <w:t>).</w:t>
        </w:r>
      </w:ins>
    </w:p>
    <w:p w14:paraId="16C21913" w14:textId="62CAE2CA" w:rsidR="00182576" w:rsidRPr="001266F8" w:rsidDel="006479F9" w:rsidRDefault="00182576" w:rsidP="006479F9">
      <w:pPr>
        <w:pStyle w:val="Paragraphedeliste"/>
        <w:numPr>
          <w:ilvl w:val="1"/>
          <w:numId w:val="18"/>
        </w:numPr>
        <w:rPr>
          <w:del w:id="1518" w:author="Ned Johnson" w:date="2019-05-13T00:37:00Z"/>
          <w:rPrChange w:id="1519" w:author="herrmannfrancine@gmail.com" w:date="2019-05-10T12:57:00Z">
            <w:rPr>
              <w:del w:id="1520" w:author="Ned Johnson" w:date="2019-05-13T00:37:00Z"/>
              <w:lang w:val="en-GB"/>
            </w:rPr>
          </w:rPrChange>
        </w:rPr>
      </w:pPr>
      <w:del w:id="1521" w:author="Ned Johnson" w:date="2019-05-13T00:37:00Z">
        <w:r w:rsidRPr="001266F8" w:rsidDel="006479F9">
          <w:rPr>
            <w:rPrChange w:id="1522" w:author="herrmannfrancine@gmail.com" w:date="2019-05-10T12:57:00Z">
              <w:rPr>
                <w:lang w:val="en-GB"/>
              </w:rPr>
            </w:rPrChange>
          </w:rPr>
          <w:delText>Il peut être spécialisé sur le suivi des recettes (comptable client) ou des dépenses (comptable fournisseur).</w:delText>
        </w:r>
      </w:del>
    </w:p>
    <w:p w14:paraId="2F48BBE7" w14:textId="1B0CD266" w:rsidR="00182576" w:rsidRPr="001266F8" w:rsidDel="006479F9" w:rsidRDefault="00182576" w:rsidP="006479F9">
      <w:pPr>
        <w:rPr>
          <w:del w:id="1523" w:author="Ned Johnson" w:date="2019-05-13T00:37:00Z"/>
          <w:rPrChange w:id="1524" w:author="herrmannfrancine@gmail.com" w:date="2019-05-10T12:57:00Z">
            <w:rPr>
              <w:del w:id="1525" w:author="Ned Johnson" w:date="2019-05-13T00:37:00Z"/>
              <w:lang w:val="en-GB"/>
            </w:rPr>
          </w:rPrChange>
        </w:rPr>
        <w:pPrChange w:id="1526" w:author="Ned Johnson" w:date="2019-05-13T00:37:00Z">
          <w:pPr>
            <w:pStyle w:val="Paragraphedeliste"/>
            <w:numPr>
              <w:ilvl w:val="1"/>
              <w:numId w:val="18"/>
            </w:numPr>
            <w:ind w:left="1440" w:hanging="360"/>
          </w:pPr>
        </w:pPrChange>
      </w:pPr>
      <w:del w:id="1527" w:author="Ned Johnson" w:date="2019-05-13T00:37:00Z">
        <w:r w:rsidRPr="001266F8" w:rsidDel="006479F9">
          <w:rPr>
            <w:rPrChange w:id="1528" w:author="herrmannfrancine@gmail.com" w:date="2019-05-10T12:57:00Z">
              <w:rPr>
                <w:lang w:val="en-GB"/>
              </w:rPr>
            </w:rPrChange>
          </w:rPr>
          <w:delText>Il exerce son activité en freelance ou est salarié d’un cabinet d’expert-comptable ou d’une entreprise.</w:delText>
        </w:r>
      </w:del>
    </w:p>
    <w:p w14:paraId="145D6A22" w14:textId="25BC4D35" w:rsidR="00182576" w:rsidRPr="00342D61" w:rsidRDefault="006479F9" w:rsidP="006479F9">
      <w:pPr>
        <w:rPr>
          <w:lang w:val="en-GB"/>
        </w:rPr>
        <w:pPrChange w:id="1529" w:author="Ned Johnson" w:date="2019-05-13T00:37:00Z">
          <w:pPr>
            <w:pStyle w:val="Paragraphedeliste"/>
            <w:numPr>
              <w:numId w:val="18"/>
            </w:numPr>
            <w:ind w:left="360" w:hanging="360"/>
          </w:pPr>
        </w:pPrChange>
      </w:pPr>
      <w:ins w:id="1530" w:author="Ned Johnson" w:date="2019-05-13T00:36:00Z">
        <w:r>
          <w:rPr>
            <w:lang w:val="en-GB"/>
          </w:rPr>
          <w:t xml:space="preserve">Expert </w:t>
        </w:r>
        <w:r w:rsidRPr="006479F9">
          <w:rPr>
            <w:lang w:val="en-GB"/>
          </w:rPr>
          <w:t>Accountant</w:t>
        </w:r>
        <w:r w:rsidRPr="00342D61" w:rsidDel="006479F9">
          <w:rPr>
            <w:lang w:val="en-GB"/>
          </w:rPr>
          <w:t xml:space="preserve"> </w:t>
        </w:r>
      </w:ins>
      <w:del w:id="1531" w:author="Ned Johnson" w:date="2019-05-13T00:36:00Z">
        <w:r w:rsidR="00182576" w:rsidRPr="00342D61" w:rsidDel="006479F9">
          <w:rPr>
            <w:lang w:val="en-GB"/>
          </w:rPr>
          <w:delText xml:space="preserve">Expert-comptable </w:delText>
        </w:r>
      </w:del>
      <w:r w:rsidR="00182576" w:rsidRPr="00342D61">
        <w:rPr>
          <w:lang w:val="en-GB"/>
        </w:rPr>
        <w:t>:</w:t>
      </w:r>
    </w:p>
    <w:p w14:paraId="48A64D36" w14:textId="77777777" w:rsidR="006479F9" w:rsidRDefault="006479F9" w:rsidP="006479F9">
      <w:pPr>
        <w:pStyle w:val="Paragraphedeliste"/>
        <w:numPr>
          <w:ilvl w:val="1"/>
          <w:numId w:val="18"/>
        </w:numPr>
        <w:rPr>
          <w:ins w:id="1532" w:author="Ned Johnson" w:date="2019-05-13T00:38:00Z"/>
        </w:rPr>
        <w:pPrChange w:id="1533" w:author="Ned Johnson" w:date="2019-05-13T00:38:00Z">
          <w:pPr>
            <w:pStyle w:val="Paragraphedeliste"/>
            <w:numPr>
              <w:ilvl w:val="1"/>
              <w:numId w:val="18"/>
            </w:numPr>
            <w:ind w:left="1440" w:hanging="360"/>
          </w:pPr>
        </w:pPrChange>
      </w:pPr>
      <w:ins w:id="1534" w:author="Ned Johnson" w:date="2019-05-13T00:38:00Z">
        <w:r w:rsidRPr="006479F9">
          <w:t xml:space="preserve">It stops the </w:t>
        </w:r>
        <w:proofErr w:type="spellStart"/>
        <w:r w:rsidRPr="006479F9">
          <w:t>accounts</w:t>
        </w:r>
        <w:proofErr w:type="spellEnd"/>
        <w:r w:rsidRPr="006479F9">
          <w:t xml:space="preserve"> of a </w:t>
        </w:r>
        <w:proofErr w:type="spellStart"/>
        <w:r w:rsidRPr="006479F9">
          <w:t>company</w:t>
        </w:r>
        <w:proofErr w:type="spellEnd"/>
        <w:r w:rsidRPr="006479F9">
          <w:t xml:space="preserve"> and </w:t>
        </w:r>
        <w:proofErr w:type="spellStart"/>
        <w:r w:rsidRPr="006479F9">
          <w:t>ensures</w:t>
        </w:r>
        <w:proofErr w:type="spellEnd"/>
        <w:r w:rsidRPr="006479F9">
          <w:t xml:space="preserve"> the </w:t>
        </w:r>
        <w:proofErr w:type="spellStart"/>
        <w:r w:rsidRPr="006479F9">
          <w:t>regularity</w:t>
        </w:r>
        <w:proofErr w:type="spellEnd"/>
        <w:r w:rsidRPr="006479F9">
          <w:t xml:space="preserve"> and </w:t>
        </w:r>
        <w:proofErr w:type="spellStart"/>
        <w:r w:rsidRPr="006479F9">
          <w:t>reliability</w:t>
        </w:r>
        <w:proofErr w:type="spellEnd"/>
        <w:r w:rsidRPr="006479F9">
          <w:t xml:space="preserve"> of the </w:t>
        </w:r>
        <w:proofErr w:type="spellStart"/>
        <w:r w:rsidRPr="006479F9">
          <w:t>accounts</w:t>
        </w:r>
        <w:proofErr w:type="spellEnd"/>
        <w:r w:rsidRPr="006479F9">
          <w:t xml:space="preserve"> for </w:t>
        </w:r>
        <w:proofErr w:type="spellStart"/>
        <w:r w:rsidRPr="006479F9">
          <w:t>which</w:t>
        </w:r>
        <w:proofErr w:type="spellEnd"/>
        <w:r w:rsidRPr="006479F9">
          <w:t xml:space="preserve"> </w:t>
        </w:r>
        <w:proofErr w:type="spellStart"/>
        <w:r w:rsidRPr="006479F9">
          <w:t>it</w:t>
        </w:r>
        <w:proofErr w:type="spellEnd"/>
        <w:r w:rsidRPr="006479F9">
          <w:t xml:space="preserve"> </w:t>
        </w:r>
        <w:proofErr w:type="spellStart"/>
        <w:r w:rsidRPr="006479F9">
          <w:t>is</w:t>
        </w:r>
        <w:proofErr w:type="spellEnd"/>
        <w:r w:rsidRPr="006479F9">
          <w:t xml:space="preserve"> </w:t>
        </w:r>
        <w:proofErr w:type="spellStart"/>
        <w:r w:rsidRPr="006479F9">
          <w:t>responsible</w:t>
        </w:r>
        <w:proofErr w:type="spellEnd"/>
        <w:r w:rsidRPr="006479F9">
          <w:t>.</w:t>
        </w:r>
      </w:ins>
    </w:p>
    <w:p w14:paraId="5EBD4C54" w14:textId="327B8B93" w:rsidR="00182576" w:rsidRPr="001266F8" w:rsidDel="006479F9" w:rsidRDefault="00182576" w:rsidP="00182576">
      <w:pPr>
        <w:pStyle w:val="Paragraphedeliste"/>
        <w:numPr>
          <w:ilvl w:val="1"/>
          <w:numId w:val="18"/>
        </w:numPr>
        <w:rPr>
          <w:del w:id="1535" w:author="Ned Johnson" w:date="2019-05-13T00:38:00Z"/>
          <w:rPrChange w:id="1536" w:author="herrmannfrancine@gmail.com" w:date="2019-05-10T12:57:00Z">
            <w:rPr>
              <w:del w:id="1537" w:author="Ned Johnson" w:date="2019-05-13T00:38:00Z"/>
              <w:lang w:val="en-GB"/>
            </w:rPr>
          </w:rPrChange>
        </w:rPr>
      </w:pPr>
      <w:del w:id="1538" w:author="Ned Johnson" w:date="2019-05-13T00:38:00Z">
        <w:r w:rsidRPr="001266F8" w:rsidDel="006479F9">
          <w:rPr>
            <w:rPrChange w:id="1539" w:author="herrmannfrancine@gmail.com" w:date="2019-05-10T12:57:00Z">
              <w:rPr>
                <w:lang w:val="en-GB"/>
              </w:rPr>
            </w:rPrChange>
          </w:rPr>
          <w:delText>Il arrête les comptes d’une entreprise et assure la régularité et la fiabilité des comptes dont il a la responsabilité.</w:delText>
        </w:r>
      </w:del>
    </w:p>
    <w:p w14:paraId="1F261247" w14:textId="3ABBA206" w:rsidR="00182576" w:rsidRPr="001266F8" w:rsidDel="006479F9" w:rsidRDefault="006479F9" w:rsidP="006479F9">
      <w:pPr>
        <w:pStyle w:val="Paragraphedeliste"/>
        <w:numPr>
          <w:ilvl w:val="1"/>
          <w:numId w:val="18"/>
        </w:numPr>
        <w:rPr>
          <w:del w:id="1540" w:author="Ned Johnson" w:date="2019-05-13T00:38:00Z"/>
          <w:rPrChange w:id="1541" w:author="herrmannfrancine@gmail.com" w:date="2019-05-10T12:57:00Z">
            <w:rPr>
              <w:del w:id="1542" w:author="Ned Johnson" w:date="2019-05-13T00:38:00Z"/>
              <w:lang w:val="en-GB"/>
            </w:rPr>
          </w:rPrChange>
        </w:rPr>
      </w:pPr>
      <w:ins w:id="1543" w:author="Ned Johnson" w:date="2019-05-13T00:38:00Z">
        <w:r w:rsidRPr="006479F9">
          <w:t xml:space="preserve">He </w:t>
        </w:r>
        <w:proofErr w:type="spellStart"/>
        <w:r w:rsidRPr="006479F9">
          <w:t>is</w:t>
        </w:r>
        <w:proofErr w:type="spellEnd"/>
        <w:r w:rsidRPr="006479F9">
          <w:t xml:space="preserve"> </w:t>
        </w:r>
        <w:proofErr w:type="spellStart"/>
        <w:r w:rsidRPr="006479F9">
          <w:t>consulted</w:t>
        </w:r>
        <w:proofErr w:type="spellEnd"/>
        <w:r w:rsidRPr="006479F9">
          <w:t xml:space="preserve"> in </w:t>
        </w:r>
        <w:proofErr w:type="spellStart"/>
        <w:r w:rsidRPr="006479F9">
          <w:t>matters</w:t>
        </w:r>
        <w:proofErr w:type="spellEnd"/>
        <w:r w:rsidRPr="006479F9">
          <w:t xml:space="preserve"> of management, </w:t>
        </w:r>
        <w:proofErr w:type="spellStart"/>
        <w:r w:rsidRPr="006479F9">
          <w:t>organization</w:t>
        </w:r>
        <w:proofErr w:type="spellEnd"/>
        <w:r w:rsidRPr="006479F9">
          <w:t xml:space="preserve">, </w:t>
        </w:r>
        <w:proofErr w:type="spellStart"/>
        <w:r w:rsidRPr="006479F9">
          <w:t>tax</w:t>
        </w:r>
        <w:proofErr w:type="spellEnd"/>
        <w:r w:rsidRPr="006479F9">
          <w:t xml:space="preserve"> </w:t>
        </w:r>
        <w:proofErr w:type="spellStart"/>
        <w:r w:rsidRPr="006479F9">
          <w:t>law</w:t>
        </w:r>
        <w:proofErr w:type="spellEnd"/>
        <w:r w:rsidRPr="006479F9">
          <w:t xml:space="preserve"> and social </w:t>
        </w:r>
        <w:proofErr w:type="spellStart"/>
        <w:r w:rsidRPr="006479F9">
          <w:t>law</w:t>
        </w:r>
        <w:proofErr w:type="spellEnd"/>
        <w:r w:rsidRPr="006479F9">
          <w:t>.</w:t>
        </w:r>
      </w:ins>
      <w:del w:id="1544" w:author="Ned Johnson" w:date="2019-05-13T00:38:00Z">
        <w:r w:rsidR="00182576" w:rsidRPr="001266F8" w:rsidDel="006479F9">
          <w:rPr>
            <w:rPrChange w:id="1545" w:author="herrmannfrancine@gmail.com" w:date="2019-05-10T12:57:00Z">
              <w:rPr>
                <w:lang w:val="en-GB"/>
              </w:rPr>
            </w:rPrChange>
          </w:rPr>
          <w:delText>Il est consulté en matière de gestion, d’organisation, de droit fiscal et de droit social.</w:delText>
        </w:r>
      </w:del>
    </w:p>
    <w:p w14:paraId="1297E684" w14:textId="086C3847" w:rsidR="00182576" w:rsidRPr="001266F8" w:rsidDel="001B3498" w:rsidRDefault="00182576" w:rsidP="006479F9">
      <w:pPr>
        <w:pStyle w:val="Paragraphedeliste"/>
        <w:numPr>
          <w:ilvl w:val="1"/>
          <w:numId w:val="18"/>
        </w:numPr>
        <w:rPr>
          <w:del w:id="1546" w:author="Ned Johnson" w:date="2019-05-13T00:40:00Z"/>
          <w:rPrChange w:id="1547" w:author="herrmannfrancine@gmail.com" w:date="2019-05-10T12:57:00Z">
            <w:rPr>
              <w:del w:id="1548" w:author="Ned Johnson" w:date="2019-05-13T00:40:00Z"/>
              <w:lang w:val="en-GB"/>
            </w:rPr>
          </w:rPrChange>
        </w:rPr>
        <w:pPrChange w:id="1549" w:author="Ned Johnson" w:date="2019-05-13T00:38:00Z">
          <w:pPr>
            <w:pStyle w:val="Paragraphedeliste"/>
            <w:numPr>
              <w:ilvl w:val="1"/>
              <w:numId w:val="18"/>
            </w:numPr>
            <w:ind w:left="1440" w:hanging="360"/>
          </w:pPr>
        </w:pPrChange>
      </w:pPr>
      <w:del w:id="1550" w:author="Ned Johnson" w:date="2019-05-13T00:37:00Z">
        <w:r w:rsidRPr="001266F8" w:rsidDel="006479F9">
          <w:rPr>
            <w:rPrChange w:id="1551" w:author="herrmannfrancine@gmail.com" w:date="2019-05-10T12:57:00Z">
              <w:rPr>
                <w:lang w:val="en-GB"/>
              </w:rPr>
            </w:rPrChange>
          </w:rPr>
          <w:delText>Il exerce en libéral ou est salarié d’une entreprise ou d’un cabinet spécialisé.</w:delText>
        </w:r>
      </w:del>
    </w:p>
    <w:p w14:paraId="68731CAF" w14:textId="77777777" w:rsidR="00182576" w:rsidRPr="001266F8" w:rsidRDefault="00182576" w:rsidP="00182576">
      <w:pPr>
        <w:pStyle w:val="Paragraphedeliste"/>
        <w:numPr>
          <w:ilvl w:val="1"/>
          <w:numId w:val="18"/>
        </w:numPr>
        <w:rPr>
          <w:rPrChange w:id="1552" w:author="herrmannfrancine@gmail.com" w:date="2019-05-10T12:57:00Z">
            <w:rPr>
              <w:lang w:val="en-GB"/>
            </w:rPr>
          </w:rPrChange>
        </w:rPr>
        <w:pPrChange w:id="1553" w:author="Ned Johnson" w:date="2019-05-13T00:40:00Z">
          <w:pPr/>
        </w:pPrChange>
      </w:pPr>
    </w:p>
    <w:p w14:paraId="23205166" w14:textId="16BB2166" w:rsidR="00182576" w:rsidRPr="00342D61" w:rsidRDefault="006479F9" w:rsidP="00182576">
      <w:pPr>
        <w:pStyle w:val="Paragraphedeliste"/>
        <w:numPr>
          <w:ilvl w:val="0"/>
          <w:numId w:val="18"/>
        </w:numPr>
        <w:ind w:left="360"/>
        <w:rPr>
          <w:lang w:val="en-GB"/>
        </w:rPr>
      </w:pPr>
      <w:ins w:id="1554" w:author="Ned Johnson" w:date="2019-05-13T00:39:00Z">
        <w:r w:rsidRPr="006479F9">
          <w:rPr>
            <w:lang w:val="en-GB"/>
          </w:rPr>
          <w:t>Tax lawyer</w:t>
        </w:r>
        <w:r w:rsidRPr="00342D61" w:rsidDel="006479F9">
          <w:rPr>
            <w:lang w:val="en-GB"/>
          </w:rPr>
          <w:t xml:space="preserve"> </w:t>
        </w:r>
      </w:ins>
      <w:del w:id="1555" w:author="Ned Johnson" w:date="2019-05-13T00:39:00Z">
        <w:r w:rsidR="00182576" w:rsidRPr="00342D61" w:rsidDel="006479F9">
          <w:rPr>
            <w:lang w:val="en-GB"/>
          </w:rPr>
          <w:delText xml:space="preserve">Avocat fiscaliste </w:delText>
        </w:r>
      </w:del>
      <w:r w:rsidR="00182576" w:rsidRPr="00342D61">
        <w:rPr>
          <w:lang w:val="en-GB"/>
        </w:rPr>
        <w:t>:</w:t>
      </w:r>
    </w:p>
    <w:p w14:paraId="4178B27E" w14:textId="77777777" w:rsidR="006479F9" w:rsidRDefault="006479F9" w:rsidP="00182576">
      <w:pPr>
        <w:pStyle w:val="Paragraphedeliste"/>
        <w:numPr>
          <w:ilvl w:val="1"/>
          <w:numId w:val="18"/>
        </w:numPr>
        <w:rPr>
          <w:ins w:id="1556" w:author="Ned Johnson" w:date="2019-05-13T00:39:00Z"/>
        </w:rPr>
      </w:pPr>
      <w:ins w:id="1557" w:author="Ned Johnson" w:date="2019-05-13T00:39:00Z">
        <w:r w:rsidRPr="006479F9">
          <w:t xml:space="preserve">He </w:t>
        </w:r>
        <w:proofErr w:type="spellStart"/>
        <w:r w:rsidRPr="006479F9">
          <w:t>advises</w:t>
        </w:r>
        <w:proofErr w:type="spellEnd"/>
        <w:r w:rsidRPr="006479F9">
          <w:t xml:space="preserve"> on all issues of </w:t>
        </w:r>
        <w:proofErr w:type="spellStart"/>
        <w:r w:rsidRPr="006479F9">
          <w:t>interest</w:t>
        </w:r>
        <w:proofErr w:type="spellEnd"/>
        <w:r w:rsidRPr="006479F9">
          <w:t xml:space="preserve"> to the </w:t>
        </w:r>
        <w:proofErr w:type="spellStart"/>
        <w:r w:rsidRPr="006479F9">
          <w:t>law</w:t>
        </w:r>
        <w:proofErr w:type="spellEnd"/>
        <w:r w:rsidRPr="006479F9">
          <w:t xml:space="preserve"> and the </w:t>
        </w:r>
        <w:proofErr w:type="spellStart"/>
        <w:r w:rsidRPr="006479F9">
          <w:t>economy</w:t>
        </w:r>
        <w:proofErr w:type="spellEnd"/>
        <w:r w:rsidRPr="006479F9">
          <w:t>.</w:t>
        </w:r>
      </w:ins>
    </w:p>
    <w:p w14:paraId="29DF7825" w14:textId="7A2390D8" w:rsidR="00182576" w:rsidRPr="001266F8" w:rsidDel="006479F9" w:rsidRDefault="00182576" w:rsidP="006479F9">
      <w:pPr>
        <w:pStyle w:val="Paragraphedeliste"/>
        <w:numPr>
          <w:ilvl w:val="0"/>
          <w:numId w:val="18"/>
        </w:numPr>
        <w:rPr>
          <w:del w:id="1558" w:author="Ned Johnson" w:date="2019-05-13T00:39:00Z"/>
          <w:rPrChange w:id="1559" w:author="herrmannfrancine@gmail.com" w:date="2019-05-10T12:57:00Z">
            <w:rPr>
              <w:del w:id="1560" w:author="Ned Johnson" w:date="2019-05-13T00:39:00Z"/>
              <w:lang w:val="en-GB"/>
            </w:rPr>
          </w:rPrChange>
        </w:rPr>
      </w:pPr>
      <w:del w:id="1561" w:author="Ned Johnson" w:date="2019-05-13T00:39:00Z">
        <w:r w:rsidRPr="001266F8" w:rsidDel="006479F9">
          <w:rPr>
            <w:rPrChange w:id="1562" w:author="herrmannfrancine@gmail.com" w:date="2019-05-10T12:57:00Z">
              <w:rPr>
                <w:lang w:val="en-GB"/>
              </w:rPr>
            </w:rPrChange>
          </w:rPr>
          <w:delText>Il conseille sur toutes les questions ayant attrait au droit et à l’économie.</w:delText>
        </w:r>
      </w:del>
    </w:p>
    <w:p w14:paraId="7D10DEDB" w14:textId="73B6FD46" w:rsidR="00182576" w:rsidRPr="001266F8" w:rsidRDefault="00182576" w:rsidP="001B3498">
      <w:pPr>
        <w:pStyle w:val="Paragraphedeliste"/>
        <w:numPr>
          <w:ilvl w:val="1"/>
          <w:numId w:val="18"/>
        </w:numPr>
        <w:rPr>
          <w:rPrChange w:id="1563" w:author="herrmannfrancine@gmail.com" w:date="2019-05-10T12:57:00Z">
            <w:rPr>
              <w:lang w:val="en-GB"/>
            </w:rPr>
          </w:rPrChange>
        </w:rPr>
      </w:pPr>
      <w:del w:id="1564" w:author="Ned Johnson" w:date="2019-05-13T00:40:00Z">
        <w:r w:rsidRPr="001266F8" w:rsidDel="001B3498">
          <w:rPr>
            <w:rPrChange w:id="1565" w:author="herrmannfrancine@gmail.com" w:date="2019-05-10T12:57:00Z">
              <w:rPr>
                <w:lang w:val="en-GB"/>
              </w:rPr>
            </w:rPrChange>
          </w:rPr>
          <w:delText xml:space="preserve">Il </w:delText>
        </w:r>
      </w:del>
      <w:ins w:id="1566" w:author="Ned Johnson" w:date="2019-05-13T00:40:00Z">
        <w:r w:rsidR="001B3498" w:rsidRPr="001B3498">
          <w:t xml:space="preserve">He practices as a </w:t>
        </w:r>
        <w:proofErr w:type="spellStart"/>
        <w:r w:rsidR="001B3498" w:rsidRPr="001B3498">
          <w:t>liberal</w:t>
        </w:r>
        <w:proofErr w:type="spellEnd"/>
        <w:r w:rsidR="001B3498" w:rsidRPr="001B3498">
          <w:t xml:space="preserve"> or as an </w:t>
        </w:r>
        <w:proofErr w:type="spellStart"/>
        <w:r w:rsidR="001B3498" w:rsidRPr="001B3498">
          <w:t>employee</w:t>
        </w:r>
        <w:proofErr w:type="spellEnd"/>
        <w:r w:rsidR="001B3498" w:rsidRPr="001B3498">
          <w:t xml:space="preserve"> in the </w:t>
        </w:r>
        <w:proofErr w:type="spellStart"/>
        <w:r w:rsidR="001B3498" w:rsidRPr="001B3498">
          <w:t>legal</w:t>
        </w:r>
        <w:proofErr w:type="spellEnd"/>
        <w:r w:rsidR="001B3498" w:rsidRPr="001B3498">
          <w:t xml:space="preserve"> </w:t>
        </w:r>
        <w:proofErr w:type="spellStart"/>
        <w:r w:rsidR="001B3498" w:rsidRPr="001B3498">
          <w:t>department</w:t>
        </w:r>
        <w:proofErr w:type="spellEnd"/>
        <w:r w:rsidR="001B3498" w:rsidRPr="001B3498">
          <w:t xml:space="preserve"> of a </w:t>
        </w:r>
        <w:proofErr w:type="spellStart"/>
        <w:r w:rsidR="001B3498" w:rsidRPr="001B3498">
          <w:t>company</w:t>
        </w:r>
        <w:proofErr w:type="spellEnd"/>
        <w:r w:rsidR="001B3498" w:rsidRPr="001B3498">
          <w:t xml:space="preserve"> or a </w:t>
        </w:r>
        <w:proofErr w:type="spellStart"/>
        <w:r w:rsidR="001B3498" w:rsidRPr="001B3498">
          <w:t>specialized</w:t>
        </w:r>
        <w:proofErr w:type="spellEnd"/>
        <w:r w:rsidR="001B3498" w:rsidRPr="001B3498">
          <w:t xml:space="preserve"> </w:t>
        </w:r>
        <w:proofErr w:type="spellStart"/>
        <w:r w:rsidR="001B3498" w:rsidRPr="001B3498">
          <w:t>firm</w:t>
        </w:r>
        <w:proofErr w:type="spellEnd"/>
        <w:r w:rsidR="001B3498" w:rsidRPr="001B3498">
          <w:t>.</w:t>
        </w:r>
      </w:ins>
      <w:del w:id="1567" w:author="Ned Johnson" w:date="2019-05-13T00:40:00Z">
        <w:r w:rsidRPr="001266F8" w:rsidDel="001B3498">
          <w:rPr>
            <w:rPrChange w:id="1568" w:author="herrmannfrancine@gmail.com" w:date="2019-05-10T12:57:00Z">
              <w:rPr>
                <w:lang w:val="en-GB"/>
              </w:rPr>
            </w:rPrChange>
          </w:rPr>
          <w:delText>exerce en libéral ou en tant que salarié dans le service juridique d’une entreprise ou un cabinet spécialisé.</w:delText>
        </w:r>
      </w:del>
    </w:p>
    <w:p w14:paraId="0B427957" w14:textId="2805369B" w:rsidR="00182576" w:rsidRPr="00342D61" w:rsidRDefault="001B3498" w:rsidP="00182576">
      <w:pPr>
        <w:pStyle w:val="Paragraphedeliste"/>
        <w:numPr>
          <w:ilvl w:val="0"/>
          <w:numId w:val="18"/>
        </w:numPr>
        <w:ind w:left="360"/>
        <w:rPr>
          <w:lang w:val="en-GB"/>
        </w:rPr>
      </w:pPr>
      <w:ins w:id="1569" w:author="Ned Johnson" w:date="2019-05-13T00:41:00Z">
        <w:r w:rsidRPr="006479F9">
          <w:rPr>
            <w:lang w:val="en-GB"/>
          </w:rPr>
          <w:t>Criminal lawyer</w:t>
        </w:r>
        <w:r w:rsidRPr="00342D61" w:rsidDel="001B3498">
          <w:rPr>
            <w:lang w:val="en-GB"/>
          </w:rPr>
          <w:t xml:space="preserve"> </w:t>
        </w:r>
      </w:ins>
      <w:del w:id="1570" w:author="Ned Johnson" w:date="2019-05-13T00:41:00Z">
        <w:r w:rsidR="00182576" w:rsidRPr="00342D61" w:rsidDel="001B3498">
          <w:rPr>
            <w:lang w:val="en-GB"/>
          </w:rPr>
          <w:delText xml:space="preserve">Avocat pénaliste </w:delText>
        </w:r>
      </w:del>
      <w:r w:rsidR="00182576" w:rsidRPr="00342D61">
        <w:rPr>
          <w:lang w:val="en-GB"/>
        </w:rPr>
        <w:t>:</w:t>
      </w:r>
    </w:p>
    <w:p w14:paraId="1035A2CD" w14:textId="5FE3DF56" w:rsidR="00182576" w:rsidRPr="001266F8" w:rsidRDefault="00182576" w:rsidP="001B3498">
      <w:pPr>
        <w:pStyle w:val="Paragraphedeliste"/>
        <w:numPr>
          <w:ilvl w:val="1"/>
          <w:numId w:val="18"/>
        </w:numPr>
        <w:rPr>
          <w:rPrChange w:id="1571" w:author="herrmannfrancine@gmail.com" w:date="2019-05-10T12:57:00Z">
            <w:rPr>
              <w:lang w:val="en-GB"/>
            </w:rPr>
          </w:rPrChange>
        </w:rPr>
      </w:pPr>
      <w:del w:id="1572" w:author="Ned Johnson" w:date="2019-05-13T00:41:00Z">
        <w:r w:rsidRPr="001266F8" w:rsidDel="001B3498">
          <w:rPr>
            <w:rPrChange w:id="1573" w:author="herrmannfrancine@gmail.com" w:date="2019-05-10T12:57:00Z">
              <w:rPr>
                <w:lang w:val="en-GB"/>
              </w:rPr>
            </w:rPrChange>
          </w:rPr>
          <w:delText>I</w:delText>
        </w:r>
      </w:del>
      <w:ins w:id="1574" w:author="Ned Johnson" w:date="2019-05-13T00:41:00Z">
        <w:r w:rsidR="001B3498" w:rsidRPr="001B3498">
          <w:t xml:space="preserve">He </w:t>
        </w:r>
        <w:proofErr w:type="spellStart"/>
        <w:r w:rsidR="001B3498" w:rsidRPr="001B3498">
          <w:t>exercises</w:t>
        </w:r>
        <w:proofErr w:type="spellEnd"/>
        <w:r w:rsidR="001B3498" w:rsidRPr="001B3498">
          <w:t xml:space="preserve"> </w:t>
        </w:r>
        <w:proofErr w:type="spellStart"/>
        <w:r w:rsidR="001B3498" w:rsidRPr="001B3498">
          <w:t>before</w:t>
        </w:r>
        <w:proofErr w:type="spellEnd"/>
        <w:r w:rsidR="001B3498" w:rsidRPr="001B3498">
          <w:t xml:space="preserve"> the </w:t>
        </w:r>
        <w:proofErr w:type="spellStart"/>
        <w:r w:rsidR="001B3498" w:rsidRPr="001B3498">
          <w:t>criminal</w:t>
        </w:r>
        <w:proofErr w:type="spellEnd"/>
        <w:r w:rsidR="001B3498" w:rsidRPr="001B3498">
          <w:t xml:space="preserve"> courts the </w:t>
        </w:r>
        <w:proofErr w:type="spellStart"/>
        <w:r w:rsidR="001B3498" w:rsidRPr="001B3498">
          <w:t>defense</w:t>
        </w:r>
        <w:proofErr w:type="spellEnd"/>
        <w:r w:rsidR="001B3498" w:rsidRPr="001B3498">
          <w:t xml:space="preserve"> of </w:t>
        </w:r>
        <w:proofErr w:type="spellStart"/>
        <w:r w:rsidR="001B3498" w:rsidRPr="001B3498">
          <w:t>natural</w:t>
        </w:r>
        <w:proofErr w:type="spellEnd"/>
        <w:r w:rsidR="001B3498" w:rsidRPr="001B3498">
          <w:t xml:space="preserve"> or </w:t>
        </w:r>
        <w:proofErr w:type="spellStart"/>
        <w:r w:rsidR="001B3498" w:rsidRPr="001B3498">
          <w:t>legal</w:t>
        </w:r>
        <w:proofErr w:type="spellEnd"/>
        <w:r w:rsidR="001B3498" w:rsidRPr="001B3498">
          <w:t xml:space="preserve"> </w:t>
        </w:r>
        <w:proofErr w:type="spellStart"/>
        <w:r w:rsidR="001B3498" w:rsidRPr="001B3498">
          <w:t>persons</w:t>
        </w:r>
        <w:proofErr w:type="spellEnd"/>
        <w:r w:rsidR="001B3498" w:rsidRPr="001B3498">
          <w:t xml:space="preserve"> for offenses </w:t>
        </w:r>
        <w:proofErr w:type="spellStart"/>
        <w:r w:rsidR="001B3498" w:rsidRPr="001B3498">
          <w:t>relating</w:t>
        </w:r>
        <w:proofErr w:type="spellEnd"/>
        <w:r w:rsidR="001B3498" w:rsidRPr="001B3498">
          <w:t xml:space="preserve"> to the </w:t>
        </w:r>
        <w:proofErr w:type="spellStart"/>
        <w:r w:rsidR="001B3498" w:rsidRPr="001B3498">
          <w:t>penal</w:t>
        </w:r>
        <w:proofErr w:type="spellEnd"/>
        <w:r w:rsidR="001B3498" w:rsidRPr="001B3498">
          <w:t xml:space="preserve"> code.</w:t>
        </w:r>
      </w:ins>
      <w:del w:id="1575" w:author="Ned Johnson" w:date="2019-05-13T00:41:00Z">
        <w:r w:rsidRPr="001266F8" w:rsidDel="001B3498">
          <w:rPr>
            <w:rPrChange w:id="1576" w:author="herrmannfrancine@gmail.com" w:date="2019-05-10T12:57:00Z">
              <w:rPr>
                <w:lang w:val="en-GB"/>
              </w:rPr>
            </w:rPrChange>
          </w:rPr>
          <w:delText>l exerce devant les tribunaux pénaux la défense de personnes physiques ou morales pour des infractions relatives au code pénal.</w:delText>
        </w:r>
      </w:del>
    </w:p>
    <w:p w14:paraId="74B33BAE" w14:textId="77777777" w:rsidR="00182576" w:rsidRPr="001266F8" w:rsidRDefault="00182576" w:rsidP="00182576">
      <w:pPr>
        <w:pStyle w:val="Paragraphedeliste"/>
        <w:ind w:left="1440"/>
        <w:rPr>
          <w:rPrChange w:id="1577" w:author="herrmannfrancine@gmail.com" w:date="2019-05-10T12:57:00Z">
            <w:rPr>
              <w:lang w:val="en-GB"/>
            </w:rPr>
          </w:rPrChange>
        </w:rPr>
      </w:pPr>
    </w:p>
    <w:p w14:paraId="1B057EAB" w14:textId="4CBF9C25" w:rsidR="00182576" w:rsidRDefault="00182576" w:rsidP="00182576">
      <w:pPr>
        <w:pStyle w:val="Paragraphedeliste"/>
        <w:numPr>
          <w:ilvl w:val="0"/>
          <w:numId w:val="18"/>
        </w:numPr>
        <w:ind w:left="360"/>
        <w:rPr>
          <w:ins w:id="1578" w:author="Ned Johnson" w:date="2019-05-13T00:39:00Z"/>
          <w:lang w:val="en-GB"/>
        </w:rPr>
      </w:pPr>
      <w:r w:rsidRPr="00342D61">
        <w:rPr>
          <w:lang w:val="en-GB"/>
        </w:rPr>
        <w:t>Secr</w:t>
      </w:r>
      <w:ins w:id="1579" w:author="Ned Johnson" w:date="2019-05-13T00:41:00Z">
        <w:r w:rsidR="001B3498">
          <w:rPr>
            <w:lang w:val="en-GB"/>
          </w:rPr>
          <w:t>etary</w:t>
        </w:r>
      </w:ins>
      <w:del w:id="1580" w:author="Ned Johnson" w:date="2019-05-13T00:41:00Z">
        <w:r w:rsidRPr="00342D61" w:rsidDel="001B3498">
          <w:rPr>
            <w:lang w:val="en-GB"/>
          </w:rPr>
          <w:delText>étaire</w:delText>
        </w:r>
      </w:del>
      <w:r w:rsidRPr="00342D61">
        <w:rPr>
          <w:lang w:val="en-GB"/>
        </w:rPr>
        <w:t xml:space="preserve"> (Assistant</w:t>
      </w:r>
      <w:del w:id="1581" w:author="Ned Johnson" w:date="2019-05-13T00:41:00Z">
        <w:r w:rsidRPr="00342D61" w:rsidDel="001B3498">
          <w:rPr>
            <w:lang w:val="en-GB"/>
          </w:rPr>
          <w:delText>(e)</w:delText>
        </w:r>
      </w:del>
      <w:r w:rsidRPr="00342D61">
        <w:rPr>
          <w:lang w:val="en-GB"/>
        </w:rPr>
        <w:t>) :</w:t>
      </w:r>
    </w:p>
    <w:p w14:paraId="5065E2AF" w14:textId="74436158" w:rsidR="006479F9" w:rsidDel="001B3498" w:rsidRDefault="001B3498" w:rsidP="001B3498">
      <w:pPr>
        <w:pStyle w:val="Paragraphedeliste"/>
        <w:numPr>
          <w:ilvl w:val="1"/>
          <w:numId w:val="18"/>
        </w:numPr>
        <w:rPr>
          <w:del w:id="1582" w:author="Ned Johnson" w:date="2019-05-13T00:39:00Z"/>
        </w:rPr>
        <w:pPrChange w:id="1583" w:author="Ned Johnson" w:date="2019-05-13T00:41:00Z">
          <w:pPr>
            <w:pStyle w:val="Paragraphedeliste"/>
            <w:numPr>
              <w:ilvl w:val="1"/>
              <w:numId w:val="18"/>
            </w:numPr>
            <w:ind w:left="1440" w:hanging="360"/>
          </w:pPr>
        </w:pPrChange>
      </w:pPr>
      <w:ins w:id="1584" w:author="Ned Johnson" w:date="2019-05-13T00:42:00Z">
        <w:r w:rsidRPr="001B3498">
          <w:t xml:space="preserve">He </w:t>
        </w:r>
        <w:proofErr w:type="spellStart"/>
        <w:r w:rsidRPr="001B3498">
          <w:t>works</w:t>
        </w:r>
        <w:proofErr w:type="spellEnd"/>
        <w:r w:rsidRPr="001B3498">
          <w:t xml:space="preserve"> for one or more service managers, and </w:t>
        </w:r>
        <w:proofErr w:type="spellStart"/>
        <w:r w:rsidRPr="001B3498">
          <w:t>is</w:t>
        </w:r>
        <w:proofErr w:type="spellEnd"/>
        <w:r w:rsidRPr="001B3498">
          <w:t xml:space="preserve"> the </w:t>
        </w:r>
        <w:proofErr w:type="spellStart"/>
        <w:r w:rsidRPr="001B3498">
          <w:t>internal</w:t>
        </w:r>
        <w:proofErr w:type="spellEnd"/>
        <w:r w:rsidRPr="001B3498">
          <w:t xml:space="preserve"> </w:t>
        </w:r>
        <w:proofErr w:type="spellStart"/>
        <w:r w:rsidRPr="001B3498">
          <w:t>interlocutor</w:t>
        </w:r>
        <w:proofErr w:type="spellEnd"/>
        <w:r w:rsidRPr="001B3498">
          <w:t xml:space="preserve"> of the </w:t>
        </w:r>
        <w:proofErr w:type="spellStart"/>
        <w:r w:rsidRPr="001B3498">
          <w:t>company</w:t>
        </w:r>
        <w:proofErr w:type="spellEnd"/>
        <w:r w:rsidRPr="001B3498">
          <w:t xml:space="preserve"> and </w:t>
        </w:r>
        <w:proofErr w:type="spellStart"/>
        <w:r w:rsidRPr="001B3498">
          <w:t>its</w:t>
        </w:r>
        <w:proofErr w:type="spellEnd"/>
        <w:r w:rsidRPr="001B3498">
          <w:t xml:space="preserve"> </w:t>
        </w:r>
        <w:proofErr w:type="spellStart"/>
        <w:r w:rsidRPr="001B3498">
          <w:t>external</w:t>
        </w:r>
        <w:proofErr w:type="spellEnd"/>
        <w:r w:rsidRPr="001B3498">
          <w:t xml:space="preserve"> </w:t>
        </w:r>
        <w:proofErr w:type="spellStart"/>
        <w:r w:rsidRPr="001B3498">
          <w:t>partners</w:t>
        </w:r>
        <w:proofErr w:type="spellEnd"/>
        <w:r w:rsidRPr="001B3498">
          <w:t>.</w:t>
        </w:r>
      </w:ins>
      <w:moveToRangeStart w:id="1585" w:author="Ned Johnson" w:date="2019-05-13T00:39:00Z" w:name="move8600360"/>
      <w:moveTo w:id="1586" w:author="Ned Johnson" w:date="2019-05-13T00:39:00Z">
        <w:del w:id="1587" w:author="Ned Johnson" w:date="2019-05-13T00:42:00Z">
          <w:r w:rsidR="006479F9" w:rsidRPr="003D1836" w:rsidDel="001B3498">
            <w:delText>Il travaille pour un ou plusieurs chefs de services, et est l’interlocuteur interne de l’entreprise et de ses partenaires extérieurs.</w:delText>
          </w:r>
        </w:del>
      </w:moveTo>
    </w:p>
    <w:p w14:paraId="3E1821A4" w14:textId="77777777" w:rsidR="001B3498" w:rsidRPr="003D1836" w:rsidRDefault="001B3498" w:rsidP="00CD1835">
      <w:pPr>
        <w:pStyle w:val="Paragraphedeliste"/>
        <w:numPr>
          <w:ilvl w:val="1"/>
          <w:numId w:val="18"/>
        </w:numPr>
        <w:rPr>
          <w:ins w:id="1588" w:author="Ned Johnson" w:date="2019-05-13T00:41:00Z"/>
          <w:moveTo w:id="1589" w:author="Ned Johnson" w:date="2019-05-13T00:39:00Z"/>
        </w:rPr>
      </w:pPr>
    </w:p>
    <w:moveToRangeEnd w:id="1585"/>
    <w:p w14:paraId="3F76ECC4" w14:textId="77777777" w:rsidR="006479F9" w:rsidRPr="006479F9" w:rsidDel="001B3498" w:rsidRDefault="006479F9" w:rsidP="001B3498">
      <w:pPr>
        <w:pStyle w:val="Paragraphedeliste"/>
        <w:numPr>
          <w:ilvl w:val="0"/>
          <w:numId w:val="18"/>
        </w:numPr>
        <w:rPr>
          <w:del w:id="1590" w:author="Ned Johnson" w:date="2019-05-13T00:41:00Z"/>
          <w:lang w:val="en-GB"/>
          <w:rPrChange w:id="1591" w:author="Ned Johnson" w:date="2019-05-13T00:39:00Z">
            <w:rPr>
              <w:del w:id="1592" w:author="Ned Johnson" w:date="2019-05-13T00:41:00Z"/>
              <w:lang w:val="en-GB"/>
            </w:rPr>
          </w:rPrChange>
        </w:rPr>
        <w:pPrChange w:id="1593" w:author="Ned Johnson" w:date="2019-05-13T00:41:00Z">
          <w:pPr>
            <w:pStyle w:val="Paragraphedeliste"/>
            <w:numPr>
              <w:numId w:val="18"/>
            </w:numPr>
            <w:ind w:left="360" w:hanging="360"/>
          </w:pPr>
        </w:pPrChange>
      </w:pPr>
    </w:p>
    <w:p w14:paraId="3CD934B9" w14:textId="585AA3CA" w:rsidR="00182576" w:rsidDel="001B3498" w:rsidRDefault="00182576" w:rsidP="001B3498">
      <w:pPr>
        <w:pStyle w:val="Paragraphedeliste"/>
        <w:numPr>
          <w:ilvl w:val="1"/>
          <w:numId w:val="18"/>
        </w:numPr>
        <w:rPr>
          <w:del w:id="1594" w:author="Ned Johnson" w:date="2019-05-13T00:41:00Z"/>
        </w:rPr>
        <w:pPrChange w:id="1595" w:author="Ned Johnson" w:date="2019-05-13T00:41:00Z">
          <w:pPr>
            <w:pStyle w:val="Paragraphedeliste"/>
            <w:numPr>
              <w:ilvl w:val="1"/>
              <w:numId w:val="18"/>
            </w:numPr>
            <w:ind w:left="1440" w:hanging="360"/>
          </w:pPr>
        </w:pPrChange>
      </w:pPr>
      <w:del w:id="1596" w:author="Ned Johnson" w:date="2019-05-13T00:42:00Z">
        <w:r w:rsidRPr="001266F8" w:rsidDel="001B3498">
          <w:rPr>
            <w:rPrChange w:id="1597" w:author="herrmannfrancine@gmail.com" w:date="2019-05-10T12:57:00Z">
              <w:rPr>
                <w:lang w:val="en-GB"/>
              </w:rPr>
            </w:rPrChange>
          </w:rPr>
          <w:delText>Réalise, met en forme les courriers et documents.</w:delText>
        </w:r>
      </w:del>
      <w:proofErr w:type="spellStart"/>
      <w:ins w:id="1598" w:author="Ned Johnson" w:date="2019-05-13T00:42:00Z">
        <w:r w:rsidR="001B3498">
          <w:t>Makes</w:t>
        </w:r>
        <w:proofErr w:type="spellEnd"/>
        <w:r w:rsidR="001B3498">
          <w:t xml:space="preserve">, </w:t>
        </w:r>
        <w:r w:rsidR="001B3498" w:rsidRPr="001B3498">
          <w:t>formats mail and documents.</w:t>
        </w:r>
      </w:ins>
    </w:p>
    <w:p w14:paraId="2B00811E" w14:textId="77777777" w:rsidR="001B3498" w:rsidRPr="001266F8" w:rsidRDefault="001B3498" w:rsidP="001B3498">
      <w:pPr>
        <w:pStyle w:val="Paragraphedeliste"/>
        <w:numPr>
          <w:ilvl w:val="1"/>
          <w:numId w:val="18"/>
        </w:numPr>
        <w:rPr>
          <w:ins w:id="1599" w:author="Ned Johnson" w:date="2019-05-13T00:41:00Z"/>
          <w:rPrChange w:id="1600" w:author="herrmannfrancine@gmail.com" w:date="2019-05-10T12:57:00Z">
            <w:rPr>
              <w:ins w:id="1601" w:author="Ned Johnson" w:date="2019-05-13T00:41:00Z"/>
              <w:lang w:val="en-GB"/>
            </w:rPr>
          </w:rPrChange>
        </w:rPr>
        <w:pPrChange w:id="1602" w:author="Ned Johnson" w:date="2019-05-13T00:41:00Z">
          <w:pPr>
            <w:pStyle w:val="Paragraphedeliste"/>
            <w:numPr>
              <w:ilvl w:val="1"/>
              <w:numId w:val="18"/>
            </w:numPr>
            <w:ind w:left="1440" w:hanging="360"/>
          </w:pPr>
        </w:pPrChange>
      </w:pPr>
    </w:p>
    <w:p w14:paraId="73C8656F" w14:textId="47C760EF" w:rsidR="00182576" w:rsidRPr="001B3498" w:rsidRDefault="00182576" w:rsidP="001B3498">
      <w:pPr>
        <w:pStyle w:val="Paragraphedeliste"/>
        <w:numPr>
          <w:ilvl w:val="1"/>
          <w:numId w:val="18"/>
        </w:numPr>
        <w:rPr>
          <w:lang w:val="en-GB"/>
          <w:rPrChange w:id="1603" w:author="Ned Johnson" w:date="2019-05-13T00:41:00Z">
            <w:rPr>
              <w:lang w:val="en-GB"/>
            </w:rPr>
          </w:rPrChange>
        </w:rPr>
        <w:pPrChange w:id="1604" w:author="Ned Johnson" w:date="2019-05-13T00:41:00Z">
          <w:pPr>
            <w:pStyle w:val="Paragraphedeliste"/>
            <w:numPr>
              <w:ilvl w:val="1"/>
              <w:numId w:val="18"/>
            </w:numPr>
            <w:ind w:left="1440" w:hanging="360"/>
          </w:pPr>
        </w:pPrChange>
      </w:pPr>
      <w:del w:id="1605" w:author="Ned Johnson" w:date="2019-05-13T00:43:00Z">
        <w:r w:rsidRPr="001B3498" w:rsidDel="001B3498">
          <w:rPr>
            <w:lang w:val="en-GB"/>
            <w:rPrChange w:id="1606" w:author="Ned Johnson" w:date="2019-05-13T00:41:00Z">
              <w:rPr>
                <w:lang w:val="en-GB"/>
              </w:rPr>
            </w:rPrChange>
          </w:rPr>
          <w:delText>Assure une permanence téléphonique.</w:delText>
        </w:r>
      </w:del>
      <w:ins w:id="1607" w:author="Ned Johnson" w:date="2019-05-13T00:43:00Z">
        <w:r w:rsidR="001B3498" w:rsidRPr="001B3498">
          <w:rPr>
            <w:lang w:val="en-GB"/>
          </w:rPr>
          <w:t>Provides a hotline.</w:t>
        </w:r>
      </w:ins>
    </w:p>
    <w:p w14:paraId="69E8576C" w14:textId="244C8A62" w:rsidR="00182576" w:rsidRPr="001266F8" w:rsidRDefault="00182576" w:rsidP="001B3498">
      <w:pPr>
        <w:pStyle w:val="Paragraphedeliste"/>
        <w:numPr>
          <w:ilvl w:val="1"/>
          <w:numId w:val="18"/>
        </w:numPr>
        <w:rPr>
          <w:rPrChange w:id="1608" w:author="herrmannfrancine@gmail.com" w:date="2019-05-10T12:57:00Z">
            <w:rPr>
              <w:lang w:val="en-GB"/>
            </w:rPr>
          </w:rPrChange>
        </w:rPr>
      </w:pPr>
      <w:del w:id="1609" w:author="Ned Johnson" w:date="2019-05-13T00:43:00Z">
        <w:r w:rsidRPr="001266F8" w:rsidDel="001B3498">
          <w:rPr>
            <w:rPrChange w:id="1610" w:author="herrmannfrancine@gmail.com" w:date="2019-05-10T12:57:00Z">
              <w:rPr>
                <w:lang w:val="en-GB"/>
              </w:rPr>
            </w:rPrChange>
          </w:rPr>
          <w:delText>Gère l’agenda et les rendez-vous.</w:delText>
        </w:r>
      </w:del>
      <w:ins w:id="1611" w:author="Ned Johnson" w:date="2019-05-13T00:43:00Z">
        <w:r w:rsidR="001B3498" w:rsidRPr="001B3498">
          <w:t xml:space="preserve">Manage the agenda and </w:t>
        </w:r>
        <w:proofErr w:type="spellStart"/>
        <w:r w:rsidR="001B3498" w:rsidRPr="001B3498">
          <w:t>appointments</w:t>
        </w:r>
        <w:proofErr w:type="spellEnd"/>
        <w:r w:rsidR="001B3498" w:rsidRPr="001B3498">
          <w:t>.</w:t>
        </w:r>
      </w:ins>
    </w:p>
    <w:p w14:paraId="116EAD11" w14:textId="535531A9" w:rsidR="00182576" w:rsidRPr="00342D61" w:rsidRDefault="00182576" w:rsidP="001B3498">
      <w:pPr>
        <w:pStyle w:val="Paragraphedeliste"/>
        <w:numPr>
          <w:ilvl w:val="1"/>
          <w:numId w:val="18"/>
        </w:numPr>
        <w:rPr>
          <w:lang w:val="en-GB"/>
        </w:rPr>
      </w:pPr>
      <w:del w:id="1612" w:author="Ned Johnson" w:date="2019-05-13T00:43:00Z">
        <w:r w:rsidRPr="00342D61" w:rsidDel="001B3498">
          <w:rPr>
            <w:lang w:val="en-GB"/>
          </w:rPr>
          <w:delText>Assure l’accueil.</w:delText>
        </w:r>
      </w:del>
      <w:ins w:id="1613" w:author="Ned Johnson" w:date="2019-05-13T00:43:00Z">
        <w:r w:rsidR="001B3498" w:rsidRPr="001B3498">
          <w:rPr>
            <w:lang w:val="en-GB"/>
          </w:rPr>
          <w:t>Ensures the reception.</w:t>
        </w:r>
      </w:ins>
    </w:p>
    <w:p w14:paraId="5DF22F0E" w14:textId="2CAE8CEF" w:rsidR="00182576" w:rsidRPr="001266F8" w:rsidRDefault="00182576" w:rsidP="001B3498">
      <w:pPr>
        <w:pStyle w:val="Paragraphedeliste"/>
        <w:numPr>
          <w:ilvl w:val="1"/>
          <w:numId w:val="18"/>
        </w:numPr>
        <w:rPr>
          <w:rPrChange w:id="1614" w:author="herrmannfrancine@gmail.com" w:date="2019-05-10T12:57:00Z">
            <w:rPr>
              <w:lang w:val="en-GB"/>
            </w:rPr>
          </w:rPrChange>
        </w:rPr>
      </w:pPr>
      <w:del w:id="1615" w:author="Ned Johnson" w:date="2019-05-13T00:43:00Z">
        <w:r w:rsidRPr="001266F8" w:rsidDel="001B3498">
          <w:rPr>
            <w:rPrChange w:id="1616" w:author="herrmannfrancine@gmail.com" w:date="2019-05-10T12:57:00Z">
              <w:rPr>
                <w:lang w:val="en-GB"/>
              </w:rPr>
            </w:rPrChange>
          </w:rPr>
          <w:delText>Organise les réunions et séminaire.</w:delText>
        </w:r>
      </w:del>
      <w:proofErr w:type="spellStart"/>
      <w:ins w:id="1617" w:author="Ned Johnson" w:date="2019-05-13T00:43:00Z">
        <w:r w:rsidR="001B3498" w:rsidRPr="001B3498">
          <w:t>Organize</w:t>
        </w:r>
        <w:proofErr w:type="spellEnd"/>
        <w:r w:rsidR="001B3498" w:rsidRPr="001B3498">
          <w:t xml:space="preserve"> the meetings and </w:t>
        </w:r>
        <w:proofErr w:type="spellStart"/>
        <w:r w:rsidR="001B3498" w:rsidRPr="001B3498">
          <w:t>seminar</w:t>
        </w:r>
        <w:proofErr w:type="spellEnd"/>
        <w:r w:rsidR="001B3498" w:rsidRPr="001B3498">
          <w:t>.</w:t>
        </w:r>
      </w:ins>
    </w:p>
    <w:p w14:paraId="2F0409AC" w14:textId="044DC734" w:rsidR="00182576" w:rsidRPr="001266F8" w:rsidDel="006479F9" w:rsidRDefault="00182576" w:rsidP="00182576">
      <w:pPr>
        <w:pStyle w:val="Paragraphedeliste"/>
        <w:numPr>
          <w:ilvl w:val="1"/>
          <w:numId w:val="18"/>
        </w:numPr>
        <w:rPr>
          <w:moveFrom w:id="1618" w:author="Ned Johnson" w:date="2019-05-13T00:39:00Z"/>
          <w:rPrChange w:id="1619" w:author="herrmannfrancine@gmail.com" w:date="2019-05-10T12:57:00Z">
            <w:rPr>
              <w:moveFrom w:id="1620" w:author="Ned Johnson" w:date="2019-05-13T00:39:00Z"/>
              <w:lang w:val="en-GB"/>
            </w:rPr>
          </w:rPrChange>
        </w:rPr>
      </w:pPr>
      <w:moveFromRangeStart w:id="1621" w:author="Ned Johnson" w:date="2019-05-13T00:39:00Z" w:name="move8600360"/>
      <w:moveFrom w:id="1622" w:author="Ned Johnson" w:date="2019-05-13T00:39:00Z">
        <w:r w:rsidRPr="001266F8" w:rsidDel="006479F9">
          <w:rPr>
            <w:rPrChange w:id="1623" w:author="herrmannfrancine@gmail.com" w:date="2019-05-10T12:57:00Z">
              <w:rPr>
                <w:lang w:val="en-GB"/>
              </w:rPr>
            </w:rPrChange>
          </w:rPr>
          <w:t>Il travaille pour un ou plusieurs chefs de services, et est l’interlocuteur interne de l’entreprise et de ses partenaires extérieurs.</w:t>
        </w:r>
      </w:moveFrom>
    </w:p>
    <w:moveFromRangeEnd w:id="1621"/>
    <w:p w14:paraId="48F3E04E" w14:textId="77777777" w:rsidR="00182576" w:rsidRPr="001266F8" w:rsidRDefault="00182576">
      <w:pPr>
        <w:rPr>
          <w:rPrChange w:id="1624" w:author="herrmannfrancine@gmail.com" w:date="2019-05-10T12:57:00Z">
            <w:rPr>
              <w:lang w:val="en-GB"/>
            </w:rPr>
          </w:rPrChange>
        </w:rPr>
      </w:pPr>
      <w:r w:rsidRPr="001266F8">
        <w:rPr>
          <w:rPrChange w:id="1625" w:author="herrmannfrancine@gmail.com" w:date="2019-05-10T12:57:00Z">
            <w:rPr>
              <w:lang w:val="en-GB"/>
            </w:rPr>
          </w:rPrChange>
        </w:rPr>
        <w:br w:type="page"/>
      </w:r>
    </w:p>
    <w:p w14:paraId="4EF0DB7D" w14:textId="3876CD6E" w:rsidR="00121E54" w:rsidRPr="00342D61" w:rsidRDefault="00121E54" w:rsidP="00121E54">
      <w:pPr>
        <w:pStyle w:val="Titre1"/>
        <w:rPr>
          <w:lang w:val="en-GB"/>
        </w:rPr>
      </w:pPr>
      <w:bookmarkStart w:id="1626" w:name="_Toc8602874"/>
      <w:r w:rsidRPr="00342D61">
        <w:rPr>
          <w:lang w:val="en-GB"/>
        </w:rPr>
        <w:lastRenderedPageBreak/>
        <w:t>Annexe 2 : GEA-NZ : Government Ent</w:t>
      </w:r>
      <w:ins w:id="1627" w:author="Ned Johnson" w:date="2019-05-12T20:23:00Z">
        <w:r w:rsidR="004F6F43">
          <w:rPr>
            <w:lang w:val="en-GB"/>
          </w:rPr>
          <w:t>er</w:t>
        </w:r>
      </w:ins>
      <w:del w:id="1628" w:author="Ned Johnson" w:date="2019-05-12T20:23:00Z">
        <w:r w:rsidRPr="00342D61" w:rsidDel="004F6F43">
          <w:rPr>
            <w:lang w:val="en-GB"/>
          </w:rPr>
          <w:delText>re</w:delText>
        </w:r>
      </w:del>
      <w:r w:rsidRPr="00342D61">
        <w:rPr>
          <w:lang w:val="en-GB"/>
        </w:rPr>
        <w:t>prise Architecture New -Zealand</w:t>
      </w:r>
      <w:bookmarkEnd w:id="1626"/>
    </w:p>
    <w:p w14:paraId="09212B5F" w14:textId="77777777" w:rsidR="00467F7C" w:rsidRPr="00342D61" w:rsidRDefault="00121E54">
      <w:pPr>
        <w:rPr>
          <w:lang w:val="en-GB"/>
        </w:rPr>
      </w:pPr>
      <w:r w:rsidRPr="00342D61">
        <w:rPr>
          <w:noProof/>
          <w:lang w:eastAsia="fr-FR"/>
        </w:rPr>
        <w:drawing>
          <wp:anchor distT="0" distB="0" distL="114300" distR="114300" simplePos="0" relativeHeight="251658239" behindDoc="1" locked="0" layoutInCell="1" allowOverlap="1" wp14:anchorId="1535844D" wp14:editId="41212DDA">
            <wp:simplePos x="0" y="0"/>
            <wp:positionH relativeFrom="margin">
              <wp:align>left</wp:align>
            </wp:positionH>
            <wp:positionV relativeFrom="paragraph">
              <wp:posOffset>7419</wp:posOffset>
            </wp:positionV>
            <wp:extent cx="5760720" cy="3653790"/>
            <wp:effectExtent l="0" t="0" r="0" b="3810"/>
            <wp:wrapNone/>
            <wp:docPr id="6" name="Image 6" descr="C:\Users\nimesker2u\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mesker2u\Downloads\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653790"/>
                    </a:xfrm>
                    <a:prstGeom prst="rect">
                      <a:avLst/>
                    </a:prstGeom>
                    <a:noFill/>
                    <a:ln>
                      <a:noFill/>
                    </a:ln>
                  </pic:spPr>
                </pic:pic>
              </a:graphicData>
            </a:graphic>
          </wp:anchor>
        </w:drawing>
      </w:r>
    </w:p>
    <w:p w14:paraId="588990A2" w14:textId="77777777" w:rsidR="00467F7C" w:rsidRPr="00342D61" w:rsidRDefault="00467F7C">
      <w:pPr>
        <w:rPr>
          <w:lang w:val="en-GB"/>
        </w:rPr>
      </w:pPr>
    </w:p>
    <w:p w14:paraId="307E8EBD" w14:textId="77777777" w:rsidR="00467F7C" w:rsidRPr="00342D61" w:rsidRDefault="00467F7C">
      <w:pPr>
        <w:rPr>
          <w:lang w:val="en-GB"/>
        </w:rPr>
      </w:pPr>
    </w:p>
    <w:p w14:paraId="0236B41E" w14:textId="77777777" w:rsidR="00467F7C" w:rsidRPr="00342D61" w:rsidRDefault="00467F7C">
      <w:pPr>
        <w:rPr>
          <w:lang w:val="en-GB"/>
        </w:rPr>
      </w:pPr>
    </w:p>
    <w:p w14:paraId="07A89302" w14:textId="77777777" w:rsidR="0040390A" w:rsidRPr="00342D61" w:rsidRDefault="0040390A" w:rsidP="001001E5">
      <w:pPr>
        <w:rPr>
          <w:lang w:val="en-GB"/>
        </w:rPr>
      </w:pPr>
    </w:p>
    <w:p w14:paraId="691C585E" w14:textId="77777777" w:rsidR="00034646" w:rsidRPr="00342D61" w:rsidRDefault="00121E54">
      <w:pPr>
        <w:rPr>
          <w:lang w:val="en-GB"/>
        </w:rPr>
      </w:pPr>
      <w:r w:rsidRPr="00342D61">
        <w:rPr>
          <w:noProof/>
          <w:lang w:eastAsia="fr-FR"/>
        </w:rPr>
        <w:drawing>
          <wp:anchor distT="0" distB="0" distL="114300" distR="114300" simplePos="0" relativeHeight="251663360" behindDoc="1" locked="0" layoutInCell="1" allowOverlap="1" wp14:anchorId="30E8E0A8" wp14:editId="70FF6C6A">
            <wp:simplePos x="0" y="0"/>
            <wp:positionH relativeFrom="margin">
              <wp:align>left</wp:align>
            </wp:positionH>
            <wp:positionV relativeFrom="paragraph">
              <wp:posOffset>4613430</wp:posOffset>
            </wp:positionV>
            <wp:extent cx="5760720" cy="2854277"/>
            <wp:effectExtent l="0" t="0" r="0" b="3810"/>
            <wp:wrapNone/>
            <wp:docPr id="8" name="Image 8" descr="C:\Users\nimesker2u\Downloads\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mesker2u\Downloads\Untitled Diagram-Pag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anchor>
        </w:drawing>
      </w:r>
      <w:r w:rsidRPr="00342D61">
        <w:rPr>
          <w:noProof/>
          <w:lang w:eastAsia="fr-FR"/>
        </w:rPr>
        <w:drawing>
          <wp:anchor distT="0" distB="0" distL="114300" distR="114300" simplePos="0" relativeHeight="251657214" behindDoc="0" locked="0" layoutInCell="1" allowOverlap="1" wp14:anchorId="11EF011E" wp14:editId="190A90E0">
            <wp:simplePos x="0" y="0"/>
            <wp:positionH relativeFrom="margin">
              <wp:align>left</wp:align>
            </wp:positionH>
            <wp:positionV relativeFrom="paragraph">
              <wp:posOffset>2168168</wp:posOffset>
            </wp:positionV>
            <wp:extent cx="5760720" cy="2491105"/>
            <wp:effectExtent l="0" t="0" r="0" b="4445"/>
            <wp:wrapNone/>
            <wp:docPr id="7" name="Image 7" descr="C:\Users\nimesker2u\Downloads\Untitled Diagram-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mesker2u\Downloads\Untitled Diagram-P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91105"/>
                    </a:xfrm>
                    <a:prstGeom prst="rect">
                      <a:avLst/>
                    </a:prstGeom>
                    <a:noFill/>
                    <a:ln>
                      <a:noFill/>
                    </a:ln>
                  </pic:spPr>
                </pic:pic>
              </a:graphicData>
            </a:graphic>
          </wp:anchor>
        </w:drawing>
      </w:r>
      <w:r w:rsidR="0040390A" w:rsidRPr="00342D61">
        <w:rPr>
          <w:lang w:val="en-GB"/>
        </w:rPr>
        <w:br w:type="page"/>
      </w:r>
    </w:p>
    <w:p w14:paraId="7F76F829" w14:textId="77777777" w:rsidR="00034646" w:rsidRPr="00342D61" w:rsidRDefault="0048221F" w:rsidP="00034646">
      <w:pPr>
        <w:pStyle w:val="Titre1"/>
        <w:rPr>
          <w:lang w:val="en-GB"/>
        </w:rPr>
      </w:pPr>
      <w:bookmarkStart w:id="1629" w:name="_Toc8602875"/>
      <w:r w:rsidRPr="00342D61">
        <w:rPr>
          <w:lang w:val="en-GB"/>
        </w:rPr>
        <w:lastRenderedPageBreak/>
        <w:t xml:space="preserve">Annexe </w:t>
      </w:r>
      <w:proofErr w:type="gramStart"/>
      <w:r w:rsidRPr="00342D61">
        <w:rPr>
          <w:lang w:val="en-GB"/>
        </w:rPr>
        <w:t>2</w:t>
      </w:r>
      <w:r w:rsidR="00034646" w:rsidRPr="00342D61">
        <w:rPr>
          <w:lang w:val="en-GB"/>
        </w:rPr>
        <w:t> :</w:t>
      </w:r>
      <w:proofErr w:type="gramEnd"/>
      <w:r w:rsidR="00034646" w:rsidRPr="00342D61">
        <w:rPr>
          <w:lang w:val="en-GB"/>
        </w:rPr>
        <w:t xml:space="preserve"> </w:t>
      </w:r>
      <w:proofErr w:type="spellStart"/>
      <w:r w:rsidR="00034646" w:rsidRPr="00342D61">
        <w:rPr>
          <w:lang w:val="en-GB"/>
        </w:rPr>
        <w:t>Generical</w:t>
      </w:r>
      <w:proofErr w:type="spellEnd"/>
      <w:r w:rsidR="00034646" w:rsidRPr="00342D61">
        <w:rPr>
          <w:lang w:val="en-GB"/>
        </w:rPr>
        <w:t xml:space="preserve"> </w:t>
      </w:r>
      <w:proofErr w:type="spellStart"/>
      <w:r w:rsidR="00034646" w:rsidRPr="00342D61">
        <w:rPr>
          <w:lang w:val="en-GB"/>
        </w:rPr>
        <w:t>Taxinomy</w:t>
      </w:r>
      <w:proofErr w:type="spellEnd"/>
      <w:r w:rsidR="00034646" w:rsidRPr="00342D61">
        <w:rPr>
          <w:lang w:val="en-GB"/>
        </w:rPr>
        <w:t xml:space="preserve"> in JSON</w:t>
      </w:r>
      <w:bookmarkEnd w:id="1629"/>
    </w:p>
    <w:p w14:paraId="121B2EA4" w14:textId="77777777" w:rsidR="00034646" w:rsidRPr="00342D61" w:rsidRDefault="00034646" w:rsidP="00034646">
      <w:pPr>
        <w:spacing w:after="0"/>
        <w:rPr>
          <w:lang w:val="en-GB"/>
        </w:rPr>
      </w:pPr>
      <w:proofErr w:type="gramStart"/>
      <w:r w:rsidRPr="00342D61">
        <w:rPr>
          <w:lang w:val="en-GB"/>
        </w:rPr>
        <w:t>{  namespace</w:t>
      </w:r>
      <w:proofErr w:type="gramEnd"/>
      <w:r w:rsidRPr="00342D61">
        <w:rPr>
          <w:lang w:val="en-GB"/>
        </w:rPr>
        <w:t>": "Title of your Taxonomy",</w:t>
      </w:r>
    </w:p>
    <w:p w14:paraId="37D8F2DD" w14:textId="77777777" w:rsidR="00034646" w:rsidRPr="00342D61" w:rsidRDefault="00034646" w:rsidP="00034646">
      <w:pPr>
        <w:spacing w:after="0"/>
        <w:rPr>
          <w:lang w:val="en-GB"/>
        </w:rPr>
      </w:pPr>
      <w:r w:rsidRPr="00342D61">
        <w:rPr>
          <w:lang w:val="en-GB"/>
        </w:rPr>
        <w:t xml:space="preserve">  "description": "Taxonomy to classify the information of </w:t>
      </w:r>
      <w:proofErr w:type="gramStart"/>
      <w:r w:rsidRPr="00342D61">
        <w:rPr>
          <w:lang w:val="en-GB"/>
        </w:rPr>
        <w:t>... .</w:t>
      </w:r>
      <w:proofErr w:type="gramEnd"/>
      <w:r w:rsidRPr="00342D61">
        <w:rPr>
          <w:lang w:val="en-GB"/>
        </w:rPr>
        <w:t>",</w:t>
      </w:r>
    </w:p>
    <w:p w14:paraId="18E9E559" w14:textId="77777777" w:rsidR="00034646" w:rsidRPr="00342D61" w:rsidRDefault="00034646" w:rsidP="00034646">
      <w:pPr>
        <w:spacing w:after="0"/>
        <w:rPr>
          <w:lang w:val="en-GB"/>
        </w:rPr>
      </w:pPr>
      <w:r w:rsidRPr="00342D61">
        <w:rPr>
          <w:lang w:val="en-GB"/>
        </w:rPr>
        <w:t xml:space="preserve">  "refs": [</w:t>
      </w:r>
    </w:p>
    <w:p w14:paraId="601051BC" w14:textId="77777777" w:rsidR="00034646" w:rsidRPr="00342D61" w:rsidRDefault="00034646" w:rsidP="00034646">
      <w:pPr>
        <w:spacing w:after="0"/>
        <w:rPr>
          <w:lang w:val="en-GB"/>
        </w:rPr>
      </w:pPr>
      <w:r w:rsidRPr="00342D61">
        <w:rPr>
          <w:lang w:val="en-GB"/>
        </w:rPr>
        <w:t xml:space="preserve">    "</w:t>
      </w:r>
      <w:proofErr w:type="spellStart"/>
      <w:r w:rsidRPr="00342D61">
        <w:rPr>
          <w:lang w:val="en-GB"/>
        </w:rPr>
        <w:t>url</w:t>
      </w:r>
      <w:proofErr w:type="spellEnd"/>
      <w:r w:rsidRPr="00342D61">
        <w:rPr>
          <w:lang w:val="en-GB"/>
        </w:rPr>
        <w:t xml:space="preserve"> ... "</w:t>
      </w:r>
    </w:p>
    <w:p w14:paraId="6D1C814B" w14:textId="77777777" w:rsidR="00034646" w:rsidRPr="00342D61" w:rsidRDefault="00034646" w:rsidP="00034646">
      <w:pPr>
        <w:spacing w:after="0"/>
        <w:rPr>
          <w:lang w:val="en-GB"/>
        </w:rPr>
      </w:pPr>
      <w:r w:rsidRPr="00342D61">
        <w:rPr>
          <w:lang w:val="en-GB"/>
        </w:rPr>
        <w:t xml:space="preserve">  ],</w:t>
      </w:r>
    </w:p>
    <w:p w14:paraId="79991EF1" w14:textId="77777777" w:rsidR="00034646" w:rsidRPr="00342D61" w:rsidRDefault="00034646" w:rsidP="00034646">
      <w:pPr>
        <w:spacing w:after="0"/>
        <w:rPr>
          <w:lang w:val="en-GB"/>
        </w:rPr>
      </w:pPr>
      <w:r w:rsidRPr="00342D61">
        <w:rPr>
          <w:lang w:val="en-GB"/>
        </w:rPr>
        <w:t xml:space="preserve">  "version": 1,</w:t>
      </w:r>
    </w:p>
    <w:p w14:paraId="0244F7C5" w14:textId="77777777" w:rsidR="00034646" w:rsidRPr="00342D61" w:rsidRDefault="00034646" w:rsidP="00034646">
      <w:pPr>
        <w:spacing w:after="0"/>
        <w:rPr>
          <w:lang w:val="en-GB"/>
        </w:rPr>
      </w:pPr>
      <w:r w:rsidRPr="00342D61">
        <w:rPr>
          <w:lang w:val="en-GB"/>
        </w:rPr>
        <w:t xml:space="preserve">  "predicates": [</w:t>
      </w:r>
    </w:p>
    <w:p w14:paraId="2AE1E98E" w14:textId="77777777" w:rsidR="00034646" w:rsidRPr="00342D61" w:rsidRDefault="00034646" w:rsidP="00034646">
      <w:pPr>
        <w:spacing w:after="0"/>
        <w:rPr>
          <w:lang w:val="en-GB"/>
        </w:rPr>
      </w:pPr>
      <w:r w:rsidRPr="00342D61">
        <w:rPr>
          <w:lang w:val="en-GB"/>
        </w:rPr>
        <w:t xml:space="preserve">    {</w:t>
      </w:r>
    </w:p>
    <w:p w14:paraId="37C9ADC7" w14:textId="77777777" w:rsidR="00034646" w:rsidRPr="00342D61" w:rsidRDefault="00034646" w:rsidP="00034646">
      <w:pPr>
        <w:spacing w:after="0"/>
        <w:rPr>
          <w:lang w:val="en-GB"/>
        </w:rPr>
      </w:pPr>
      <w:r w:rsidRPr="00342D61">
        <w:rPr>
          <w:lang w:val="en-GB"/>
        </w:rPr>
        <w:t xml:space="preserve">      "value": "Name1 ",</w:t>
      </w:r>
    </w:p>
    <w:p w14:paraId="4F1C76D2" w14:textId="77777777" w:rsidR="00034646" w:rsidRPr="00342D61" w:rsidRDefault="00034646" w:rsidP="00034646">
      <w:pPr>
        <w:spacing w:after="0"/>
        <w:rPr>
          <w:lang w:val="en-GB"/>
        </w:rPr>
      </w:pPr>
      <w:r w:rsidRPr="00342D61">
        <w:rPr>
          <w:lang w:val="en-GB"/>
        </w:rPr>
        <w:t xml:space="preserve">      "expanded": "Expanded Name 1 ",</w:t>
      </w:r>
    </w:p>
    <w:p w14:paraId="120733BA" w14:textId="77777777" w:rsidR="00034646" w:rsidRPr="00342D61" w:rsidRDefault="00034646" w:rsidP="00034646">
      <w:pPr>
        <w:spacing w:after="0"/>
        <w:rPr>
          <w:lang w:val="en-GB"/>
        </w:rPr>
      </w:pPr>
      <w:r w:rsidRPr="00342D61">
        <w:rPr>
          <w:lang w:val="en-GB"/>
        </w:rPr>
        <w:t xml:space="preserve">      "description": "</w:t>
      </w:r>
      <w:proofErr w:type="spellStart"/>
      <w:r w:rsidRPr="00342D61">
        <w:rPr>
          <w:lang w:val="en-GB"/>
        </w:rPr>
        <w:t>TDesciption</w:t>
      </w:r>
      <w:proofErr w:type="spellEnd"/>
      <w:r w:rsidRPr="00342D61">
        <w:rPr>
          <w:lang w:val="en-GB"/>
        </w:rPr>
        <w:t xml:space="preserve"> of the name 1"</w:t>
      </w:r>
    </w:p>
    <w:p w14:paraId="39582D74" w14:textId="77777777" w:rsidR="00034646" w:rsidRPr="00342D61" w:rsidRDefault="00034646" w:rsidP="00034646">
      <w:pPr>
        <w:spacing w:after="0"/>
        <w:rPr>
          <w:lang w:val="en-GB"/>
        </w:rPr>
      </w:pPr>
      <w:r w:rsidRPr="00342D61">
        <w:rPr>
          <w:lang w:val="en-GB"/>
        </w:rPr>
        <w:t xml:space="preserve">    },</w:t>
      </w:r>
    </w:p>
    <w:p w14:paraId="06D48E8A" w14:textId="77777777" w:rsidR="00034646" w:rsidRPr="00342D61" w:rsidRDefault="00034646" w:rsidP="00034646">
      <w:pPr>
        <w:spacing w:after="0"/>
        <w:rPr>
          <w:lang w:val="en-GB"/>
        </w:rPr>
      </w:pPr>
      <w:r w:rsidRPr="00342D61">
        <w:rPr>
          <w:lang w:val="en-GB"/>
        </w:rPr>
        <w:t xml:space="preserve">    {</w:t>
      </w:r>
    </w:p>
    <w:p w14:paraId="236CFDFB" w14:textId="77777777" w:rsidR="00034646" w:rsidRPr="00342D61" w:rsidRDefault="00034646" w:rsidP="00034646">
      <w:pPr>
        <w:spacing w:after="0"/>
        <w:rPr>
          <w:lang w:val="en-GB"/>
        </w:rPr>
      </w:pPr>
      <w:r w:rsidRPr="00342D61">
        <w:rPr>
          <w:lang w:val="en-GB"/>
        </w:rPr>
        <w:t xml:space="preserve">      "value": "Name2 ",</w:t>
      </w:r>
    </w:p>
    <w:p w14:paraId="2758425A" w14:textId="77777777" w:rsidR="00034646" w:rsidRPr="00342D61" w:rsidRDefault="00034646" w:rsidP="00034646">
      <w:pPr>
        <w:spacing w:after="0"/>
        <w:rPr>
          <w:lang w:val="en-GB"/>
        </w:rPr>
      </w:pPr>
      <w:r w:rsidRPr="00342D61">
        <w:rPr>
          <w:lang w:val="en-GB"/>
        </w:rPr>
        <w:t xml:space="preserve">      "expanded": "Expanded Name 2 ",</w:t>
      </w:r>
    </w:p>
    <w:p w14:paraId="7FF64B10" w14:textId="77777777" w:rsidR="00034646" w:rsidRPr="00342D61" w:rsidRDefault="00034646" w:rsidP="00034646">
      <w:pPr>
        <w:spacing w:after="0"/>
        <w:rPr>
          <w:lang w:val="en-GB"/>
        </w:rPr>
      </w:pPr>
      <w:r w:rsidRPr="00342D61">
        <w:rPr>
          <w:lang w:val="en-GB"/>
        </w:rPr>
        <w:t xml:space="preserve">      "description": "</w:t>
      </w:r>
      <w:proofErr w:type="spellStart"/>
      <w:r w:rsidRPr="00342D61">
        <w:rPr>
          <w:lang w:val="en-GB"/>
        </w:rPr>
        <w:t>TDesciption</w:t>
      </w:r>
      <w:proofErr w:type="spellEnd"/>
      <w:r w:rsidRPr="00342D61">
        <w:rPr>
          <w:lang w:val="en-GB"/>
        </w:rPr>
        <w:t xml:space="preserve"> of the name 2"</w:t>
      </w:r>
    </w:p>
    <w:p w14:paraId="26AA92E2" w14:textId="77777777" w:rsidR="00034646" w:rsidRPr="00342D61" w:rsidRDefault="00034646" w:rsidP="00034646">
      <w:pPr>
        <w:spacing w:after="0"/>
        <w:rPr>
          <w:lang w:val="en-GB"/>
        </w:rPr>
      </w:pPr>
      <w:r w:rsidRPr="00342D61">
        <w:rPr>
          <w:lang w:val="en-GB"/>
        </w:rPr>
        <w:t xml:space="preserve">    }</w:t>
      </w:r>
    </w:p>
    <w:p w14:paraId="78D1BB7E" w14:textId="77777777" w:rsidR="00034646" w:rsidRPr="00342D61" w:rsidRDefault="00034646" w:rsidP="00034646">
      <w:pPr>
        <w:spacing w:after="0"/>
        <w:rPr>
          <w:lang w:val="en-GB"/>
        </w:rPr>
      </w:pPr>
      <w:r w:rsidRPr="00342D61">
        <w:rPr>
          <w:lang w:val="en-GB"/>
        </w:rPr>
        <w:t xml:space="preserve">  ],</w:t>
      </w:r>
    </w:p>
    <w:p w14:paraId="2112D759" w14:textId="77777777" w:rsidR="00034646" w:rsidRPr="00342D61" w:rsidRDefault="00034646" w:rsidP="00034646">
      <w:pPr>
        <w:spacing w:after="0"/>
        <w:rPr>
          <w:lang w:val="en-GB"/>
        </w:rPr>
      </w:pPr>
      <w:r w:rsidRPr="00342D61">
        <w:rPr>
          <w:lang w:val="en-GB"/>
        </w:rPr>
        <w:t xml:space="preserve">  "values": [</w:t>
      </w:r>
    </w:p>
    <w:p w14:paraId="6ADC2D7F" w14:textId="77777777" w:rsidR="00034646" w:rsidRPr="00342D61" w:rsidRDefault="00034646" w:rsidP="00034646">
      <w:pPr>
        <w:spacing w:after="0"/>
        <w:rPr>
          <w:lang w:val="en-GB"/>
        </w:rPr>
      </w:pPr>
      <w:r w:rsidRPr="00342D61">
        <w:rPr>
          <w:lang w:val="en-GB"/>
        </w:rPr>
        <w:t xml:space="preserve">    {</w:t>
      </w:r>
    </w:p>
    <w:p w14:paraId="1BCA5BDF" w14:textId="77777777" w:rsidR="00034646" w:rsidRPr="00342D61" w:rsidRDefault="00034646" w:rsidP="00034646">
      <w:pPr>
        <w:spacing w:after="0"/>
        <w:rPr>
          <w:lang w:val="en-GB"/>
        </w:rPr>
      </w:pPr>
      <w:r w:rsidRPr="00342D61">
        <w:rPr>
          <w:lang w:val="en-GB"/>
        </w:rPr>
        <w:t xml:space="preserve">      "predicate": "Name1",</w:t>
      </w:r>
    </w:p>
    <w:p w14:paraId="3D3341DE" w14:textId="77777777" w:rsidR="00034646" w:rsidRPr="00342D61" w:rsidRDefault="00034646" w:rsidP="00034646">
      <w:pPr>
        <w:spacing w:after="0"/>
        <w:rPr>
          <w:lang w:val="en-GB"/>
        </w:rPr>
      </w:pPr>
      <w:r w:rsidRPr="00342D61">
        <w:rPr>
          <w:lang w:val="en-GB"/>
        </w:rPr>
        <w:t xml:space="preserve">      "entry": [</w:t>
      </w:r>
    </w:p>
    <w:p w14:paraId="7272C2E7" w14:textId="77777777" w:rsidR="00034646" w:rsidRPr="00342D61" w:rsidRDefault="00034646" w:rsidP="00034646">
      <w:pPr>
        <w:spacing w:after="0"/>
        <w:rPr>
          <w:lang w:val="en-GB"/>
        </w:rPr>
      </w:pPr>
      <w:r w:rsidRPr="00342D61">
        <w:rPr>
          <w:lang w:val="en-GB"/>
        </w:rPr>
        <w:t xml:space="preserve">        {</w:t>
      </w:r>
    </w:p>
    <w:p w14:paraId="37AC0F48" w14:textId="77777777" w:rsidR="00034646" w:rsidRPr="00342D61" w:rsidRDefault="00034646" w:rsidP="00034646">
      <w:pPr>
        <w:spacing w:after="0"/>
        <w:rPr>
          <w:lang w:val="en-GB"/>
        </w:rPr>
      </w:pPr>
      <w:r w:rsidRPr="00342D61">
        <w:rPr>
          <w:lang w:val="en-GB"/>
        </w:rPr>
        <w:t xml:space="preserve">          "value": " value1 ",</w:t>
      </w:r>
    </w:p>
    <w:p w14:paraId="5ED2FE44" w14:textId="77777777" w:rsidR="00034646" w:rsidRPr="00342D61" w:rsidRDefault="00034646" w:rsidP="00034646">
      <w:pPr>
        <w:spacing w:after="0"/>
        <w:rPr>
          <w:lang w:val="en-GB"/>
        </w:rPr>
      </w:pPr>
      <w:r w:rsidRPr="00342D61">
        <w:rPr>
          <w:lang w:val="en-GB"/>
        </w:rPr>
        <w:t xml:space="preserve">          "expanded": "Def Value1"</w:t>
      </w:r>
    </w:p>
    <w:p w14:paraId="5F7170FC" w14:textId="77777777" w:rsidR="00034646" w:rsidRPr="00342D61" w:rsidRDefault="00034646" w:rsidP="00034646">
      <w:pPr>
        <w:spacing w:after="0"/>
        <w:rPr>
          <w:lang w:val="en-GB"/>
        </w:rPr>
      </w:pPr>
      <w:r w:rsidRPr="00342D61">
        <w:rPr>
          <w:lang w:val="en-GB"/>
        </w:rPr>
        <w:t xml:space="preserve">        },</w:t>
      </w:r>
    </w:p>
    <w:p w14:paraId="1E085E2C" w14:textId="77777777" w:rsidR="00034646" w:rsidRPr="00342D61" w:rsidRDefault="00034646" w:rsidP="00034646">
      <w:pPr>
        <w:spacing w:after="0"/>
        <w:rPr>
          <w:lang w:val="en-GB"/>
        </w:rPr>
      </w:pPr>
      <w:r w:rsidRPr="00342D61">
        <w:rPr>
          <w:lang w:val="en-GB"/>
        </w:rPr>
        <w:t xml:space="preserve">        {</w:t>
      </w:r>
    </w:p>
    <w:p w14:paraId="421183AB" w14:textId="77777777" w:rsidR="00034646" w:rsidRPr="00342D61" w:rsidRDefault="00034646" w:rsidP="00034646">
      <w:pPr>
        <w:spacing w:after="0"/>
        <w:rPr>
          <w:lang w:val="en-GB"/>
        </w:rPr>
      </w:pPr>
      <w:r w:rsidRPr="00342D61">
        <w:rPr>
          <w:lang w:val="en-GB"/>
        </w:rPr>
        <w:t xml:space="preserve">          "value": "value2",</w:t>
      </w:r>
    </w:p>
    <w:p w14:paraId="34F50E1D" w14:textId="77777777" w:rsidR="00034646" w:rsidRPr="00342D61" w:rsidRDefault="00034646" w:rsidP="00034646">
      <w:pPr>
        <w:spacing w:after="0"/>
        <w:rPr>
          <w:lang w:val="en-GB"/>
        </w:rPr>
      </w:pPr>
      <w:r w:rsidRPr="00342D61">
        <w:rPr>
          <w:lang w:val="en-GB"/>
        </w:rPr>
        <w:t xml:space="preserve">          "expanded": "Def Value2"</w:t>
      </w:r>
    </w:p>
    <w:p w14:paraId="382B43F4" w14:textId="77777777" w:rsidR="00034646" w:rsidRPr="00342D61" w:rsidRDefault="00034646" w:rsidP="00034646">
      <w:pPr>
        <w:spacing w:after="0"/>
        <w:rPr>
          <w:lang w:val="en-GB"/>
        </w:rPr>
      </w:pPr>
      <w:r w:rsidRPr="00342D61">
        <w:rPr>
          <w:lang w:val="en-GB"/>
        </w:rPr>
        <w:t xml:space="preserve">        }</w:t>
      </w:r>
    </w:p>
    <w:p w14:paraId="6EDAC42D" w14:textId="77777777" w:rsidR="00034646" w:rsidRPr="00342D61" w:rsidRDefault="00034646" w:rsidP="00034646">
      <w:pPr>
        <w:spacing w:after="0"/>
        <w:rPr>
          <w:lang w:val="en-GB"/>
        </w:rPr>
      </w:pPr>
      <w:r w:rsidRPr="00342D61">
        <w:rPr>
          <w:lang w:val="en-GB"/>
        </w:rPr>
        <w:t xml:space="preserve">      ]</w:t>
      </w:r>
    </w:p>
    <w:p w14:paraId="59A4D8B3" w14:textId="77777777" w:rsidR="00034646" w:rsidRPr="00342D61" w:rsidRDefault="00034646" w:rsidP="00034646">
      <w:pPr>
        <w:spacing w:after="0"/>
        <w:rPr>
          <w:lang w:val="en-GB"/>
        </w:rPr>
      </w:pPr>
      <w:r w:rsidRPr="00342D61">
        <w:rPr>
          <w:lang w:val="en-GB"/>
        </w:rPr>
        <w:t xml:space="preserve">    },</w:t>
      </w:r>
    </w:p>
    <w:p w14:paraId="241A29AA" w14:textId="77777777" w:rsidR="00034646" w:rsidRPr="00342D61" w:rsidRDefault="00034646" w:rsidP="00034646">
      <w:pPr>
        <w:spacing w:after="0"/>
        <w:rPr>
          <w:lang w:val="en-GB"/>
        </w:rPr>
      </w:pPr>
      <w:r w:rsidRPr="00342D61">
        <w:rPr>
          <w:lang w:val="en-GB"/>
        </w:rPr>
        <w:t xml:space="preserve">    {</w:t>
      </w:r>
    </w:p>
    <w:p w14:paraId="1ABD220C" w14:textId="77777777" w:rsidR="00034646" w:rsidRPr="00342D61" w:rsidRDefault="00034646" w:rsidP="00034646">
      <w:pPr>
        <w:spacing w:after="0"/>
        <w:rPr>
          <w:lang w:val="en-GB"/>
        </w:rPr>
      </w:pPr>
      <w:r w:rsidRPr="00342D61">
        <w:rPr>
          <w:lang w:val="en-GB"/>
        </w:rPr>
        <w:t xml:space="preserve">      "predicate": "Name2",</w:t>
      </w:r>
    </w:p>
    <w:p w14:paraId="64CFDE2E" w14:textId="77777777" w:rsidR="00034646" w:rsidRPr="00342D61" w:rsidRDefault="00034646" w:rsidP="00034646">
      <w:pPr>
        <w:spacing w:after="0"/>
        <w:rPr>
          <w:lang w:val="en-GB"/>
        </w:rPr>
      </w:pPr>
      <w:r w:rsidRPr="00342D61">
        <w:rPr>
          <w:lang w:val="en-GB"/>
        </w:rPr>
        <w:t xml:space="preserve">      "entry": [</w:t>
      </w:r>
    </w:p>
    <w:p w14:paraId="158B70EB" w14:textId="77777777" w:rsidR="00034646" w:rsidRPr="00342D61" w:rsidRDefault="00034646" w:rsidP="00034646">
      <w:pPr>
        <w:spacing w:after="0"/>
        <w:rPr>
          <w:lang w:val="en-GB"/>
        </w:rPr>
      </w:pPr>
      <w:r w:rsidRPr="00342D61">
        <w:rPr>
          <w:lang w:val="en-GB"/>
        </w:rPr>
        <w:t xml:space="preserve">        {</w:t>
      </w:r>
    </w:p>
    <w:p w14:paraId="2177918F" w14:textId="77777777" w:rsidR="00034646" w:rsidRPr="00342D61" w:rsidRDefault="00034646" w:rsidP="00034646">
      <w:pPr>
        <w:spacing w:after="0"/>
        <w:rPr>
          <w:lang w:val="en-GB"/>
        </w:rPr>
      </w:pPr>
      <w:r w:rsidRPr="00342D61">
        <w:rPr>
          <w:lang w:val="en-GB"/>
        </w:rPr>
        <w:t xml:space="preserve">          "value": " value1 ",</w:t>
      </w:r>
    </w:p>
    <w:p w14:paraId="0317D88B" w14:textId="77777777" w:rsidR="00034646" w:rsidRPr="00342D61" w:rsidRDefault="00034646" w:rsidP="00034646">
      <w:pPr>
        <w:spacing w:after="0"/>
        <w:rPr>
          <w:lang w:val="en-GB"/>
        </w:rPr>
      </w:pPr>
      <w:r w:rsidRPr="00342D61">
        <w:rPr>
          <w:lang w:val="en-GB"/>
        </w:rPr>
        <w:t xml:space="preserve">          "expanded": "Def Value1"</w:t>
      </w:r>
    </w:p>
    <w:p w14:paraId="44DB0BCF" w14:textId="77777777" w:rsidR="00034646" w:rsidRPr="00342D61" w:rsidRDefault="00034646" w:rsidP="00034646">
      <w:pPr>
        <w:spacing w:after="0"/>
        <w:rPr>
          <w:lang w:val="en-GB"/>
        </w:rPr>
      </w:pPr>
      <w:r w:rsidRPr="00342D61">
        <w:rPr>
          <w:lang w:val="en-GB"/>
        </w:rPr>
        <w:t xml:space="preserve">        },</w:t>
      </w:r>
    </w:p>
    <w:p w14:paraId="2260F0B3" w14:textId="77777777" w:rsidR="00034646" w:rsidRPr="00342D61" w:rsidRDefault="00034646" w:rsidP="00034646">
      <w:pPr>
        <w:spacing w:after="0"/>
        <w:rPr>
          <w:lang w:val="en-GB"/>
        </w:rPr>
      </w:pPr>
      <w:r w:rsidRPr="00342D61">
        <w:rPr>
          <w:lang w:val="en-GB"/>
        </w:rPr>
        <w:t xml:space="preserve">        {</w:t>
      </w:r>
    </w:p>
    <w:p w14:paraId="7BFECE1A" w14:textId="77777777" w:rsidR="00034646" w:rsidRPr="00342D61" w:rsidRDefault="00034646" w:rsidP="00034646">
      <w:pPr>
        <w:spacing w:after="0"/>
        <w:rPr>
          <w:lang w:val="en-GB"/>
        </w:rPr>
      </w:pPr>
      <w:r w:rsidRPr="00342D61">
        <w:rPr>
          <w:lang w:val="en-GB"/>
        </w:rPr>
        <w:t xml:space="preserve">          "value": "value2",</w:t>
      </w:r>
    </w:p>
    <w:p w14:paraId="7935BBCB" w14:textId="77777777" w:rsidR="00034646" w:rsidRPr="00342D61" w:rsidRDefault="00034646" w:rsidP="00034646">
      <w:pPr>
        <w:spacing w:after="0"/>
        <w:rPr>
          <w:lang w:val="en-GB"/>
        </w:rPr>
      </w:pPr>
      <w:r w:rsidRPr="00342D61">
        <w:rPr>
          <w:lang w:val="en-GB"/>
        </w:rPr>
        <w:t xml:space="preserve">          "expanded": "Def Value2"</w:t>
      </w:r>
    </w:p>
    <w:p w14:paraId="1D7260CC" w14:textId="77777777" w:rsidR="00034646" w:rsidRPr="00342D61" w:rsidRDefault="00034646" w:rsidP="00034646">
      <w:pPr>
        <w:spacing w:after="0"/>
        <w:rPr>
          <w:lang w:val="en-GB"/>
        </w:rPr>
      </w:pPr>
      <w:r w:rsidRPr="00342D61">
        <w:rPr>
          <w:lang w:val="en-GB"/>
        </w:rPr>
        <w:t xml:space="preserve">        }</w:t>
      </w:r>
    </w:p>
    <w:p w14:paraId="47F823F0" w14:textId="77777777" w:rsidR="00034646" w:rsidRPr="00342D61" w:rsidRDefault="00034646" w:rsidP="00034646">
      <w:pPr>
        <w:spacing w:after="0"/>
        <w:rPr>
          <w:lang w:val="en-GB"/>
        </w:rPr>
      </w:pPr>
      <w:r w:rsidRPr="00342D61">
        <w:rPr>
          <w:lang w:val="en-GB"/>
        </w:rPr>
        <w:t xml:space="preserve">      ]</w:t>
      </w:r>
    </w:p>
    <w:p w14:paraId="15878003" w14:textId="77777777" w:rsidR="00034646" w:rsidRPr="00342D61" w:rsidRDefault="00034646" w:rsidP="00034646">
      <w:pPr>
        <w:spacing w:after="0"/>
        <w:rPr>
          <w:lang w:val="en-GB"/>
        </w:rPr>
      </w:pPr>
      <w:r w:rsidRPr="00342D61">
        <w:rPr>
          <w:lang w:val="en-GB"/>
        </w:rPr>
        <w:t xml:space="preserve">    }</w:t>
      </w:r>
    </w:p>
    <w:p w14:paraId="0A46B40E" w14:textId="77777777" w:rsidR="00034646" w:rsidRPr="00342D61" w:rsidRDefault="00034646" w:rsidP="00034646">
      <w:pPr>
        <w:spacing w:after="0"/>
        <w:rPr>
          <w:lang w:val="en-GB"/>
        </w:rPr>
      </w:pPr>
      <w:r w:rsidRPr="00342D61">
        <w:rPr>
          <w:lang w:val="en-GB"/>
        </w:rPr>
        <w:t xml:space="preserve">  ]}</w:t>
      </w:r>
    </w:p>
    <w:p w14:paraId="55764311" w14:textId="77777777" w:rsidR="00121E54" w:rsidRPr="00342D61" w:rsidRDefault="00121E54" w:rsidP="00121E54">
      <w:pPr>
        <w:pStyle w:val="Titre1"/>
        <w:rPr>
          <w:lang w:val="en-GB"/>
        </w:rPr>
      </w:pPr>
      <w:bookmarkStart w:id="1630" w:name="_Toc8602876"/>
      <w:r w:rsidRPr="00342D61">
        <w:rPr>
          <w:lang w:val="en-GB"/>
        </w:rPr>
        <w:lastRenderedPageBreak/>
        <w:t xml:space="preserve">Annexe </w:t>
      </w:r>
      <w:proofErr w:type="gramStart"/>
      <w:r w:rsidRPr="00342D61">
        <w:rPr>
          <w:lang w:val="en-GB"/>
        </w:rPr>
        <w:t>3 :</w:t>
      </w:r>
      <w:proofErr w:type="gramEnd"/>
      <w:r w:rsidRPr="00342D61">
        <w:rPr>
          <w:lang w:val="en-GB"/>
        </w:rPr>
        <w:t xml:space="preserve"> Modification of GEA-NZ</w:t>
      </w:r>
      <w:bookmarkEnd w:id="1630"/>
    </w:p>
    <w:p w14:paraId="34F7D60B" w14:textId="77777777" w:rsidR="00121E54" w:rsidRPr="00342D61" w:rsidRDefault="00121E54" w:rsidP="00121E54">
      <w:pPr>
        <w:rPr>
          <w:lang w:val="en-GB"/>
        </w:rPr>
      </w:pPr>
      <w:r w:rsidRPr="00342D61">
        <w:rPr>
          <w:lang w:val="en-GB"/>
        </w:rPr>
        <w:t xml:space="preserve">Bugyo and a risk </w:t>
      </w:r>
      <w:proofErr w:type="spellStart"/>
      <w:r w:rsidRPr="00342D61">
        <w:rPr>
          <w:lang w:val="en-GB"/>
        </w:rPr>
        <w:t>gouvernance</w:t>
      </w:r>
      <w:proofErr w:type="spellEnd"/>
      <w:r w:rsidRPr="00342D61">
        <w:rPr>
          <w:lang w:val="en-GB"/>
        </w:rPr>
        <w:t xml:space="preserve"> have been added</w:t>
      </w:r>
    </w:p>
    <w:p w14:paraId="22DB28EF" w14:textId="77777777" w:rsidR="00121E54" w:rsidRPr="00342D61" w:rsidRDefault="00121E54" w:rsidP="00034646">
      <w:pPr>
        <w:spacing w:after="0"/>
        <w:rPr>
          <w:lang w:val="en-GB"/>
        </w:rPr>
      </w:pPr>
    </w:p>
    <w:p w14:paraId="4CBE107F" w14:textId="77777777" w:rsidR="001001E5" w:rsidRPr="00342D61" w:rsidRDefault="00C905A1" w:rsidP="001001E5">
      <w:pPr>
        <w:rPr>
          <w:lang w:val="en-GB"/>
        </w:rPr>
      </w:pPr>
      <w:bookmarkStart w:id="1631" w:name="_GoBack"/>
      <w:r>
        <w:rPr>
          <w:lang w:val="en-GB"/>
        </w:rPr>
        <w:pict w14:anchorId="4564A4F6">
          <v:shape id="_x0000_i1026" type="#_x0000_t75" style="width:453.6pt;height:632.4pt">
            <v:imagedata r:id="rId33" o:title="act_complete-Page-3"/>
          </v:shape>
        </w:pict>
      </w:r>
      <w:bookmarkEnd w:id="1631"/>
    </w:p>
    <w:p w14:paraId="328BB067" w14:textId="77777777" w:rsidR="00672014" w:rsidRPr="00342D61" w:rsidRDefault="00672014" w:rsidP="001001E5">
      <w:pPr>
        <w:rPr>
          <w:lang w:val="en-GB"/>
        </w:rPr>
      </w:pPr>
      <w:proofErr w:type="spellStart"/>
      <w:proofErr w:type="gramStart"/>
      <w:r w:rsidRPr="00342D61">
        <w:rPr>
          <w:lang w:val="en-GB"/>
        </w:rPr>
        <w:lastRenderedPageBreak/>
        <w:t>Bibliographie</w:t>
      </w:r>
      <w:proofErr w:type="spellEnd"/>
      <w:r w:rsidRPr="00342D61">
        <w:rPr>
          <w:lang w:val="en-GB"/>
        </w:rPr>
        <w:t> :</w:t>
      </w:r>
      <w:proofErr w:type="gramEnd"/>
      <w:r w:rsidRPr="00342D61">
        <w:rPr>
          <w:lang w:val="en-GB"/>
        </w:rPr>
        <w:t xml:space="preserve"> </w:t>
      </w:r>
    </w:p>
    <w:p w14:paraId="33FB3836" w14:textId="77777777" w:rsidR="00672014" w:rsidRPr="00342D61" w:rsidRDefault="00672014" w:rsidP="00672014">
      <w:pPr>
        <w:pStyle w:val="Titre1"/>
        <w:shd w:val="clear" w:color="auto" w:fill="FFFFFF"/>
        <w:spacing w:before="0"/>
        <w:rPr>
          <w:rFonts w:ascii="Arial" w:hAnsi="Arial" w:cs="Arial"/>
          <w:b w:val="0"/>
          <w:color w:val="000000"/>
          <w:sz w:val="30"/>
          <w:szCs w:val="30"/>
          <w:lang w:val="en-GB"/>
        </w:rPr>
      </w:pPr>
      <w:bookmarkStart w:id="1632" w:name="_Toc8602877"/>
      <w:r w:rsidRPr="00342D61">
        <w:rPr>
          <w:rStyle w:val="watch-title"/>
          <w:rFonts w:ascii="Arial" w:hAnsi="Arial" w:cs="Arial"/>
          <w:b w:val="0"/>
          <w:bCs/>
          <w:color w:val="000000"/>
          <w:sz w:val="30"/>
          <w:szCs w:val="30"/>
          <w:bdr w:val="none" w:sz="0" w:space="0" w:color="auto" w:frame="1"/>
          <w:lang w:val="en-GB"/>
        </w:rPr>
        <w:t xml:space="preserve">An Introduction to Multilevel </w:t>
      </w:r>
      <w:proofErr w:type="spellStart"/>
      <w:r w:rsidRPr="00342D61">
        <w:rPr>
          <w:rStyle w:val="watch-title"/>
          <w:rFonts w:ascii="Arial" w:hAnsi="Arial" w:cs="Arial"/>
          <w:b w:val="0"/>
          <w:bCs/>
          <w:color w:val="000000"/>
          <w:sz w:val="30"/>
          <w:szCs w:val="30"/>
          <w:bdr w:val="none" w:sz="0" w:space="0" w:color="auto" w:frame="1"/>
          <w:lang w:val="en-GB"/>
        </w:rPr>
        <w:t>Modeling</w:t>
      </w:r>
      <w:proofErr w:type="spellEnd"/>
      <w:r w:rsidRPr="00342D61">
        <w:rPr>
          <w:rStyle w:val="watch-title"/>
          <w:rFonts w:ascii="Arial" w:hAnsi="Arial" w:cs="Arial"/>
          <w:b w:val="0"/>
          <w:bCs/>
          <w:color w:val="000000"/>
          <w:sz w:val="30"/>
          <w:szCs w:val="30"/>
          <w:bdr w:val="none" w:sz="0" w:space="0" w:color="auto" w:frame="1"/>
          <w:lang w:val="en-GB"/>
        </w:rPr>
        <w:t xml:space="preserve"> - basic terms and research examples - John </w:t>
      </w:r>
      <w:proofErr w:type="spellStart"/>
      <w:r w:rsidRPr="00342D61">
        <w:rPr>
          <w:rStyle w:val="watch-title"/>
          <w:rFonts w:ascii="Arial" w:hAnsi="Arial" w:cs="Arial"/>
          <w:b w:val="0"/>
          <w:bCs/>
          <w:color w:val="000000"/>
          <w:sz w:val="30"/>
          <w:szCs w:val="30"/>
          <w:bdr w:val="none" w:sz="0" w:space="0" w:color="auto" w:frame="1"/>
          <w:lang w:val="en-GB"/>
        </w:rPr>
        <w:t>Nezlek</w:t>
      </w:r>
      <w:proofErr w:type="spellEnd"/>
      <w:r w:rsidRPr="00342D61">
        <w:rPr>
          <w:rStyle w:val="watch-title"/>
          <w:rFonts w:ascii="Arial" w:hAnsi="Arial" w:cs="Arial"/>
          <w:b w:val="0"/>
          <w:bCs/>
          <w:color w:val="000000"/>
          <w:sz w:val="30"/>
          <w:szCs w:val="30"/>
          <w:bdr w:val="none" w:sz="0" w:space="0" w:color="auto" w:frame="1"/>
          <w:lang w:val="en-GB"/>
        </w:rPr>
        <w:t xml:space="preserve"> (source </w:t>
      </w:r>
      <w:proofErr w:type="spellStart"/>
      <w:r w:rsidRPr="00342D61">
        <w:rPr>
          <w:rStyle w:val="watch-title"/>
          <w:rFonts w:ascii="Arial" w:hAnsi="Arial" w:cs="Arial"/>
          <w:b w:val="0"/>
          <w:bCs/>
          <w:color w:val="000000"/>
          <w:sz w:val="30"/>
          <w:szCs w:val="30"/>
          <w:bdr w:val="none" w:sz="0" w:space="0" w:color="auto" w:frame="1"/>
          <w:lang w:val="en-GB"/>
        </w:rPr>
        <w:t>youtube</w:t>
      </w:r>
      <w:proofErr w:type="spellEnd"/>
      <w:r w:rsidRPr="00342D61">
        <w:rPr>
          <w:rStyle w:val="watch-title"/>
          <w:rFonts w:ascii="Arial" w:hAnsi="Arial" w:cs="Arial"/>
          <w:b w:val="0"/>
          <w:bCs/>
          <w:color w:val="000000"/>
          <w:sz w:val="30"/>
          <w:szCs w:val="30"/>
          <w:bdr w:val="none" w:sz="0" w:space="0" w:color="auto" w:frame="1"/>
          <w:lang w:val="en-GB"/>
        </w:rPr>
        <w:t>)</w:t>
      </w:r>
      <w:bookmarkEnd w:id="1632"/>
    </w:p>
    <w:p w14:paraId="47A82C75" w14:textId="77777777" w:rsidR="00672014" w:rsidRPr="00342D61" w:rsidRDefault="00672014" w:rsidP="001001E5">
      <w:pPr>
        <w:rPr>
          <w:lang w:val="en-GB"/>
        </w:rPr>
      </w:pPr>
    </w:p>
    <w:p w14:paraId="19BE713A" w14:textId="77777777" w:rsidR="00672014" w:rsidRPr="00342D61" w:rsidRDefault="00672014" w:rsidP="001001E5">
      <w:pPr>
        <w:rPr>
          <w:lang w:val="en-GB"/>
        </w:rPr>
      </w:pPr>
    </w:p>
    <w:sectPr w:rsidR="00672014" w:rsidRPr="00342D61" w:rsidSect="00723AE7">
      <w:footerReference w:type="default" r:id="rId34"/>
      <w:footerReference w:type="first" r:id="rId35"/>
      <w:pgSz w:w="11906" w:h="16838"/>
      <w:pgMar w:top="1418" w:right="1418" w:bottom="1418" w:left="1418" w:header="709" w:footer="709" w:gutter="0"/>
      <w:pgNumType w:start="1"/>
      <w:cols w:space="708"/>
      <w:titlePg/>
      <w:docGrid w:linePitch="360"/>
      <w:sectPrChange w:id="1643" w:author="Ned Johnson" w:date="2019-05-13T01:23:00Z">
        <w:sectPr w:rsidR="00672014" w:rsidRPr="00342D61" w:rsidSect="00723AE7">
          <w:pgMar w:top="1417" w:right="1417" w:bottom="1417" w:left="1417" w:header="708" w:footer="708" w:gutter="0"/>
          <w:pgNumType w:start="0"/>
          <w:titlePg w:val="0"/>
        </w:sectPr>
      </w:sectPrChange>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herrmannfrancine@gmail.com" w:date="2019-05-10T12:47:00Z" w:initials="h">
    <w:p w14:paraId="4CD81740" w14:textId="77777777" w:rsidR="00CD1835" w:rsidRDefault="00CD1835">
      <w:pPr>
        <w:pStyle w:val="Commentaire"/>
      </w:pPr>
      <w:r>
        <w:rPr>
          <w:rStyle w:val="Marquedecommentaire"/>
        </w:rPr>
        <w:annotationRef/>
      </w:r>
      <w:r>
        <w:t>Vous ne suivez pas du tout le format latex demandé</w:t>
      </w:r>
    </w:p>
  </w:comment>
  <w:comment w:id="367" w:author="herrmannfrancine@gmail.com" w:date="2019-05-10T13:03:00Z" w:initials="h">
    <w:p w14:paraId="5C5B75E7" w14:textId="5AF409F0" w:rsidR="00CD1835" w:rsidRDefault="00CD1835">
      <w:pPr>
        <w:pStyle w:val="Commentaire"/>
      </w:pPr>
      <w:r>
        <w:rPr>
          <w:rStyle w:val="Marquedecommentaire"/>
        </w:rPr>
        <w:annotationRef/>
      </w:r>
      <w:r>
        <w:t>Indiquez d'abord l'acronyme, citez des articles en référence, dire que c'est une base de données partagées, dire par qui elle a été créée et quand. Ensuite seulement vous indiquerez à quoi elle sert</w:t>
      </w:r>
    </w:p>
  </w:comment>
  <w:comment w:id="483" w:author="herrmannfrancine@gmail.com" w:date="2019-05-10T13:23:00Z" w:initials="h">
    <w:p w14:paraId="7A0567D5" w14:textId="1AB4E359" w:rsidR="00CD1835" w:rsidRDefault="00CD1835">
      <w:pPr>
        <w:pStyle w:val="Commentaire"/>
      </w:pPr>
      <w:r>
        <w:rPr>
          <w:rStyle w:val="Marquedecommentaire"/>
        </w:rPr>
        <w:annotationRef/>
      </w:r>
      <w:r>
        <w:t xml:space="preserve">Que voulez-vous </w:t>
      </w:r>
      <w:proofErr w:type="gramStart"/>
      <w:r>
        <w:t>dire?</w:t>
      </w:r>
      <w:proofErr w:type="gramEnd"/>
    </w:p>
  </w:comment>
  <w:comment w:id="488" w:author="herrmannfrancine@gmail.com" w:date="2019-05-10T13:24:00Z" w:initials="h">
    <w:p w14:paraId="28829FAE" w14:textId="25D6D6F7" w:rsidR="00CD1835" w:rsidRDefault="00CD1835">
      <w:pPr>
        <w:pStyle w:val="Commentaire"/>
      </w:pPr>
      <w:r>
        <w:rPr>
          <w:rStyle w:val="Marquedecommentaire"/>
        </w:rPr>
        <w:annotationRef/>
      </w:r>
      <w:r>
        <w:t>Je ne suis pas sûre</w:t>
      </w:r>
    </w:p>
  </w:comment>
  <w:comment w:id="509" w:author="herrmannfrancine@gmail.com" w:date="2019-05-10T13:27:00Z" w:initials="h">
    <w:p w14:paraId="0DA88A87" w14:textId="6C8FE3D8" w:rsidR="00CD1835" w:rsidRDefault="00CD1835">
      <w:pPr>
        <w:pStyle w:val="Commentaire"/>
      </w:pPr>
      <w:r>
        <w:rPr>
          <w:rStyle w:val="Marquedecommentaire"/>
        </w:rPr>
        <w:annotationRef/>
      </w:r>
      <w:r>
        <w:t>Il faut mettre toutes les sources à la fin dans la section biblio</w:t>
      </w:r>
    </w:p>
  </w:comment>
  <w:comment w:id="543" w:author="herrmannfrancine@gmail.com" w:date="2019-05-10T13:31:00Z" w:initials="h">
    <w:p w14:paraId="5B520C6F" w14:textId="4D50D774" w:rsidR="00CD1835" w:rsidRDefault="00CD1835">
      <w:pPr>
        <w:pStyle w:val="Commentaire"/>
      </w:pPr>
      <w:r>
        <w:rPr>
          <w:rStyle w:val="Marquedecommentaire"/>
        </w:rPr>
        <w:annotationRef/>
      </w:r>
      <w:r>
        <w:t xml:space="preserve">???? où est utilisé ce </w:t>
      </w:r>
      <w:proofErr w:type="gramStart"/>
      <w:r>
        <w:t>symbole?</w:t>
      </w:r>
      <w:proofErr w:type="gramEnd"/>
    </w:p>
  </w:comment>
  <w:comment w:id="544" w:author="Ned Johnson" w:date="2019-05-11T20:48:00Z" w:initials="NJ">
    <w:p w14:paraId="23CAB7EF" w14:textId="32FF23A4" w:rsidR="00CD1835" w:rsidRDefault="00CD1835">
      <w:pPr>
        <w:pStyle w:val="Commentaire"/>
      </w:pPr>
      <w:r>
        <w:rPr>
          <w:rStyle w:val="Marquedecommentaire"/>
        </w:rPr>
        <w:annotationRef/>
      </w:r>
    </w:p>
  </w:comment>
  <w:comment w:id="1018" w:author="herrmannfrancine@gmail.com" w:date="2019-05-10T13:47:00Z" w:initials="h">
    <w:p w14:paraId="4B00ECDC" w14:textId="6D820B1E" w:rsidR="00CD1835" w:rsidRDefault="00CD1835">
      <w:pPr>
        <w:pStyle w:val="Commentaire"/>
      </w:pPr>
      <w:r>
        <w:rPr>
          <w:rStyle w:val="Marquedecommentaire"/>
        </w:rPr>
        <w:annotationRef/>
      </w:r>
      <w:r>
        <w:t>Je ne comprends pas ce que vous voulez dire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D81740" w15:done="0"/>
  <w15:commentEx w15:paraId="5C5B75E7" w15:done="0"/>
  <w15:commentEx w15:paraId="7A0567D5" w15:done="0"/>
  <w15:commentEx w15:paraId="28829FAE" w15:done="0"/>
  <w15:commentEx w15:paraId="0DA88A87" w15:done="0"/>
  <w15:commentEx w15:paraId="5B520C6F" w15:done="0"/>
  <w15:commentEx w15:paraId="23CAB7EF" w15:paraIdParent="5B520C6F" w15:done="0"/>
  <w15:commentEx w15:paraId="4B00EC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D81740" w16cid:durableId="207FF15D"/>
  <w16cid:commentId w16cid:paraId="5C5B75E7" w16cid:durableId="207FF516"/>
  <w16cid:commentId w16cid:paraId="7A0567D5" w16cid:durableId="207FF9E9"/>
  <w16cid:commentId w16cid:paraId="28829FAE" w16cid:durableId="207FFA06"/>
  <w16cid:commentId w16cid:paraId="0DA88A87" w16cid:durableId="207FFAA9"/>
  <w16cid:commentId w16cid:paraId="5B520C6F" w16cid:durableId="207FFB97"/>
  <w16cid:commentId w16cid:paraId="4B00ECDC" w16cid:durableId="207FFF8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5B75A" w14:textId="77777777" w:rsidR="004675D0" w:rsidRDefault="004675D0" w:rsidP="00CD1835">
      <w:pPr>
        <w:spacing w:after="0" w:line="240" w:lineRule="auto"/>
      </w:pPr>
      <w:r>
        <w:separator/>
      </w:r>
    </w:p>
  </w:endnote>
  <w:endnote w:type="continuationSeparator" w:id="0">
    <w:p w14:paraId="4799F5AF" w14:textId="77777777" w:rsidR="004675D0" w:rsidRDefault="004675D0" w:rsidP="00CD1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AD59C" w14:textId="561A8A9D" w:rsidR="00723AE7" w:rsidRDefault="00723AE7">
    <w:pPr>
      <w:pStyle w:val="Pieddepage"/>
      <w:jc w:val="right"/>
      <w:rPr>
        <w:ins w:id="329" w:author="Ned Johnson" w:date="2019-05-13T01:23:00Z"/>
      </w:rPr>
    </w:pPr>
  </w:p>
  <w:p w14:paraId="2FB0EB45" w14:textId="77777777" w:rsidR="00CD1835" w:rsidRDefault="00CD1835">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330" w:author="Ned Johnson" w:date="2019-05-13T01:22:00Z"/>
  <w:sdt>
    <w:sdtPr>
      <w:id w:val="-644354442"/>
      <w:docPartObj>
        <w:docPartGallery w:val="Page Numbers (Bottom of Page)"/>
        <w:docPartUnique/>
      </w:docPartObj>
    </w:sdtPr>
    <w:sdtContent>
      <w:customXmlInsRangeEnd w:id="330"/>
      <w:p w14:paraId="4E0AB5BE" w14:textId="45A7210C" w:rsidR="00723AE7" w:rsidRDefault="00723AE7">
        <w:pPr>
          <w:pStyle w:val="Pieddepage"/>
          <w:jc w:val="right"/>
          <w:rPr>
            <w:ins w:id="331" w:author="Ned Johnson" w:date="2019-05-13T01:22:00Z"/>
          </w:rPr>
        </w:pPr>
        <w:ins w:id="332" w:author="Ned Johnson" w:date="2019-05-13T01:22:00Z">
          <w:r>
            <w:fldChar w:fldCharType="begin"/>
          </w:r>
          <w:r>
            <w:instrText>PAGE   \* MERGEFORMAT</w:instrText>
          </w:r>
          <w:r>
            <w:fldChar w:fldCharType="separate"/>
          </w:r>
        </w:ins>
        <w:r>
          <w:rPr>
            <w:noProof/>
          </w:rPr>
          <w:t>6</w:t>
        </w:r>
        <w:ins w:id="333" w:author="Ned Johnson" w:date="2019-05-13T01:22:00Z">
          <w:r>
            <w:fldChar w:fldCharType="end"/>
          </w:r>
        </w:ins>
      </w:p>
      <w:customXmlInsRangeStart w:id="334" w:author="Ned Johnson" w:date="2019-05-13T01:22:00Z"/>
    </w:sdtContent>
  </w:sdt>
  <w:customXmlInsRangeEnd w:id="334"/>
  <w:p w14:paraId="200AC5C7" w14:textId="77777777" w:rsidR="00723AE7" w:rsidRDefault="00723AE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633" w:author="Ned Johnson" w:date="2019-05-13T01:25:00Z"/>
  <w:sdt>
    <w:sdtPr>
      <w:id w:val="-1023094830"/>
      <w:docPartObj>
        <w:docPartGallery w:val="Page Numbers (Bottom of Page)"/>
        <w:docPartUnique/>
      </w:docPartObj>
    </w:sdtPr>
    <w:sdtContent>
      <w:customXmlInsRangeEnd w:id="1633"/>
      <w:p w14:paraId="62B99D35" w14:textId="3BD8B911" w:rsidR="006211BF" w:rsidRDefault="006211BF">
        <w:pPr>
          <w:pStyle w:val="Pieddepage"/>
          <w:jc w:val="right"/>
          <w:rPr>
            <w:ins w:id="1634" w:author="Ned Johnson" w:date="2019-05-13T01:25:00Z"/>
          </w:rPr>
        </w:pPr>
        <w:ins w:id="1635" w:author="Ned Johnson" w:date="2019-05-13T01:25:00Z">
          <w:r>
            <w:fldChar w:fldCharType="begin"/>
          </w:r>
          <w:r>
            <w:instrText>PAGE   \* MERGEFORMAT</w:instrText>
          </w:r>
          <w:r>
            <w:fldChar w:fldCharType="separate"/>
          </w:r>
        </w:ins>
        <w:r>
          <w:rPr>
            <w:noProof/>
          </w:rPr>
          <w:t>20</w:t>
        </w:r>
        <w:ins w:id="1636" w:author="Ned Johnson" w:date="2019-05-13T01:25:00Z">
          <w:r>
            <w:fldChar w:fldCharType="end"/>
          </w:r>
        </w:ins>
      </w:p>
      <w:customXmlInsRangeStart w:id="1637" w:author="Ned Johnson" w:date="2019-05-13T01:25:00Z"/>
    </w:sdtContent>
  </w:sdt>
  <w:customXmlInsRangeEnd w:id="1637"/>
  <w:p w14:paraId="15B7B853" w14:textId="77777777" w:rsidR="006211BF" w:rsidRDefault="006211BF">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638" w:author="Ned Johnson" w:date="2019-05-13T01:22:00Z"/>
  <w:sdt>
    <w:sdtPr>
      <w:id w:val="-1793892302"/>
      <w:docPartObj>
        <w:docPartGallery w:val="Page Numbers (Bottom of Page)"/>
        <w:docPartUnique/>
      </w:docPartObj>
    </w:sdtPr>
    <w:sdtContent>
      <w:customXmlInsRangeEnd w:id="1638"/>
      <w:p w14:paraId="63D9C75B" w14:textId="35CA6B6E" w:rsidR="00723AE7" w:rsidRDefault="00723AE7">
        <w:pPr>
          <w:pStyle w:val="Pieddepage"/>
          <w:jc w:val="right"/>
          <w:rPr>
            <w:ins w:id="1639" w:author="Ned Johnson" w:date="2019-05-13T01:22:00Z"/>
          </w:rPr>
        </w:pPr>
        <w:ins w:id="1640" w:author="Ned Johnson" w:date="2019-05-13T01:22:00Z">
          <w:r>
            <w:fldChar w:fldCharType="begin"/>
          </w:r>
          <w:r>
            <w:instrText>PAGE   \* MERGEFORMAT</w:instrText>
          </w:r>
          <w:r>
            <w:fldChar w:fldCharType="separate"/>
          </w:r>
        </w:ins>
        <w:r w:rsidR="006211BF">
          <w:rPr>
            <w:noProof/>
          </w:rPr>
          <w:t>1</w:t>
        </w:r>
        <w:ins w:id="1641" w:author="Ned Johnson" w:date="2019-05-13T01:22:00Z">
          <w:r>
            <w:fldChar w:fldCharType="end"/>
          </w:r>
        </w:ins>
      </w:p>
      <w:customXmlInsRangeStart w:id="1642" w:author="Ned Johnson" w:date="2019-05-13T01:22:00Z"/>
    </w:sdtContent>
  </w:sdt>
  <w:customXmlInsRangeEnd w:id="1642"/>
  <w:p w14:paraId="34C1CAAC" w14:textId="77777777" w:rsidR="00723AE7" w:rsidRDefault="00723AE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99226" w14:textId="77777777" w:rsidR="004675D0" w:rsidRDefault="004675D0" w:rsidP="00CD1835">
      <w:pPr>
        <w:spacing w:after="0" w:line="240" w:lineRule="auto"/>
      </w:pPr>
      <w:r>
        <w:separator/>
      </w:r>
    </w:p>
  </w:footnote>
  <w:footnote w:type="continuationSeparator" w:id="0">
    <w:p w14:paraId="49FB855F" w14:textId="77777777" w:rsidR="004675D0" w:rsidRDefault="004675D0" w:rsidP="00CD1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F2B17" w14:textId="3162EA18" w:rsidR="00723AE7" w:rsidRDefault="00723AE7">
    <w:pPr>
      <w:pStyle w:val="En-tte"/>
      <w:jc w:val="right"/>
      <w:rPr>
        <w:ins w:id="328" w:author="Ned Johnson" w:date="2019-05-13T01:22:00Z"/>
      </w:rPr>
    </w:pPr>
  </w:p>
  <w:p w14:paraId="2F30804A" w14:textId="77777777" w:rsidR="00723AE7" w:rsidRDefault="00723AE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6572"/>
    <w:multiLevelType w:val="hybridMultilevel"/>
    <w:tmpl w:val="19C29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E50B2F"/>
    <w:multiLevelType w:val="hybridMultilevel"/>
    <w:tmpl w:val="C3F89B0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1281234"/>
    <w:multiLevelType w:val="hybridMultilevel"/>
    <w:tmpl w:val="2CA64B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DF5CD1"/>
    <w:multiLevelType w:val="hybridMultilevel"/>
    <w:tmpl w:val="21B6B7E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58250D1"/>
    <w:multiLevelType w:val="hybridMultilevel"/>
    <w:tmpl w:val="6B922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4F6E23"/>
    <w:multiLevelType w:val="hybridMultilevel"/>
    <w:tmpl w:val="F0BC0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A553A4"/>
    <w:multiLevelType w:val="hybridMultilevel"/>
    <w:tmpl w:val="EC2AA73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15:restartNumberingAfterBreak="0">
    <w:nsid w:val="300B5869"/>
    <w:multiLevelType w:val="hybridMultilevel"/>
    <w:tmpl w:val="F85452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AF0D68"/>
    <w:multiLevelType w:val="hybridMultilevel"/>
    <w:tmpl w:val="FAA2CDAC"/>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4F6552"/>
    <w:multiLevelType w:val="hybridMultilevel"/>
    <w:tmpl w:val="9BBE66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38850942"/>
    <w:multiLevelType w:val="hybridMultilevel"/>
    <w:tmpl w:val="8E4452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672F84"/>
    <w:multiLevelType w:val="hybridMultilevel"/>
    <w:tmpl w:val="A874E3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290466E"/>
    <w:multiLevelType w:val="hybridMultilevel"/>
    <w:tmpl w:val="6F72CAA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46067E3"/>
    <w:multiLevelType w:val="hybridMultilevel"/>
    <w:tmpl w:val="8A4298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65A2A16"/>
    <w:multiLevelType w:val="hybridMultilevel"/>
    <w:tmpl w:val="7DF46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96D2268"/>
    <w:multiLevelType w:val="hybridMultilevel"/>
    <w:tmpl w:val="5330C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9A6C56"/>
    <w:multiLevelType w:val="hybridMultilevel"/>
    <w:tmpl w:val="D714D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4877960"/>
    <w:multiLevelType w:val="hybridMultilevel"/>
    <w:tmpl w:val="3E54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F7386D"/>
    <w:multiLevelType w:val="hybridMultilevel"/>
    <w:tmpl w:val="CC30F01C"/>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19" w15:restartNumberingAfterBreak="0">
    <w:nsid w:val="5B43732E"/>
    <w:multiLevelType w:val="hybridMultilevel"/>
    <w:tmpl w:val="EE7470B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5C2532FC"/>
    <w:multiLevelType w:val="hybridMultilevel"/>
    <w:tmpl w:val="51BAD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675025E2"/>
    <w:multiLevelType w:val="hybridMultilevel"/>
    <w:tmpl w:val="931637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EBC4BFF"/>
    <w:multiLevelType w:val="hybridMultilevel"/>
    <w:tmpl w:val="156EA1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1"/>
  </w:num>
  <w:num w:numId="4">
    <w:abstractNumId w:val="1"/>
  </w:num>
  <w:num w:numId="5">
    <w:abstractNumId w:val="19"/>
  </w:num>
  <w:num w:numId="6">
    <w:abstractNumId w:val="20"/>
  </w:num>
  <w:num w:numId="7">
    <w:abstractNumId w:val="9"/>
  </w:num>
  <w:num w:numId="8">
    <w:abstractNumId w:val="22"/>
  </w:num>
  <w:num w:numId="9">
    <w:abstractNumId w:val="15"/>
  </w:num>
  <w:num w:numId="10">
    <w:abstractNumId w:val="2"/>
  </w:num>
  <w:num w:numId="11">
    <w:abstractNumId w:val="17"/>
  </w:num>
  <w:num w:numId="12">
    <w:abstractNumId w:val="3"/>
  </w:num>
  <w:num w:numId="13">
    <w:abstractNumId w:val="13"/>
  </w:num>
  <w:num w:numId="14">
    <w:abstractNumId w:val="14"/>
  </w:num>
  <w:num w:numId="15">
    <w:abstractNumId w:val="12"/>
  </w:num>
  <w:num w:numId="16">
    <w:abstractNumId w:val="0"/>
  </w:num>
  <w:num w:numId="17">
    <w:abstractNumId w:val="18"/>
  </w:num>
  <w:num w:numId="18">
    <w:abstractNumId w:val="10"/>
  </w:num>
  <w:num w:numId="19">
    <w:abstractNumId w:val="4"/>
  </w:num>
  <w:num w:numId="20">
    <w:abstractNumId w:val="5"/>
  </w:num>
  <w:num w:numId="21">
    <w:abstractNumId w:val="8"/>
  </w:num>
  <w:num w:numId="22">
    <w:abstractNumId w:val="6"/>
  </w:num>
  <w:num w:numId="23">
    <w:abstractNumId w:val="2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rrmannfrancine@gmail.com">
    <w15:presenceInfo w15:providerId="Windows Live" w15:userId="3c9cec740fb6eca9"/>
  </w15:person>
  <w15:person w15:author="Ned Johnson">
    <w15:presenceInfo w15:providerId="Windows Live" w15:userId="7f0688a89409b6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98E"/>
    <w:rsid w:val="00007E57"/>
    <w:rsid w:val="00034646"/>
    <w:rsid w:val="00054B8A"/>
    <w:rsid w:val="000A0A42"/>
    <w:rsid w:val="000C200D"/>
    <w:rsid w:val="000E0FC4"/>
    <w:rsid w:val="001001E5"/>
    <w:rsid w:val="00101717"/>
    <w:rsid w:val="00102A89"/>
    <w:rsid w:val="00114F78"/>
    <w:rsid w:val="0011646F"/>
    <w:rsid w:val="001215B6"/>
    <w:rsid w:val="00121E54"/>
    <w:rsid w:val="001266F8"/>
    <w:rsid w:val="00132216"/>
    <w:rsid w:val="0017771C"/>
    <w:rsid w:val="00182576"/>
    <w:rsid w:val="001B3498"/>
    <w:rsid w:val="00201D52"/>
    <w:rsid w:val="002235CA"/>
    <w:rsid w:val="00256ECC"/>
    <w:rsid w:val="002E4650"/>
    <w:rsid w:val="003002AC"/>
    <w:rsid w:val="00342D61"/>
    <w:rsid w:val="0040390A"/>
    <w:rsid w:val="00436EE1"/>
    <w:rsid w:val="00457C07"/>
    <w:rsid w:val="004675D0"/>
    <w:rsid w:val="00467F7C"/>
    <w:rsid w:val="00475E8B"/>
    <w:rsid w:val="0048221F"/>
    <w:rsid w:val="00486164"/>
    <w:rsid w:val="004F5B4B"/>
    <w:rsid w:val="004F6F43"/>
    <w:rsid w:val="00513190"/>
    <w:rsid w:val="00567DF4"/>
    <w:rsid w:val="00575BF0"/>
    <w:rsid w:val="00577A1A"/>
    <w:rsid w:val="005A2568"/>
    <w:rsid w:val="005B0F68"/>
    <w:rsid w:val="005D3EA7"/>
    <w:rsid w:val="005D62E8"/>
    <w:rsid w:val="005E6A42"/>
    <w:rsid w:val="005F041E"/>
    <w:rsid w:val="006211BF"/>
    <w:rsid w:val="00626CCE"/>
    <w:rsid w:val="0063073D"/>
    <w:rsid w:val="006479F9"/>
    <w:rsid w:val="00672014"/>
    <w:rsid w:val="00686970"/>
    <w:rsid w:val="006E4505"/>
    <w:rsid w:val="00723AE7"/>
    <w:rsid w:val="00730518"/>
    <w:rsid w:val="00733F7D"/>
    <w:rsid w:val="00754E9E"/>
    <w:rsid w:val="007D3713"/>
    <w:rsid w:val="007D4FCD"/>
    <w:rsid w:val="008013C9"/>
    <w:rsid w:val="008422A1"/>
    <w:rsid w:val="008457F9"/>
    <w:rsid w:val="00852054"/>
    <w:rsid w:val="008611D4"/>
    <w:rsid w:val="00864161"/>
    <w:rsid w:val="00865F9E"/>
    <w:rsid w:val="00884C9E"/>
    <w:rsid w:val="008916D3"/>
    <w:rsid w:val="008D2B41"/>
    <w:rsid w:val="009028F1"/>
    <w:rsid w:val="0090701B"/>
    <w:rsid w:val="009A2767"/>
    <w:rsid w:val="009C40EF"/>
    <w:rsid w:val="009E0AB9"/>
    <w:rsid w:val="00A50358"/>
    <w:rsid w:val="00A57A3A"/>
    <w:rsid w:val="00A7363F"/>
    <w:rsid w:val="00A80472"/>
    <w:rsid w:val="00A936C2"/>
    <w:rsid w:val="00AE179A"/>
    <w:rsid w:val="00AE3DAA"/>
    <w:rsid w:val="00B368DE"/>
    <w:rsid w:val="00B931F9"/>
    <w:rsid w:val="00B97171"/>
    <w:rsid w:val="00BB65D8"/>
    <w:rsid w:val="00BE1E4E"/>
    <w:rsid w:val="00C66E04"/>
    <w:rsid w:val="00C905A1"/>
    <w:rsid w:val="00C91770"/>
    <w:rsid w:val="00CD1835"/>
    <w:rsid w:val="00D2798E"/>
    <w:rsid w:val="00D62B14"/>
    <w:rsid w:val="00DA016C"/>
    <w:rsid w:val="00DF252C"/>
    <w:rsid w:val="00E44077"/>
    <w:rsid w:val="00E704FD"/>
    <w:rsid w:val="00E90EAB"/>
    <w:rsid w:val="00EB3B3C"/>
    <w:rsid w:val="00ED75CC"/>
    <w:rsid w:val="00F5535D"/>
    <w:rsid w:val="00F5601E"/>
    <w:rsid w:val="00F56D88"/>
    <w:rsid w:val="00F66015"/>
    <w:rsid w:val="00F86763"/>
    <w:rsid w:val="00FB3B79"/>
    <w:rsid w:val="00FF59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4BC28"/>
  <w15:chartTrackingRefBased/>
  <w15:docId w15:val="{AB499CBE-FAB2-40E6-AB7B-27AD495BC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A3A"/>
  </w:style>
  <w:style w:type="paragraph" w:styleId="Titre1">
    <w:name w:val="heading 1"/>
    <w:basedOn w:val="Normal"/>
    <w:next w:val="Normal"/>
    <w:link w:val="Titre1Car"/>
    <w:autoRedefine/>
    <w:uiPriority w:val="9"/>
    <w:qFormat/>
    <w:rsid w:val="00E44077"/>
    <w:pPr>
      <w:keepNext/>
      <w:keepLines/>
      <w:spacing w:before="240" w:after="0"/>
      <w:outlineLvl w:val="0"/>
    </w:pPr>
    <w:rPr>
      <w:rFonts w:asciiTheme="majorHAnsi" w:eastAsiaTheme="majorEastAsia" w:hAnsiTheme="majorHAnsi" w:cstheme="majorBidi"/>
      <w:b/>
      <w:color w:val="2E74B5" w:themeColor="accent1" w:themeShade="BF"/>
      <w:sz w:val="44"/>
      <w:szCs w:val="32"/>
    </w:rPr>
  </w:style>
  <w:style w:type="paragraph" w:styleId="Titre2">
    <w:name w:val="heading 2"/>
    <w:basedOn w:val="Normal"/>
    <w:next w:val="Normal"/>
    <w:link w:val="Titre2Car"/>
    <w:uiPriority w:val="9"/>
    <w:unhideWhenUsed/>
    <w:qFormat/>
    <w:rsid w:val="008422A1"/>
    <w:pPr>
      <w:keepNext/>
      <w:keepLines/>
      <w:spacing w:before="40" w:after="0"/>
      <w:outlineLvl w:val="1"/>
    </w:pPr>
    <w:rPr>
      <w:rFonts w:asciiTheme="majorHAnsi" w:eastAsiaTheme="majorEastAsia" w:hAnsiTheme="majorHAnsi" w:cstheme="majorBidi"/>
      <w:b/>
      <w:i/>
      <w:color w:val="00B0F0"/>
      <w:sz w:val="32"/>
      <w:szCs w:val="26"/>
    </w:rPr>
  </w:style>
  <w:style w:type="paragraph" w:styleId="Titre3">
    <w:name w:val="heading 3"/>
    <w:basedOn w:val="Normal"/>
    <w:next w:val="Normal"/>
    <w:link w:val="Titre3Car"/>
    <w:uiPriority w:val="9"/>
    <w:unhideWhenUsed/>
    <w:qFormat/>
    <w:rsid w:val="00BB65D8"/>
    <w:pPr>
      <w:keepNext/>
      <w:keepLines/>
      <w:spacing w:before="40" w:after="0"/>
      <w:outlineLvl w:val="2"/>
    </w:pPr>
    <w:rPr>
      <w:rFonts w:asciiTheme="majorHAnsi" w:eastAsiaTheme="majorEastAsia" w:hAnsiTheme="majorHAnsi" w:cstheme="majorBidi"/>
      <w:b/>
      <w:color w:val="1F4D78" w:themeColor="accent1" w:themeShade="7F"/>
      <w:sz w:val="28"/>
      <w:szCs w:val="24"/>
    </w:rPr>
  </w:style>
  <w:style w:type="paragraph" w:styleId="Titre4">
    <w:name w:val="heading 4"/>
    <w:basedOn w:val="Normal"/>
    <w:next w:val="Normal"/>
    <w:link w:val="Titre4Car"/>
    <w:uiPriority w:val="9"/>
    <w:unhideWhenUsed/>
    <w:qFormat/>
    <w:rsid w:val="008013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7A3A"/>
    <w:pPr>
      <w:tabs>
        <w:tab w:val="center" w:pos="4536"/>
        <w:tab w:val="right" w:pos="9072"/>
      </w:tabs>
      <w:spacing w:after="0" w:line="240" w:lineRule="auto"/>
    </w:pPr>
  </w:style>
  <w:style w:type="character" w:customStyle="1" w:styleId="En-tteCar">
    <w:name w:val="En-tête Car"/>
    <w:basedOn w:val="Policepardfaut"/>
    <w:link w:val="En-tte"/>
    <w:uiPriority w:val="99"/>
    <w:rsid w:val="00A57A3A"/>
  </w:style>
  <w:style w:type="character" w:customStyle="1" w:styleId="Titre1Car">
    <w:name w:val="Titre 1 Car"/>
    <w:basedOn w:val="Policepardfaut"/>
    <w:link w:val="Titre1"/>
    <w:uiPriority w:val="9"/>
    <w:rsid w:val="00E44077"/>
    <w:rPr>
      <w:rFonts w:asciiTheme="majorHAnsi" w:eastAsiaTheme="majorEastAsia" w:hAnsiTheme="majorHAnsi" w:cstheme="majorBidi"/>
      <w:b/>
      <w:color w:val="2E74B5" w:themeColor="accent1" w:themeShade="BF"/>
      <w:sz w:val="44"/>
      <w:szCs w:val="32"/>
    </w:rPr>
  </w:style>
  <w:style w:type="paragraph" w:styleId="En-ttedetabledesmatires">
    <w:name w:val="TOC Heading"/>
    <w:basedOn w:val="Titre1"/>
    <w:next w:val="Normal"/>
    <w:uiPriority w:val="39"/>
    <w:unhideWhenUsed/>
    <w:qFormat/>
    <w:rsid w:val="00A57A3A"/>
    <w:pPr>
      <w:outlineLvl w:val="9"/>
    </w:pPr>
    <w:rPr>
      <w:lang w:eastAsia="fr-FR"/>
    </w:rPr>
  </w:style>
  <w:style w:type="character" w:customStyle="1" w:styleId="Titre2Car">
    <w:name w:val="Titre 2 Car"/>
    <w:basedOn w:val="Policepardfaut"/>
    <w:link w:val="Titre2"/>
    <w:uiPriority w:val="9"/>
    <w:rsid w:val="008422A1"/>
    <w:rPr>
      <w:rFonts w:asciiTheme="majorHAnsi" w:eastAsiaTheme="majorEastAsia" w:hAnsiTheme="majorHAnsi" w:cstheme="majorBidi"/>
      <w:b/>
      <w:i/>
      <w:color w:val="00B0F0"/>
      <w:sz w:val="32"/>
      <w:szCs w:val="26"/>
    </w:rPr>
  </w:style>
  <w:style w:type="character" w:customStyle="1" w:styleId="Titre3Car">
    <w:name w:val="Titre 3 Car"/>
    <w:basedOn w:val="Policepardfaut"/>
    <w:link w:val="Titre3"/>
    <w:uiPriority w:val="9"/>
    <w:rsid w:val="00BB65D8"/>
    <w:rPr>
      <w:rFonts w:asciiTheme="majorHAnsi" w:eastAsiaTheme="majorEastAsia" w:hAnsiTheme="majorHAnsi" w:cstheme="majorBidi"/>
      <w:b/>
      <w:color w:val="1F4D78" w:themeColor="accent1" w:themeShade="7F"/>
      <w:sz w:val="28"/>
      <w:szCs w:val="24"/>
    </w:rPr>
  </w:style>
  <w:style w:type="paragraph" w:styleId="Paragraphedeliste">
    <w:name w:val="List Paragraph"/>
    <w:basedOn w:val="Normal"/>
    <w:uiPriority w:val="34"/>
    <w:qFormat/>
    <w:rsid w:val="005E6A42"/>
    <w:pPr>
      <w:ind w:left="720"/>
      <w:contextualSpacing/>
    </w:pPr>
  </w:style>
  <w:style w:type="character" w:styleId="Lienhypertexte">
    <w:name w:val="Hyperlink"/>
    <w:basedOn w:val="Policepardfaut"/>
    <w:uiPriority w:val="99"/>
    <w:unhideWhenUsed/>
    <w:rsid w:val="005E6A42"/>
    <w:rPr>
      <w:color w:val="0000FF"/>
      <w:u w:val="single"/>
    </w:rPr>
  </w:style>
  <w:style w:type="character" w:customStyle="1" w:styleId="Titre4Car">
    <w:name w:val="Titre 4 Car"/>
    <w:basedOn w:val="Policepardfaut"/>
    <w:link w:val="Titre4"/>
    <w:uiPriority w:val="9"/>
    <w:rsid w:val="008013C9"/>
    <w:rPr>
      <w:rFonts w:asciiTheme="majorHAnsi" w:eastAsiaTheme="majorEastAsia" w:hAnsiTheme="majorHAnsi" w:cstheme="majorBidi"/>
      <w:i/>
      <w:iCs/>
      <w:color w:val="2E74B5" w:themeColor="accent1" w:themeShade="BF"/>
    </w:rPr>
  </w:style>
  <w:style w:type="paragraph" w:styleId="TM1">
    <w:name w:val="toc 1"/>
    <w:basedOn w:val="Normal"/>
    <w:next w:val="Normal"/>
    <w:autoRedefine/>
    <w:uiPriority w:val="39"/>
    <w:unhideWhenUsed/>
    <w:rsid w:val="002235CA"/>
    <w:pPr>
      <w:spacing w:after="100"/>
    </w:pPr>
  </w:style>
  <w:style w:type="paragraph" w:styleId="TM2">
    <w:name w:val="toc 2"/>
    <w:basedOn w:val="Normal"/>
    <w:next w:val="Normal"/>
    <w:autoRedefine/>
    <w:uiPriority w:val="39"/>
    <w:unhideWhenUsed/>
    <w:rsid w:val="002235CA"/>
    <w:pPr>
      <w:spacing w:after="100"/>
      <w:ind w:left="220"/>
    </w:pPr>
  </w:style>
  <w:style w:type="paragraph" w:styleId="TM3">
    <w:name w:val="toc 3"/>
    <w:basedOn w:val="Normal"/>
    <w:next w:val="Normal"/>
    <w:autoRedefine/>
    <w:uiPriority w:val="39"/>
    <w:unhideWhenUsed/>
    <w:rsid w:val="002235CA"/>
    <w:pPr>
      <w:spacing w:after="100"/>
      <w:ind w:left="440"/>
    </w:pPr>
  </w:style>
  <w:style w:type="character" w:customStyle="1" w:styleId="watch-title">
    <w:name w:val="watch-title"/>
    <w:basedOn w:val="Policepardfaut"/>
    <w:rsid w:val="00672014"/>
  </w:style>
  <w:style w:type="paragraph" w:styleId="Textedebulles">
    <w:name w:val="Balloon Text"/>
    <w:basedOn w:val="Normal"/>
    <w:link w:val="TextedebullesCar"/>
    <w:uiPriority w:val="99"/>
    <w:semiHidden/>
    <w:unhideWhenUsed/>
    <w:rsid w:val="007D371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D3713"/>
    <w:rPr>
      <w:rFonts w:ascii="Segoe UI" w:hAnsi="Segoe UI" w:cs="Segoe UI"/>
      <w:sz w:val="18"/>
      <w:szCs w:val="18"/>
    </w:rPr>
  </w:style>
  <w:style w:type="character" w:styleId="Marquedecommentaire">
    <w:name w:val="annotation reference"/>
    <w:basedOn w:val="Policepardfaut"/>
    <w:uiPriority w:val="99"/>
    <w:semiHidden/>
    <w:unhideWhenUsed/>
    <w:rsid w:val="009A2767"/>
    <w:rPr>
      <w:sz w:val="16"/>
      <w:szCs w:val="16"/>
    </w:rPr>
  </w:style>
  <w:style w:type="paragraph" w:styleId="Commentaire">
    <w:name w:val="annotation text"/>
    <w:basedOn w:val="Normal"/>
    <w:link w:val="CommentaireCar"/>
    <w:uiPriority w:val="99"/>
    <w:semiHidden/>
    <w:unhideWhenUsed/>
    <w:rsid w:val="009A2767"/>
    <w:pPr>
      <w:spacing w:line="240" w:lineRule="auto"/>
    </w:pPr>
    <w:rPr>
      <w:sz w:val="20"/>
      <w:szCs w:val="20"/>
    </w:rPr>
  </w:style>
  <w:style w:type="character" w:customStyle="1" w:styleId="CommentaireCar">
    <w:name w:val="Commentaire Car"/>
    <w:basedOn w:val="Policepardfaut"/>
    <w:link w:val="Commentaire"/>
    <w:uiPriority w:val="99"/>
    <w:semiHidden/>
    <w:rsid w:val="009A2767"/>
    <w:rPr>
      <w:sz w:val="20"/>
      <w:szCs w:val="20"/>
    </w:rPr>
  </w:style>
  <w:style w:type="paragraph" w:styleId="Objetducommentaire">
    <w:name w:val="annotation subject"/>
    <w:basedOn w:val="Commentaire"/>
    <w:next w:val="Commentaire"/>
    <w:link w:val="ObjetducommentaireCar"/>
    <w:uiPriority w:val="99"/>
    <w:semiHidden/>
    <w:unhideWhenUsed/>
    <w:rsid w:val="009A2767"/>
    <w:rPr>
      <w:b/>
      <w:bCs/>
    </w:rPr>
  </w:style>
  <w:style w:type="character" w:customStyle="1" w:styleId="ObjetducommentaireCar">
    <w:name w:val="Objet du commentaire Car"/>
    <w:basedOn w:val="CommentaireCar"/>
    <w:link w:val="Objetducommentaire"/>
    <w:uiPriority w:val="99"/>
    <w:semiHidden/>
    <w:rsid w:val="009A2767"/>
    <w:rPr>
      <w:b/>
      <w:bCs/>
      <w:sz w:val="20"/>
      <w:szCs w:val="20"/>
    </w:rPr>
  </w:style>
  <w:style w:type="paragraph" w:styleId="Pieddepage">
    <w:name w:val="footer"/>
    <w:basedOn w:val="Normal"/>
    <w:link w:val="PieddepageCar"/>
    <w:uiPriority w:val="99"/>
    <w:unhideWhenUsed/>
    <w:rsid w:val="00CD18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1835"/>
  </w:style>
  <w:style w:type="paragraph" w:styleId="Titre">
    <w:name w:val="Title"/>
    <w:basedOn w:val="Normal"/>
    <w:next w:val="Normal"/>
    <w:link w:val="TitreCar"/>
    <w:uiPriority w:val="10"/>
    <w:qFormat/>
    <w:rsid w:val="006211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211B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56500">
      <w:bodyDiv w:val="1"/>
      <w:marLeft w:val="0"/>
      <w:marRight w:val="0"/>
      <w:marTop w:val="0"/>
      <w:marBottom w:val="0"/>
      <w:divBdr>
        <w:top w:val="none" w:sz="0" w:space="0" w:color="auto"/>
        <w:left w:val="none" w:sz="0" w:space="0" w:color="auto"/>
        <w:bottom w:val="none" w:sz="0" w:space="0" w:color="auto"/>
        <w:right w:val="none" w:sz="0" w:space="0" w:color="auto"/>
      </w:divBdr>
    </w:div>
    <w:div w:id="328795455">
      <w:bodyDiv w:val="1"/>
      <w:marLeft w:val="0"/>
      <w:marRight w:val="0"/>
      <w:marTop w:val="0"/>
      <w:marBottom w:val="0"/>
      <w:divBdr>
        <w:top w:val="none" w:sz="0" w:space="0" w:color="auto"/>
        <w:left w:val="none" w:sz="0" w:space="0" w:color="auto"/>
        <w:bottom w:val="none" w:sz="0" w:space="0" w:color="auto"/>
        <w:right w:val="none" w:sz="0" w:space="0" w:color="auto"/>
      </w:divBdr>
    </w:div>
    <w:div w:id="496114225">
      <w:bodyDiv w:val="1"/>
      <w:marLeft w:val="0"/>
      <w:marRight w:val="0"/>
      <w:marTop w:val="0"/>
      <w:marBottom w:val="0"/>
      <w:divBdr>
        <w:top w:val="none" w:sz="0" w:space="0" w:color="auto"/>
        <w:left w:val="none" w:sz="0" w:space="0" w:color="auto"/>
        <w:bottom w:val="none" w:sz="0" w:space="0" w:color="auto"/>
        <w:right w:val="none" w:sz="0" w:space="0" w:color="auto"/>
      </w:divBdr>
    </w:div>
    <w:div w:id="707415641">
      <w:bodyDiv w:val="1"/>
      <w:marLeft w:val="0"/>
      <w:marRight w:val="0"/>
      <w:marTop w:val="0"/>
      <w:marBottom w:val="0"/>
      <w:divBdr>
        <w:top w:val="none" w:sz="0" w:space="0" w:color="auto"/>
        <w:left w:val="none" w:sz="0" w:space="0" w:color="auto"/>
        <w:bottom w:val="none" w:sz="0" w:space="0" w:color="auto"/>
        <w:right w:val="none" w:sz="0" w:space="0" w:color="auto"/>
      </w:divBdr>
    </w:div>
    <w:div w:id="715399480">
      <w:bodyDiv w:val="1"/>
      <w:marLeft w:val="0"/>
      <w:marRight w:val="0"/>
      <w:marTop w:val="0"/>
      <w:marBottom w:val="0"/>
      <w:divBdr>
        <w:top w:val="none" w:sz="0" w:space="0" w:color="auto"/>
        <w:left w:val="none" w:sz="0" w:space="0" w:color="auto"/>
        <w:bottom w:val="none" w:sz="0" w:space="0" w:color="auto"/>
        <w:right w:val="none" w:sz="0" w:space="0" w:color="auto"/>
      </w:divBdr>
      <w:divsChild>
        <w:div w:id="781074152">
          <w:marLeft w:val="0"/>
          <w:marRight w:val="0"/>
          <w:marTop w:val="0"/>
          <w:marBottom w:val="0"/>
          <w:divBdr>
            <w:top w:val="none" w:sz="0" w:space="0" w:color="auto"/>
            <w:left w:val="none" w:sz="0" w:space="0" w:color="auto"/>
            <w:bottom w:val="none" w:sz="0" w:space="0" w:color="auto"/>
            <w:right w:val="none" w:sz="0" w:space="0" w:color="auto"/>
          </w:divBdr>
        </w:div>
        <w:div w:id="1442216503">
          <w:marLeft w:val="0"/>
          <w:marRight w:val="0"/>
          <w:marTop w:val="0"/>
          <w:marBottom w:val="0"/>
          <w:divBdr>
            <w:top w:val="none" w:sz="0" w:space="0" w:color="auto"/>
            <w:left w:val="none" w:sz="0" w:space="0" w:color="auto"/>
            <w:bottom w:val="none" w:sz="0" w:space="0" w:color="auto"/>
            <w:right w:val="none" w:sz="0" w:space="0" w:color="auto"/>
          </w:divBdr>
        </w:div>
        <w:div w:id="1486970381">
          <w:marLeft w:val="0"/>
          <w:marRight w:val="0"/>
          <w:marTop w:val="0"/>
          <w:marBottom w:val="0"/>
          <w:divBdr>
            <w:top w:val="none" w:sz="0" w:space="0" w:color="auto"/>
            <w:left w:val="none" w:sz="0" w:space="0" w:color="auto"/>
            <w:bottom w:val="none" w:sz="0" w:space="0" w:color="auto"/>
            <w:right w:val="none" w:sz="0" w:space="0" w:color="auto"/>
          </w:divBdr>
        </w:div>
        <w:div w:id="1789011286">
          <w:marLeft w:val="0"/>
          <w:marRight w:val="0"/>
          <w:marTop w:val="0"/>
          <w:marBottom w:val="0"/>
          <w:divBdr>
            <w:top w:val="none" w:sz="0" w:space="0" w:color="auto"/>
            <w:left w:val="none" w:sz="0" w:space="0" w:color="auto"/>
            <w:bottom w:val="none" w:sz="0" w:space="0" w:color="auto"/>
            <w:right w:val="none" w:sz="0" w:space="0" w:color="auto"/>
          </w:divBdr>
        </w:div>
      </w:divsChild>
    </w:div>
    <w:div w:id="1336416415">
      <w:bodyDiv w:val="1"/>
      <w:marLeft w:val="0"/>
      <w:marRight w:val="0"/>
      <w:marTop w:val="0"/>
      <w:marBottom w:val="0"/>
      <w:divBdr>
        <w:top w:val="none" w:sz="0" w:space="0" w:color="auto"/>
        <w:left w:val="none" w:sz="0" w:space="0" w:color="auto"/>
        <w:bottom w:val="none" w:sz="0" w:space="0" w:color="auto"/>
        <w:right w:val="none" w:sz="0" w:space="0" w:color="auto"/>
      </w:divBdr>
      <w:divsChild>
        <w:div w:id="1371613506">
          <w:marLeft w:val="0"/>
          <w:marRight w:val="0"/>
          <w:marTop w:val="0"/>
          <w:marBottom w:val="0"/>
          <w:divBdr>
            <w:top w:val="none" w:sz="0" w:space="0" w:color="auto"/>
            <w:left w:val="none" w:sz="0" w:space="0" w:color="auto"/>
            <w:bottom w:val="none" w:sz="0" w:space="0" w:color="auto"/>
            <w:right w:val="none" w:sz="0" w:space="0" w:color="auto"/>
          </w:divBdr>
        </w:div>
        <w:div w:id="1522695750">
          <w:marLeft w:val="0"/>
          <w:marRight w:val="0"/>
          <w:marTop w:val="0"/>
          <w:marBottom w:val="0"/>
          <w:divBdr>
            <w:top w:val="none" w:sz="0" w:space="0" w:color="auto"/>
            <w:left w:val="none" w:sz="0" w:space="0" w:color="auto"/>
            <w:bottom w:val="none" w:sz="0" w:space="0" w:color="auto"/>
            <w:right w:val="none" w:sz="0" w:space="0" w:color="auto"/>
          </w:divBdr>
        </w:div>
        <w:div w:id="1676108341">
          <w:marLeft w:val="0"/>
          <w:marRight w:val="0"/>
          <w:marTop w:val="0"/>
          <w:marBottom w:val="0"/>
          <w:divBdr>
            <w:top w:val="none" w:sz="0" w:space="0" w:color="auto"/>
            <w:left w:val="none" w:sz="0" w:space="0" w:color="auto"/>
            <w:bottom w:val="none" w:sz="0" w:space="0" w:color="auto"/>
            <w:right w:val="none" w:sz="0" w:space="0" w:color="auto"/>
          </w:divBdr>
        </w:div>
        <w:div w:id="994064904">
          <w:marLeft w:val="0"/>
          <w:marRight w:val="0"/>
          <w:marTop w:val="0"/>
          <w:marBottom w:val="0"/>
          <w:divBdr>
            <w:top w:val="none" w:sz="0" w:space="0" w:color="auto"/>
            <w:left w:val="none" w:sz="0" w:space="0" w:color="auto"/>
            <w:bottom w:val="none" w:sz="0" w:space="0" w:color="auto"/>
            <w:right w:val="none" w:sz="0" w:space="0" w:color="auto"/>
          </w:divBdr>
        </w:div>
        <w:div w:id="1827552040">
          <w:marLeft w:val="0"/>
          <w:marRight w:val="0"/>
          <w:marTop w:val="0"/>
          <w:marBottom w:val="0"/>
          <w:divBdr>
            <w:top w:val="none" w:sz="0" w:space="0" w:color="auto"/>
            <w:left w:val="none" w:sz="0" w:space="0" w:color="auto"/>
            <w:bottom w:val="none" w:sz="0" w:space="0" w:color="auto"/>
            <w:right w:val="none" w:sz="0" w:space="0" w:color="auto"/>
          </w:divBdr>
        </w:div>
        <w:div w:id="378170491">
          <w:marLeft w:val="0"/>
          <w:marRight w:val="0"/>
          <w:marTop w:val="0"/>
          <w:marBottom w:val="0"/>
          <w:divBdr>
            <w:top w:val="none" w:sz="0" w:space="0" w:color="auto"/>
            <w:left w:val="none" w:sz="0" w:space="0" w:color="auto"/>
            <w:bottom w:val="none" w:sz="0" w:space="0" w:color="auto"/>
            <w:right w:val="none" w:sz="0" w:space="0" w:color="auto"/>
          </w:divBdr>
        </w:div>
        <w:div w:id="1140004464">
          <w:marLeft w:val="0"/>
          <w:marRight w:val="0"/>
          <w:marTop w:val="0"/>
          <w:marBottom w:val="0"/>
          <w:divBdr>
            <w:top w:val="none" w:sz="0" w:space="0" w:color="auto"/>
            <w:left w:val="none" w:sz="0" w:space="0" w:color="auto"/>
            <w:bottom w:val="none" w:sz="0" w:space="0" w:color="auto"/>
            <w:right w:val="none" w:sz="0" w:space="0" w:color="auto"/>
          </w:divBdr>
        </w:div>
      </w:divsChild>
    </w:div>
    <w:div w:id="1549536059">
      <w:bodyDiv w:val="1"/>
      <w:marLeft w:val="0"/>
      <w:marRight w:val="0"/>
      <w:marTop w:val="0"/>
      <w:marBottom w:val="0"/>
      <w:divBdr>
        <w:top w:val="none" w:sz="0" w:space="0" w:color="auto"/>
        <w:left w:val="none" w:sz="0" w:space="0" w:color="auto"/>
        <w:bottom w:val="none" w:sz="0" w:space="0" w:color="auto"/>
        <w:right w:val="none" w:sz="0" w:space="0" w:color="auto"/>
      </w:divBdr>
      <w:divsChild>
        <w:div w:id="334647990">
          <w:marLeft w:val="0"/>
          <w:marRight w:val="0"/>
          <w:marTop w:val="0"/>
          <w:marBottom w:val="0"/>
          <w:divBdr>
            <w:top w:val="none" w:sz="0" w:space="0" w:color="auto"/>
            <w:left w:val="none" w:sz="0" w:space="0" w:color="auto"/>
            <w:bottom w:val="none" w:sz="0" w:space="0" w:color="auto"/>
            <w:right w:val="none" w:sz="0" w:space="0" w:color="auto"/>
          </w:divBdr>
          <w:divsChild>
            <w:div w:id="2143376524">
              <w:marLeft w:val="0"/>
              <w:marRight w:val="0"/>
              <w:marTop w:val="0"/>
              <w:marBottom w:val="0"/>
              <w:divBdr>
                <w:top w:val="none" w:sz="0" w:space="0" w:color="auto"/>
                <w:left w:val="none" w:sz="0" w:space="0" w:color="auto"/>
                <w:bottom w:val="none" w:sz="0" w:space="0" w:color="auto"/>
                <w:right w:val="none" w:sz="0" w:space="0" w:color="auto"/>
              </w:divBdr>
              <w:divsChild>
                <w:div w:id="215121348">
                  <w:marLeft w:val="0"/>
                  <w:marRight w:val="0"/>
                  <w:marTop w:val="0"/>
                  <w:marBottom w:val="0"/>
                  <w:divBdr>
                    <w:top w:val="none" w:sz="0" w:space="0" w:color="auto"/>
                    <w:left w:val="none" w:sz="0" w:space="0" w:color="auto"/>
                    <w:bottom w:val="none" w:sz="0" w:space="0" w:color="auto"/>
                    <w:right w:val="none" w:sz="0" w:space="0" w:color="auto"/>
                  </w:divBdr>
                  <w:divsChild>
                    <w:div w:id="1957717650">
                      <w:marLeft w:val="0"/>
                      <w:marRight w:val="0"/>
                      <w:marTop w:val="0"/>
                      <w:marBottom w:val="0"/>
                      <w:divBdr>
                        <w:top w:val="none" w:sz="0" w:space="0" w:color="auto"/>
                        <w:left w:val="none" w:sz="0" w:space="0" w:color="auto"/>
                        <w:bottom w:val="none" w:sz="0" w:space="0" w:color="auto"/>
                        <w:right w:val="none" w:sz="0" w:space="0" w:color="auto"/>
                      </w:divBdr>
                      <w:divsChild>
                        <w:div w:id="7786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160722">
          <w:marLeft w:val="0"/>
          <w:marRight w:val="0"/>
          <w:marTop w:val="0"/>
          <w:marBottom w:val="0"/>
          <w:divBdr>
            <w:top w:val="none" w:sz="0" w:space="0" w:color="auto"/>
            <w:left w:val="none" w:sz="0" w:space="0" w:color="auto"/>
            <w:bottom w:val="none" w:sz="0" w:space="0" w:color="auto"/>
            <w:right w:val="none" w:sz="0" w:space="0" w:color="auto"/>
          </w:divBdr>
          <w:divsChild>
            <w:div w:id="853762523">
              <w:marLeft w:val="0"/>
              <w:marRight w:val="0"/>
              <w:marTop w:val="0"/>
              <w:marBottom w:val="0"/>
              <w:divBdr>
                <w:top w:val="none" w:sz="0" w:space="0" w:color="auto"/>
                <w:left w:val="none" w:sz="0" w:space="0" w:color="auto"/>
                <w:bottom w:val="none" w:sz="0" w:space="0" w:color="auto"/>
                <w:right w:val="none" w:sz="0" w:space="0" w:color="auto"/>
              </w:divBdr>
              <w:divsChild>
                <w:div w:id="1407845801">
                  <w:marLeft w:val="0"/>
                  <w:marRight w:val="0"/>
                  <w:marTop w:val="0"/>
                  <w:marBottom w:val="0"/>
                  <w:divBdr>
                    <w:top w:val="none" w:sz="0" w:space="0" w:color="auto"/>
                    <w:left w:val="none" w:sz="0" w:space="0" w:color="auto"/>
                    <w:bottom w:val="none" w:sz="0" w:space="0" w:color="auto"/>
                    <w:right w:val="none" w:sz="0" w:space="0" w:color="auto"/>
                  </w:divBdr>
                  <w:divsChild>
                    <w:div w:id="1206210584">
                      <w:marLeft w:val="0"/>
                      <w:marRight w:val="0"/>
                      <w:marTop w:val="0"/>
                      <w:marBottom w:val="495"/>
                      <w:divBdr>
                        <w:top w:val="none" w:sz="0" w:space="0" w:color="auto"/>
                        <w:left w:val="none" w:sz="0" w:space="0" w:color="auto"/>
                        <w:bottom w:val="none" w:sz="0" w:space="0" w:color="auto"/>
                        <w:right w:val="none" w:sz="0" w:space="0" w:color="auto"/>
                      </w:divBdr>
                      <w:divsChild>
                        <w:div w:id="11323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913382">
      <w:bodyDiv w:val="1"/>
      <w:marLeft w:val="0"/>
      <w:marRight w:val="0"/>
      <w:marTop w:val="0"/>
      <w:marBottom w:val="0"/>
      <w:divBdr>
        <w:top w:val="none" w:sz="0" w:space="0" w:color="auto"/>
        <w:left w:val="none" w:sz="0" w:space="0" w:color="auto"/>
        <w:bottom w:val="none" w:sz="0" w:space="0" w:color="auto"/>
        <w:right w:val="none" w:sz="0" w:space="0" w:color="auto"/>
      </w:divBdr>
    </w:div>
    <w:div w:id="1799178058">
      <w:bodyDiv w:val="1"/>
      <w:marLeft w:val="0"/>
      <w:marRight w:val="0"/>
      <w:marTop w:val="0"/>
      <w:marBottom w:val="0"/>
      <w:divBdr>
        <w:top w:val="none" w:sz="0" w:space="0" w:color="auto"/>
        <w:left w:val="none" w:sz="0" w:space="0" w:color="auto"/>
        <w:bottom w:val="none" w:sz="0" w:space="0" w:color="auto"/>
        <w:right w:val="none" w:sz="0" w:space="0" w:color="auto"/>
      </w:divBdr>
      <w:divsChild>
        <w:div w:id="1313215680">
          <w:marLeft w:val="0"/>
          <w:marRight w:val="0"/>
          <w:marTop w:val="0"/>
          <w:marBottom w:val="48"/>
          <w:divBdr>
            <w:top w:val="none" w:sz="0" w:space="0" w:color="auto"/>
            <w:left w:val="none" w:sz="0" w:space="0" w:color="auto"/>
            <w:bottom w:val="none" w:sz="0" w:space="0" w:color="auto"/>
            <w:right w:val="none" w:sz="0" w:space="0" w:color="auto"/>
          </w:divBdr>
          <w:divsChild>
            <w:div w:id="148061497">
              <w:marLeft w:val="1200"/>
              <w:marRight w:val="0"/>
              <w:marTop w:val="0"/>
              <w:marBottom w:val="0"/>
              <w:divBdr>
                <w:top w:val="none" w:sz="0" w:space="0" w:color="auto"/>
                <w:left w:val="none" w:sz="0" w:space="0" w:color="auto"/>
                <w:bottom w:val="none" w:sz="0" w:space="0" w:color="auto"/>
                <w:right w:val="none" w:sz="0" w:space="0" w:color="auto"/>
              </w:divBdr>
              <w:divsChild>
                <w:div w:id="939293284">
                  <w:marLeft w:val="0"/>
                  <w:marRight w:val="0"/>
                  <w:marTop w:val="0"/>
                  <w:marBottom w:val="0"/>
                  <w:divBdr>
                    <w:top w:val="none" w:sz="0" w:space="0" w:color="auto"/>
                    <w:left w:val="none" w:sz="0" w:space="0" w:color="auto"/>
                    <w:bottom w:val="none" w:sz="0" w:space="0" w:color="auto"/>
                    <w:right w:val="none" w:sz="0" w:space="0" w:color="auto"/>
                  </w:divBdr>
                  <w:divsChild>
                    <w:div w:id="7686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1247">
          <w:marLeft w:val="0"/>
          <w:marRight w:val="0"/>
          <w:marTop w:val="0"/>
          <w:marBottom w:val="48"/>
          <w:divBdr>
            <w:top w:val="none" w:sz="0" w:space="0" w:color="auto"/>
            <w:left w:val="none" w:sz="0" w:space="0" w:color="auto"/>
            <w:bottom w:val="none" w:sz="0" w:space="0" w:color="auto"/>
            <w:right w:val="none" w:sz="0" w:space="0" w:color="auto"/>
          </w:divBdr>
          <w:divsChild>
            <w:div w:id="142284759">
              <w:marLeft w:val="1200"/>
              <w:marRight w:val="0"/>
              <w:marTop w:val="0"/>
              <w:marBottom w:val="0"/>
              <w:divBdr>
                <w:top w:val="none" w:sz="0" w:space="0" w:color="auto"/>
                <w:left w:val="none" w:sz="0" w:space="0" w:color="auto"/>
                <w:bottom w:val="none" w:sz="0" w:space="0" w:color="auto"/>
                <w:right w:val="none" w:sz="0" w:space="0" w:color="auto"/>
              </w:divBdr>
              <w:divsChild>
                <w:div w:id="1712925916">
                  <w:marLeft w:val="0"/>
                  <w:marRight w:val="0"/>
                  <w:marTop w:val="0"/>
                  <w:marBottom w:val="0"/>
                  <w:divBdr>
                    <w:top w:val="none" w:sz="0" w:space="0" w:color="auto"/>
                    <w:left w:val="none" w:sz="0" w:space="0" w:color="auto"/>
                    <w:bottom w:val="none" w:sz="0" w:space="0" w:color="auto"/>
                    <w:right w:val="none" w:sz="0" w:space="0" w:color="auto"/>
                  </w:divBdr>
                  <w:divsChild>
                    <w:div w:id="3210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493352">
      <w:bodyDiv w:val="1"/>
      <w:marLeft w:val="0"/>
      <w:marRight w:val="0"/>
      <w:marTop w:val="0"/>
      <w:marBottom w:val="0"/>
      <w:divBdr>
        <w:top w:val="none" w:sz="0" w:space="0" w:color="auto"/>
        <w:left w:val="none" w:sz="0" w:space="0" w:color="auto"/>
        <w:bottom w:val="none" w:sz="0" w:space="0" w:color="auto"/>
        <w:right w:val="none" w:sz="0" w:space="0" w:color="auto"/>
      </w:divBdr>
    </w:div>
    <w:div w:id="205562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16/09/relationships/commentsIds" Target="commentsId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2F7C4-DB01-4802-8D6C-E724FD580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25</Pages>
  <Words>5087</Words>
  <Characters>27979</Characters>
  <Application>Microsoft Office Word</Application>
  <DocSecurity>0</DocSecurity>
  <Lines>233</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Nimeskern</dc:creator>
  <cp:keywords/>
  <dc:description/>
  <cp:lastModifiedBy>Ned Johnson</cp:lastModifiedBy>
  <cp:revision>13</cp:revision>
  <dcterms:created xsi:type="dcterms:W3CDTF">2019-05-10T11:56:00Z</dcterms:created>
  <dcterms:modified xsi:type="dcterms:W3CDTF">2019-05-12T23:26:00Z</dcterms:modified>
</cp:coreProperties>
</file>